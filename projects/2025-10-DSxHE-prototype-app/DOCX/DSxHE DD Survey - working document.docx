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q3mpmgew1jl" w:id="0"/>
      <w:bookmarkEnd w:id="0"/>
      <w:r w:rsidDel="00000000" w:rsidR="00000000" w:rsidRPr="00000000">
        <w:rPr>
          <w:rtl w:val="0"/>
        </w:rPr>
        <w:t xml:space="preserve">Challenges in </w:t>
      </w:r>
      <w:r w:rsidDel="00000000" w:rsidR="00000000" w:rsidRPr="00000000">
        <w:rPr>
          <w:rtl w:val="0"/>
        </w:rPr>
        <w:t xml:space="preserve">embedding</w:t>
      </w:r>
      <w:r w:rsidDel="00000000" w:rsidR="00000000" w:rsidRPr="00000000">
        <w:rPr>
          <w:rtl w:val="0"/>
        </w:rPr>
        <w:t xml:space="preserve"> </w:t>
      </w:r>
      <w:commentRangeStart w:id="0"/>
      <w:r w:rsidDel="00000000" w:rsidR="00000000" w:rsidRPr="00000000">
        <w:rPr>
          <w:rtl w:val="0"/>
        </w:rPr>
        <w:t xml:space="preserve">inclusion</w:t>
      </w:r>
      <w:commentRangeEnd w:id="0"/>
      <w:r w:rsidDel="00000000" w:rsidR="00000000" w:rsidRPr="00000000">
        <w:commentReference w:id="0"/>
      </w:r>
      <w:r w:rsidDel="00000000" w:rsidR="00000000" w:rsidRPr="00000000">
        <w:rPr>
          <w:rtl w:val="0"/>
        </w:rPr>
        <w:t xml:space="preserve"> in data-driven health research</w:t>
      </w:r>
    </w:p>
    <w:p w:rsidR="00000000" w:rsidDel="00000000" w:rsidP="00000000" w:rsidRDefault="00000000" w:rsidRPr="00000000" w14:paraId="00000002">
      <w:pPr>
        <w:pStyle w:val="Heading1"/>
        <w:rPr>
          <w:color w:val="ff0000"/>
        </w:rPr>
      </w:pPr>
      <w:bookmarkStart w:colFirst="0" w:colLast="0" w:name="_q9ocl1qtliif" w:id="1"/>
      <w:bookmarkEnd w:id="1"/>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Health datasets often fail to fully represent the populations they aim to serve. When certain groups are missing or measured inconsistently, research findings may not generalise, and data-driven tools can perform less well for those groups.</w:t>
      </w:r>
    </w:p>
    <w:p w:rsidR="00000000" w:rsidDel="00000000" w:rsidP="00000000" w:rsidRDefault="00000000" w:rsidRPr="00000000" w14:paraId="00000004">
      <w:pPr>
        <w:spacing w:after="240" w:before="240" w:lineRule="auto"/>
        <w:rPr/>
      </w:pPr>
      <w:r w:rsidDel="00000000" w:rsidR="00000000" w:rsidRPr="00000000">
        <w:rPr>
          <w:rtl w:val="0"/>
        </w:rPr>
        <w:t xml:space="preserve">Funders such as the NIHR are now requiring researchers to show how they have embedded inclusion and diversity across all stages of research - from study design and recruitment to analysis and dissemination. Embedding these principles, however, poses real practical challenges: deciding what data to collect, ensuring access and representation, selecting suitable analytical methods, and communicating findings appropriately.</w:t>
      </w:r>
    </w:p>
    <w:p w:rsidR="00000000" w:rsidDel="00000000" w:rsidP="00000000" w:rsidRDefault="00000000" w:rsidRPr="00000000" w14:paraId="00000005">
      <w:pPr>
        <w:spacing w:after="240" w:before="240" w:lineRule="auto"/>
        <w:rPr/>
      </w:pPr>
      <w:r w:rsidDel="00000000" w:rsidR="00000000" w:rsidRPr="00000000">
        <w:rPr>
          <w:rtl w:val="0"/>
        </w:rPr>
        <w:t xml:space="preserve">The aim of this survey is to identify both the barriers and the enablers to inclusive, data-driven health research so that we can co-develop practical solutions to support researchers in day-to-day practice.</w:t>
      </w:r>
    </w:p>
    <w:p w:rsidR="00000000" w:rsidDel="00000000" w:rsidP="00000000" w:rsidRDefault="00000000" w:rsidRPr="00000000" w14:paraId="00000006">
      <w:pPr>
        <w:pStyle w:val="Heading2"/>
        <w:rPr/>
      </w:pPr>
      <w:bookmarkStart w:colFirst="0" w:colLast="0" w:name="_jedrj7f7lu8g" w:id="2"/>
      <w:bookmarkEnd w:id="2"/>
      <w:r w:rsidDel="00000000" w:rsidR="00000000" w:rsidRPr="00000000">
        <w:rPr>
          <w:rtl w:val="0"/>
        </w:rPr>
        <w:t xml:space="preserve">Who is this survey </w:t>
      </w:r>
      <w:r w:rsidDel="00000000" w:rsidR="00000000" w:rsidRPr="00000000">
        <w:rPr>
          <w:rtl w:val="0"/>
        </w:rPr>
        <w:t xml:space="preserve">for</w:t>
      </w:r>
      <w:r w:rsidDel="00000000" w:rsidR="00000000" w:rsidRPr="00000000">
        <w:rPr>
          <w:rtl w:val="0"/>
        </w:rPr>
        <w:t xml:space="preserve">?</w:t>
      </w:r>
    </w:p>
    <w:p w:rsidR="00000000" w:rsidDel="00000000" w:rsidP="00000000" w:rsidRDefault="00000000" w:rsidRPr="00000000" w14:paraId="00000007">
      <w:pPr>
        <w:rPr>
          <w:i w:val="1"/>
        </w:rPr>
      </w:pPr>
      <w:r w:rsidDel="00000000" w:rsidR="00000000" w:rsidRPr="00000000">
        <w:rPr>
          <w:rtl w:val="0"/>
        </w:rPr>
        <w:t xml:space="preserve">We welcome responses from anyone who influences or conducts </w:t>
      </w:r>
      <w:commentRangeStart w:id="1"/>
      <w:r w:rsidDel="00000000" w:rsidR="00000000" w:rsidRPr="00000000">
        <w:rPr>
          <w:rtl w:val="0"/>
        </w:rPr>
        <w:t xml:space="preserve">data-driven</w:t>
      </w:r>
      <w:commentRangeEnd w:id="1"/>
      <w:r w:rsidDel="00000000" w:rsidR="00000000" w:rsidRPr="00000000">
        <w:commentReference w:id="1"/>
      </w:r>
      <w:r w:rsidDel="00000000" w:rsidR="00000000" w:rsidRPr="00000000">
        <w:rPr>
          <w:rtl w:val="0"/>
        </w:rPr>
        <w:t xml:space="preserve"> health research: </w:t>
      </w:r>
      <w:r w:rsidDel="00000000" w:rsidR="00000000" w:rsidRPr="00000000">
        <w:rPr>
          <w:rtl w:val="0"/>
        </w:rPr>
        <w:t xml:space="preserve">dataset creators/curators</w:t>
      </w:r>
      <w:r w:rsidDel="00000000" w:rsidR="00000000" w:rsidRPr="00000000">
        <w:rPr>
          <w:rtl w:val="0"/>
        </w:rPr>
        <w:t xml:space="preserve">, informaticians, statisticians, data scientists/ML engineers, clinicians, trialists and clinical trial units, registry/biobank leads, funders, regulators, and public contributors.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While our focus is on research conducted or funded in the UK, we also welcome input from colleagues working in other countries who face similar challenges.</w:t>
      </w:r>
    </w:p>
    <w:p w:rsidR="00000000" w:rsidDel="00000000" w:rsidP="00000000" w:rsidRDefault="00000000" w:rsidRPr="00000000" w14:paraId="00000009">
      <w:pPr>
        <w:pStyle w:val="Heading2"/>
        <w:rPr/>
      </w:pPr>
      <w:bookmarkStart w:colFirst="0" w:colLast="0" w:name="_js5t7xxtb55b" w:id="3"/>
      <w:bookmarkEnd w:id="3"/>
      <w:r w:rsidDel="00000000" w:rsidR="00000000" w:rsidRPr="00000000">
        <w:rPr>
          <w:rtl w:val="0"/>
        </w:rPr>
        <w:t xml:space="preserve">Who’s running it?</w:t>
      </w:r>
    </w:p>
    <w:p w:rsidR="00000000" w:rsidDel="00000000" w:rsidP="00000000" w:rsidRDefault="00000000" w:rsidRPr="00000000" w14:paraId="0000000A">
      <w:pPr>
        <w:rPr/>
      </w:pPr>
      <w:r w:rsidDel="00000000" w:rsidR="00000000" w:rsidRPr="00000000">
        <w:rPr>
          <w:rtl w:val="0"/>
        </w:rPr>
        <w:t xml:space="preserve">The </w:t>
      </w:r>
      <w:hyperlink r:id="rId7">
        <w:r w:rsidDel="00000000" w:rsidR="00000000" w:rsidRPr="00000000">
          <w:rPr>
            <w:color w:val="0000ff"/>
            <w:u w:val="single"/>
            <w:rtl w:val="0"/>
          </w:rPr>
          <w:t xml:space="preserve">Data Science for Health Equity</w:t>
        </w:r>
      </w:hyperlink>
      <w:r w:rsidDel="00000000" w:rsidR="00000000" w:rsidRPr="00000000">
        <w:rPr>
          <w:rtl w:val="0"/>
        </w:rPr>
        <w:t xml:space="preserve"> (DSxHE) community within its new Data Diversity Theme in partnership with Cancer Research UK (CRUK). This is a funded programme to co-design and embed practical approaches to data diversity in health research.</w:t>
      </w:r>
    </w:p>
    <w:p w:rsidR="00000000" w:rsidDel="00000000" w:rsidP="00000000" w:rsidRDefault="00000000" w:rsidRPr="00000000" w14:paraId="0000000B">
      <w:pPr>
        <w:pStyle w:val="Heading2"/>
        <w:rPr/>
      </w:pPr>
      <w:bookmarkStart w:colFirst="0" w:colLast="0" w:name="_oiz97wolhfq2" w:id="4"/>
      <w:bookmarkEnd w:id="4"/>
      <w:r w:rsidDel="00000000" w:rsidR="00000000" w:rsidRPr="00000000">
        <w:rPr>
          <w:rtl w:val="0"/>
        </w:rPr>
        <w:t xml:space="preserve">What will happen as a result of this survey?</w:t>
      </w:r>
    </w:p>
    <w:p w:rsidR="00000000" w:rsidDel="00000000" w:rsidP="00000000" w:rsidRDefault="00000000" w:rsidRPr="00000000" w14:paraId="0000000C">
      <w:pPr>
        <w:rPr/>
      </w:pPr>
      <w:r w:rsidDel="00000000" w:rsidR="00000000" w:rsidRPr="00000000">
        <w:rPr>
          <w:rtl w:val="0"/>
        </w:rPr>
        <w:t xml:space="preserve">Your input will directly inform openly available outputs we will co-develop and validate with the community. These could be inclusive data-collection and linkage protocols, training and guidance for researchers, governance and reporting frameworks or just about anything else that you feel is useful!</w:t>
      </w:r>
    </w:p>
    <w:p w:rsidR="00000000" w:rsidDel="00000000" w:rsidP="00000000" w:rsidRDefault="00000000" w:rsidRPr="00000000" w14:paraId="0000000D">
      <w:pPr>
        <w:pStyle w:val="Heading2"/>
        <w:rPr/>
      </w:pPr>
      <w:bookmarkStart w:colFirst="0" w:colLast="0" w:name="_dtyk5oliua73" w:id="5"/>
      <w:bookmarkEnd w:id="5"/>
      <w:r w:rsidDel="00000000" w:rsidR="00000000" w:rsidRPr="00000000">
        <w:rPr>
          <w:rtl w:val="0"/>
        </w:rPr>
        <w:t xml:space="preserve">Key terms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language around these topics can be confusing. To avoid any misunderstandings, here is how we define some of the key terms that are relevant to this survey.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Diversity in data</w:t>
      </w:r>
      <w:r w:rsidDel="00000000" w:rsidR="00000000" w:rsidRPr="00000000">
        <w:rPr>
          <w:rtl w:val="0"/>
        </w:rPr>
        <w:t xml:space="preserve"> refers to the extent to which research data appropriately captures and represents the</w:t>
      </w:r>
      <w:r w:rsidDel="00000000" w:rsidR="00000000" w:rsidRPr="00000000">
        <w:rPr>
          <w:rtl w:val="0"/>
        </w:rPr>
        <w:t xml:space="preserve"> real-world variation</w:t>
      </w:r>
      <w:r w:rsidDel="00000000" w:rsidR="00000000" w:rsidRPr="00000000">
        <w:rPr>
          <w:rtl w:val="0"/>
        </w:rPr>
        <w:t xml:space="preserve"> that is relevant to the research question, such as differences by ethnicity, age, sex, gender, disability, socioeconomic background, geography, language, or genetic ancestry. This is context-specific and varies by disease area.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Inclusive research design</w:t>
      </w:r>
      <w:r w:rsidDel="00000000" w:rsidR="00000000" w:rsidRPr="00000000">
        <w:rPr>
          <w:rtl w:val="0"/>
        </w:rPr>
        <w:t xml:space="preserve"> is about how research is planned, conducted, and reported so that all relevant groups can participate and be represented. This includes decisions throughout the research lifecycle (eligibility, recruitment, consent, accessibility, variables captured, analysis, interpretation, dissemination).</w:t>
      </w:r>
    </w:p>
    <w:p w:rsidR="00000000" w:rsidDel="00000000" w:rsidP="00000000" w:rsidRDefault="00000000" w:rsidRPr="00000000" w14:paraId="00000013">
      <w:pPr>
        <w:spacing w:after="240" w:before="240" w:lineRule="auto"/>
        <w:rPr/>
      </w:pPr>
      <w:commentRangeStart w:id="2"/>
      <w:commentRangeStart w:id="3"/>
      <w:r w:rsidDel="00000000" w:rsidR="00000000" w:rsidRPr="00000000">
        <w:rPr>
          <w:b w:val="1"/>
          <w:rtl w:val="0"/>
        </w:rPr>
        <w:t xml:space="preserve">Health inequalities </w:t>
      </w:r>
      <w:r w:rsidDel="00000000" w:rsidR="00000000" w:rsidRPr="00000000">
        <w:rPr>
          <w:rtl w:val="0"/>
        </w:rPr>
        <w:t xml:space="preserve">are measurable differences in health outcomes between groups.</w:t>
      </w:r>
    </w:p>
    <w:p w:rsidR="00000000" w:rsidDel="00000000" w:rsidP="00000000" w:rsidRDefault="00000000" w:rsidRPr="00000000" w14:paraId="00000014">
      <w:pPr>
        <w:spacing w:after="240" w:before="240" w:lineRule="auto"/>
        <w:rPr/>
      </w:pPr>
      <w:r w:rsidDel="00000000" w:rsidR="00000000" w:rsidRPr="00000000">
        <w:rPr>
          <w:b w:val="1"/>
          <w:rtl w:val="0"/>
        </w:rPr>
        <w:t xml:space="preserve">Health equity </w:t>
      </w:r>
      <w:r w:rsidDel="00000000" w:rsidR="00000000" w:rsidRPr="00000000">
        <w:rPr>
          <w:rtl w:val="0"/>
        </w:rPr>
        <w:t xml:space="preserve">is achieved when everyone can attain their full potential for health and well-being.</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For further reading, </w:t>
      </w:r>
      <w:r w:rsidDel="00000000" w:rsidR="00000000" w:rsidRPr="00000000">
        <w:rPr>
          <w:rtl w:val="0"/>
        </w:rPr>
        <w:br w:type="textWrapping"/>
      </w:r>
      <w:hyperlink r:id="rId8">
        <w:r w:rsidDel="00000000" w:rsidR="00000000" w:rsidRPr="00000000">
          <w:rPr>
            <w:color w:val="1155cc"/>
            <w:u w:val="single"/>
            <w:rtl w:val="0"/>
          </w:rPr>
          <w:t xml:space="preserve">Why Diverse Clinical Trial Participation Matters</w:t>
        </w:r>
      </w:hyperlink>
      <w:r w:rsidDel="00000000" w:rsidR="00000000" w:rsidRPr="00000000">
        <w:rPr>
          <w:rtl w:val="0"/>
        </w:rPr>
        <w:t xml:space="preserve">, Schwartz et al. (NEJM, 2023)</w:t>
        <w:br w:type="textWrapping"/>
      </w:r>
      <w:hyperlink r:id="rId9">
        <w:r w:rsidDel="00000000" w:rsidR="00000000" w:rsidRPr="00000000">
          <w:rPr>
            <w:color w:val="1155cc"/>
            <w:u w:val="single"/>
            <w:rtl w:val="0"/>
          </w:rPr>
          <w:t xml:space="preserve">NIHR Research Inclusion Webpage</w:t>
        </w:r>
      </w:hyperlink>
      <w:r w:rsidDel="00000000" w:rsidR="00000000" w:rsidRPr="00000000">
        <w:rPr>
          <w:rtl w:val="0"/>
        </w:rPr>
        <w:t xml:space="preserve"> </w:t>
      </w:r>
    </w:p>
    <w:p w:rsidR="00000000" w:rsidDel="00000000" w:rsidP="00000000" w:rsidRDefault="00000000" w:rsidRPr="00000000" w14:paraId="00000017">
      <w:pPr>
        <w:rPr/>
      </w:pPr>
      <w:hyperlink r:id="rId10">
        <w:r w:rsidDel="00000000" w:rsidR="00000000" w:rsidRPr="00000000">
          <w:rPr>
            <w:color w:val="1155cc"/>
            <w:u w:val="single"/>
            <w:rtl w:val="0"/>
          </w:rPr>
          <w:t xml:space="preserve">CRUK EDI in Research Strategy</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b w:val="1"/>
          <w:sz w:val="32"/>
          <w:szCs w:val="32"/>
          <w:rtl w:val="0"/>
        </w:rPr>
        <w:t xml:space="preserve">Confidentiality &amp; Consent</w:t>
      </w:r>
    </w:p>
    <w:p w:rsidR="00000000" w:rsidDel="00000000" w:rsidP="00000000" w:rsidRDefault="00000000" w:rsidRPr="00000000" w14:paraId="0000001C">
      <w:pPr>
        <w:numPr>
          <w:ilvl w:val="0"/>
          <w:numId w:val="4"/>
        </w:numPr>
        <w:spacing w:after="0" w:afterAutospacing="0" w:before="240" w:lineRule="auto"/>
        <w:ind w:left="720" w:hanging="360"/>
        <w:rPr>
          <w:sz w:val="12"/>
          <w:szCs w:val="12"/>
        </w:rPr>
      </w:pPr>
      <w:r w:rsidDel="00000000" w:rsidR="00000000" w:rsidRPr="00000000">
        <w:rPr>
          <w:rtl w:val="0"/>
        </w:rPr>
        <w:t xml:space="preserve">Anonymous: Survey responses are anonymous.</w:t>
      </w:r>
    </w:p>
    <w:p w:rsidR="00000000" w:rsidDel="00000000" w:rsidP="00000000" w:rsidRDefault="00000000" w:rsidRPr="00000000" w14:paraId="0000001D">
      <w:pPr>
        <w:numPr>
          <w:ilvl w:val="0"/>
          <w:numId w:val="4"/>
        </w:numPr>
        <w:spacing w:after="0" w:afterAutospacing="0" w:before="0" w:beforeAutospacing="0" w:lineRule="auto"/>
        <w:ind w:left="720" w:hanging="360"/>
        <w:rPr>
          <w:sz w:val="12"/>
          <w:szCs w:val="12"/>
        </w:rPr>
      </w:pPr>
      <w:commentRangeStart w:id="4"/>
      <w:r w:rsidDel="00000000" w:rsidR="00000000" w:rsidRPr="00000000">
        <w:rPr>
          <w:rtl w:val="0"/>
        </w:rPr>
        <w:t xml:space="preserve">Use of findings: We will share a public summary and use insights to guide the co-development and testing of the resources (like those listed above)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E">
      <w:pPr>
        <w:numPr>
          <w:ilvl w:val="0"/>
          <w:numId w:val="4"/>
        </w:numPr>
        <w:spacing w:after="240" w:before="0" w:beforeAutospacing="0" w:lineRule="auto"/>
        <w:ind w:left="720" w:hanging="360"/>
        <w:rPr>
          <w:sz w:val="12"/>
          <w:szCs w:val="12"/>
        </w:rPr>
      </w:pPr>
      <w:r w:rsidDel="00000000" w:rsidR="00000000" w:rsidRPr="00000000">
        <w:rPr>
          <w:rtl w:val="0"/>
        </w:rPr>
        <w:t xml:space="preserve">Contact email (optional):</w:t>
      </w:r>
      <w:r w:rsidDel="00000000" w:rsidR="00000000" w:rsidRPr="00000000">
        <w:rPr>
          <w:rtl w:val="0"/>
        </w:rPr>
        <w:t xml:space="preserve"> At the end of the survey, you may optionally share contact details via a separate form if you’d like updates and/or would be willing to have a follow-up conversation; contact information is stored separately from survey data to preserve anonymity.</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 ] I have read the information above and consent to take part.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spacing w:after="240" w:before="240" w:lineRule="auto"/>
        <w:rPr/>
      </w:pPr>
      <w:bookmarkStart w:colFirst="0" w:colLast="0" w:name="_1a518o5ct8du" w:id="6"/>
      <w:bookmarkEnd w:id="6"/>
      <w:r w:rsidDel="00000000" w:rsidR="00000000" w:rsidRPr="00000000">
        <w:rPr>
          <w:rtl w:val="0"/>
        </w:rPr>
        <w:t xml:space="preserve">A. About y</w:t>
      </w:r>
      <w:commentRangeStart w:id="5"/>
      <w:r w:rsidDel="00000000" w:rsidR="00000000" w:rsidRPr="00000000">
        <w:rPr>
          <w:rtl w:val="0"/>
        </w:rPr>
        <w:t xml:space="preserve">ou</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u w:val="single"/>
          <w:rtl w:val="0"/>
        </w:rPr>
        <w:t xml:space="preserve">Country/Countries of work</w:t>
      </w:r>
      <w:r w:rsidDel="00000000" w:rsidR="00000000" w:rsidRPr="00000000">
        <w:rPr>
          <w:rtl w:val="0"/>
        </w:rPr>
        <w:t xml:space="preserve"> (dropdown; select all that apply)</w:t>
      </w:r>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u w:val="single"/>
          <w:rtl w:val="0"/>
        </w:rPr>
        <w:t xml:space="preserve">Primary role</w:t>
      </w:r>
      <w:r w:rsidDel="00000000" w:rsidR="00000000" w:rsidRPr="00000000">
        <w:rPr>
          <w:rtl w:val="0"/>
        </w:rPr>
        <w:t xml:space="preserve"> (select all that apply): </w:t>
        <w:br w:type="textWrapping"/>
        <w:t xml:space="preserve">Clinician; </w:t>
        <w:br w:type="textWrapping"/>
        <w:t xml:space="preserve">Data scientist/bioinformatician; </w:t>
        <w:br w:type="textWrapping"/>
        <w:t xml:space="preserve">Funder; </w:t>
        <w:br w:type="textWrapping"/>
        <w:t xml:space="preserve">Public contributor; </w:t>
        <w:br w:type="textWrapping"/>
      </w:r>
      <w:r w:rsidDel="00000000" w:rsidR="00000000" w:rsidRPr="00000000">
        <w:rPr>
          <w:rtl w:val="0"/>
        </w:rPr>
        <w:t xml:space="preserve">Researcher</w:t>
      </w:r>
      <w:r w:rsidDel="00000000" w:rsidR="00000000" w:rsidRPr="00000000">
        <w:rPr>
          <w:rtl w:val="0"/>
        </w:rPr>
        <w:t xml:space="preserve">; </w:t>
        <w:br w:type="textWrapping"/>
        <w:t xml:space="preserve">Regulator; </w:t>
        <w:br w:type="textWrapping"/>
        <w:t xml:space="preserve">Trialist (e.g. CTU); </w:t>
        <w:br w:type="textWrapping"/>
        <w:t xml:space="preserve">Other [text].</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u w:val="single"/>
          <w:rtl w:val="0"/>
        </w:rPr>
        <w:t xml:space="preserve">Sector</w:t>
      </w:r>
      <w:r w:rsidDel="00000000" w:rsidR="00000000" w:rsidRPr="00000000">
        <w:rPr>
          <w:rtl w:val="0"/>
        </w:rPr>
        <w:t xml:space="preserve"> (one): </w:t>
        <w:br w:type="textWrapping"/>
        <w:t xml:space="preserve">Academia; </w:t>
        <w:br w:type="textWrapping"/>
        <w:t xml:space="preserve">NHS/Provider; </w:t>
        <w:br w:type="textWrapping"/>
        <w:t xml:space="preserve">Third sector; </w:t>
        <w:br w:type="textWrapping"/>
        <w:t xml:space="preserve">Industry; </w:t>
        <w:br w:type="textWrapping"/>
        <w:t xml:space="preserve">Government/Regulator; </w:t>
        <w:br w:type="textWrapping"/>
        <w:t xml:space="preserve">Other [text].</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u w:val="single"/>
          <w:rtl w:val="0"/>
        </w:rPr>
        <w:t xml:space="preserve">Years in current field</w:t>
      </w:r>
      <w:r w:rsidDel="00000000" w:rsidR="00000000" w:rsidRPr="00000000">
        <w:rPr>
          <w:rtl w:val="0"/>
        </w:rPr>
        <w:t xml:space="preserve"> (select one): </w:t>
        <w:br w:type="textWrapping"/>
        <w:t xml:space="preserve">&lt;2;  2–5;  6–10;  11–20;  &gt;20.</w:t>
      </w:r>
    </w:p>
    <w:p w:rsidR="00000000" w:rsidDel="00000000" w:rsidP="00000000" w:rsidRDefault="00000000" w:rsidRPr="00000000" w14:paraId="00000027">
      <w:pPr>
        <w:numPr>
          <w:ilvl w:val="0"/>
          <w:numId w:val="1"/>
        </w:numPr>
        <w:spacing w:after="240" w:before="0" w:beforeAutospacing="0" w:lineRule="auto"/>
        <w:ind w:left="720" w:hanging="360"/>
        <w:rPr/>
      </w:pPr>
      <w:r w:rsidDel="00000000" w:rsidR="00000000" w:rsidRPr="00000000">
        <w:rPr>
          <w:u w:val="single"/>
          <w:rtl w:val="0"/>
        </w:rPr>
        <w:t xml:space="preserve">Involvement in research</w:t>
      </w:r>
      <w:r w:rsidDel="00000000" w:rsidR="00000000" w:rsidRPr="00000000">
        <w:rPr>
          <w:u w:val="single"/>
          <w:rtl w:val="0"/>
        </w:rPr>
        <w:t xml:space="preserve"> design</w:t>
      </w:r>
      <w:r w:rsidDel="00000000" w:rsidR="00000000" w:rsidRPr="00000000">
        <w:rPr>
          <w:rtl w:val="0"/>
        </w:rPr>
        <w:t xml:space="preserve">: </w:t>
        <w:br w:type="textWrapping"/>
        <w:t xml:space="preserve">Lead; </w:t>
        <w:br w:type="textWrapping"/>
        <w:t xml:space="preserve">Contribute; </w:t>
        <w:br w:type="textWrapping"/>
        <w:t xml:space="preserve">Advise; </w:t>
        <w:br w:type="textWrapping"/>
        <w:t xml:space="preserve">Participant</w:t>
        <w:br w:type="textWrapping"/>
        <w:t xml:space="preserve">Not typically involved </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240" w:before="240" w:lineRule="auto"/>
        <w:rPr/>
      </w:pPr>
      <w:bookmarkStart w:colFirst="0" w:colLast="0" w:name="_bpwbl2jc5ogr" w:id="7"/>
      <w:bookmarkEnd w:id="7"/>
      <w:r w:rsidDel="00000000" w:rsidR="00000000" w:rsidRPr="00000000">
        <w:rPr>
          <w:rtl w:val="0"/>
        </w:rPr>
        <w:t xml:space="preserve">B. </w:t>
      </w:r>
      <w:r w:rsidDel="00000000" w:rsidR="00000000" w:rsidRPr="00000000">
        <w:rPr>
          <w:rtl w:val="0"/>
        </w:rPr>
        <w:t xml:space="preserve">About your research and</w:t>
      </w:r>
      <w:r w:rsidDel="00000000" w:rsidR="00000000" w:rsidRPr="00000000">
        <w:rPr>
          <w:rtl w:val="0"/>
        </w:rPr>
        <w:t xml:space="preserve"> </w:t>
      </w:r>
      <w:commentRangeStart w:id="6"/>
      <w:r w:rsidDel="00000000" w:rsidR="00000000" w:rsidRPr="00000000">
        <w:rPr>
          <w:rtl w:val="0"/>
        </w:rPr>
        <w:t xml:space="preserve">data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color w:val="0e0e0e"/>
          <w:sz w:val="21"/>
          <w:szCs w:val="21"/>
          <w:rtl w:val="0"/>
        </w:rPr>
        <w:t xml:space="preserve">We’d like to understand how diversity in data is relevant to the research you’re involved in. Please answer these questions about the most recent project or study you were substantially involved in. If that’s not applicable, answer based on your general experience.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rtl w:val="0"/>
        </w:rPr>
        <w:t xml:space="preserve">6) Are you involved in research that</w:t>
        <w:br w:type="textWrapping"/>
      </w:r>
      <w:r w:rsidDel="00000000" w:rsidR="00000000" w:rsidRPr="00000000">
        <w:rPr>
          <w:rtl w:val="0"/>
        </w:rPr>
        <w:t xml:space="preserve">1) Uses existing data (e.g. re-analysis, secondary data use)</w:t>
        <w:br w:type="textWrapping"/>
        <w:t xml:space="preserve">2) Collects or generates new data (e.g. through trials, cohort studies, surveys)</w:t>
        <w:br w:type="textWrapping"/>
        <w:t xml:space="preserve">3) Both</w:t>
        <w:br w:type="textWrapping"/>
        <w:t xml:space="preserve">4) Neither / NA</w:t>
      </w:r>
    </w:p>
    <w:p w:rsidR="00000000" w:rsidDel="00000000" w:rsidP="00000000" w:rsidRDefault="00000000" w:rsidRPr="00000000" w14:paraId="0000002C">
      <w:pPr>
        <w:spacing w:after="240" w:before="240" w:lineRule="auto"/>
        <w:rPr/>
      </w:pPr>
      <w:r w:rsidDel="00000000" w:rsidR="00000000" w:rsidRPr="00000000">
        <w:rPr>
          <w:b w:val="1"/>
          <w:rtl w:val="0"/>
        </w:rPr>
        <w:t xml:space="preserve">7) Which of the following research methods do you primarily use?</w:t>
        <w:br w:type="textWrapping"/>
      </w:r>
      <w:r w:rsidDel="00000000" w:rsidR="00000000" w:rsidRPr="00000000">
        <w:rPr>
          <w:rtl w:val="0"/>
        </w:rPr>
        <w:t xml:space="preserve">Quantitative</w:t>
        <w:br w:type="textWrapping"/>
        <w:t xml:space="preserve">Qualitative</w:t>
        <w:br w:type="textWrapping"/>
        <w:t xml:space="preserve">Mixed</w:t>
        <w:br w:type="textWrapping"/>
        <w:t xml:space="preserve">Other [please specify]</w:t>
      </w:r>
    </w:p>
    <w:p w:rsidR="00000000" w:rsidDel="00000000" w:rsidP="00000000" w:rsidRDefault="00000000" w:rsidRPr="00000000" w14:paraId="0000002D">
      <w:pPr>
        <w:spacing w:after="240" w:before="240" w:lineRule="auto"/>
        <w:rPr/>
      </w:pPr>
      <w:commentRangeStart w:id="7"/>
      <w:r w:rsidDel="00000000" w:rsidR="00000000" w:rsidRPr="00000000">
        <w:rPr>
          <w:b w:val="1"/>
          <w:rtl w:val="0"/>
        </w:rPr>
        <w:t xml:space="preserve">8</w:t>
      </w:r>
      <w:r w:rsidDel="00000000" w:rsidR="00000000" w:rsidRPr="00000000">
        <w:rPr>
          <w:b w:val="1"/>
          <w:rtl w:val="0"/>
        </w:rPr>
        <w:t xml:space="preserve">) Disease area.</w:t>
      </w:r>
      <w:r w:rsidDel="00000000" w:rsidR="00000000" w:rsidRPr="00000000">
        <w:rPr>
          <w:rtl w:val="0"/>
        </w:rPr>
        <w:br w:type="textWrapping"/>
      </w:r>
      <w:r w:rsidDel="00000000" w:rsidR="00000000" w:rsidRPr="00000000">
        <w:rPr>
          <w:b w:val="1"/>
          <w:color w:val="0e0e0e"/>
          <w:sz w:val="21"/>
          <w:szCs w:val="21"/>
          <w:rtl w:val="0"/>
        </w:rPr>
        <w:t xml:space="preserve">Please specify the disease area or condition most relevant to the study/project (e.g. breast cancer, cardiovascular disease, mental health).</w:t>
      </w:r>
      <w:r w:rsidDel="00000000" w:rsidR="00000000" w:rsidRPr="00000000">
        <w:rPr>
          <w:color w:val="0e0e0e"/>
          <w:sz w:val="21"/>
          <w:szCs w:val="21"/>
          <w:rtl w:val="0"/>
        </w:rPr>
        <w:t xml:space="preserve"> </w:t>
      </w:r>
      <w:r w:rsidDel="00000000" w:rsidR="00000000" w:rsidRPr="00000000">
        <w:rPr>
          <w:i w:val="1"/>
          <w:color w:val="0e0e0e"/>
          <w:sz w:val="21"/>
          <w:szCs w:val="21"/>
          <w:rtl w:val="0"/>
        </w:rPr>
        <w:t xml:space="preserve">If your work isn’t disease-specific, please write N/A or describe briefly (e.g. methods research, health services).</w:t>
      </w:r>
      <w:r w:rsidDel="00000000" w:rsidR="00000000" w:rsidRPr="00000000">
        <w:rPr>
          <w:rtl w:val="0"/>
        </w:rPr>
        <w:br w:type="textWrapping"/>
        <w:t xml:space="preserve">[text / NA]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E">
      <w:pPr>
        <w:spacing w:after="240" w:before="240" w:lineRule="auto"/>
        <w:rPr>
          <w:ins w:author="Manuel Corpas" w:id="0" w:date="2025-10-14T10:31:41Z"/>
        </w:rPr>
      </w:pPr>
      <w:ins w:author="Manuel Corpas" w:id="0" w:date="2025-10-14T10:31:41Z">
        <w:r w:rsidDel="00000000" w:rsidR="00000000" w:rsidRPr="00000000">
          <w:rPr>
            <w:rtl w:val="0"/>
          </w:rPr>
        </w:r>
      </w:ins>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500"/>
        <w:gridCol w:w="6270"/>
        <w:tblGridChange w:id="0">
          <w:tblGrid>
            <w:gridCol w:w="1155"/>
            <w:gridCol w:w="1500"/>
            <w:gridCol w:w="6270"/>
          </w:tblGrid>
        </w:tblGridChange>
      </w:tblGrid>
      <w:tr>
        <w:trPr>
          <w:cantSplit w:val="0"/>
          <w:trHeight w:val="825"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F">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b w:val="1"/>
                  <w:rtl w:val="0"/>
                  <w:rPrChange w:author="Manuel Corpas" w:id="1" w:date="2025-10-14T10:31:41Z">
                    <w:rPr/>
                  </w:rPrChange>
                </w:rPr>
                <w:t xml:space="preserve">Chapter</w:t>
              </w:r>
              <w:r w:rsidDel="00000000" w:rsidR="00000000" w:rsidRPr="00000000">
                <w:rPr>
                  <w:rtl w:val="0"/>
                </w:rPr>
              </w:r>
            </w:ins>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0">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b w:val="1"/>
                  <w:rtl w:val="0"/>
                  <w:rPrChange w:author="Manuel Corpas" w:id="1" w:date="2025-10-14T10:31:41Z">
                    <w:rPr/>
                  </w:rPrChange>
                </w:rPr>
                <w:t xml:space="preserve">Code Range</w:t>
              </w:r>
              <w:r w:rsidDel="00000000" w:rsidR="00000000" w:rsidRPr="00000000">
                <w:rPr>
                  <w:rtl w:val="0"/>
                </w:rPr>
              </w:r>
            </w:ins>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1">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b w:val="1"/>
                  <w:rtl w:val="0"/>
                  <w:rPrChange w:author="Manuel Corpas" w:id="1" w:date="2025-10-14T10:31:41Z">
                    <w:rPr/>
                  </w:rPrChange>
                </w:rPr>
                <w:t xml:space="preserve">Title</w:t>
              </w:r>
              <w:r w:rsidDel="00000000" w:rsidR="00000000" w:rsidRPr="00000000">
                <w:rPr>
                  <w:rtl w:val="0"/>
                </w:rPr>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A00–B99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Certain infectious and parasitic diseases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5">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C00–D48</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Neoplasms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D50–D89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Blood and immune system diseases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IV</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C">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E00–E90</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Endocrine, nutritional and metabolic diseases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V</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F00–F99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Mental and behavioural disorders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VI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G00–G99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nervous system</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VII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H00–H59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eye and adnexa</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VIII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H60–H95</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ear and mastoid process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IX</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I00–I99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circulatory system</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J00–J99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respiratory system</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K00–K93</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2">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digestive system</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3">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4">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L00–L99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5">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skin and subcutaneous tissue</w:t>
              </w:r>
            </w:ins>
          </w:p>
        </w:tc>
      </w:tr>
      <w:tr>
        <w:trPr>
          <w:cantSplit w:val="0"/>
          <w:trHeight w:val="825"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6">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XIII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7">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M00–M99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8">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musculoskeletal system and connective tissue</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9">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XIV</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A">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N00–N99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B">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Diseases of the genitourinary system</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C">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XV</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D">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O00–O99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E">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Pregnancy, childbirth and the puerperium</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F">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XVI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0">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P00–P96</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1">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Perinatal conditions</w:t>
              </w:r>
            </w:ins>
          </w:p>
        </w:tc>
      </w:tr>
      <w:tr>
        <w:trPr>
          <w:cantSplit w:val="0"/>
          <w:trHeight w:val="825"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2">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XVII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3">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Q00–Q99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4">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Congenital malformations, deformations, chromosomal abnormalities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5">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XVIII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6">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R00–R99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7">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Symptoms, signs, abnormal clinical/lab findings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8">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XIX</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9">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S00–T98</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A">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Injury, poisoning, consequences of external causes</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B">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XX</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C">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V01–Y98</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D">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External causes of morbidity and mortality</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E">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XXI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F">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Z00–Z99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0">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Factors influencing health status, health service contact</w:t>
              </w:r>
            </w:ins>
          </w:p>
        </w:tc>
      </w:tr>
      <w:tr>
        <w:trPr>
          <w:cantSplit w:val="0"/>
          <w:trHeight w:val="540" w:hRule="atLeast"/>
          <w:tblHeader w:val="0"/>
          <w:ins w:author="Manuel Corpas" w:id="0" w:date="2025-10-14T10:31:41Z"/>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1">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XXII</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2">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U00–U99</w:t>
              </w:r>
            </w:ins>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3">
            <w:pPr>
              <w:spacing w:after="240" w:before="240" w:lineRule="auto"/>
              <w:rPr>
                <w:ins w:author="Manuel Corpas" w:id="0" w:date="2025-10-14T10:31:41Z"/>
                <w:rPrChange w:author="Manuel Corpas" w:id="1" w:date="2025-10-14T10:31:41Z">
                  <w:rPr/>
                </w:rPrChange>
              </w:rPr>
            </w:pPr>
            <w:ins w:author="Manuel Corpas" w:id="0" w:date="2025-10-14T10:31:41Z">
              <w:r w:rsidDel="00000000" w:rsidR="00000000" w:rsidRPr="00000000">
                <w:rPr>
                  <w:rtl w:val="0"/>
                  <w:rPrChange w:author="Manuel Corpas" w:id="1" w:date="2025-10-14T10:31:41Z">
                    <w:rPr/>
                  </w:rPrChange>
                </w:rPr>
                <w:t xml:space="preserve">Codes for special purposes</w:t>
              </w:r>
            </w:ins>
          </w:p>
        </w:tc>
      </w:tr>
    </w:tbl>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i w:val="1"/>
        </w:rPr>
      </w:pPr>
      <w:commentRangeStart w:id="8"/>
      <w:commentRangeStart w:id="9"/>
      <w:r w:rsidDel="00000000" w:rsidR="00000000" w:rsidRPr="00000000">
        <w:rPr>
          <w:b w:val="1"/>
          <w:rtl w:val="0"/>
        </w:rPr>
        <w:t xml:space="preserve">9</w:t>
      </w:r>
      <w:r w:rsidDel="00000000" w:rsidR="00000000" w:rsidRPr="00000000">
        <w:rPr>
          <w:b w:val="1"/>
          <w:rtl w:val="0"/>
        </w:rPr>
        <w:t xml:space="preserve">) Population focus.</w:t>
      </w:r>
      <w:r w:rsidDel="00000000" w:rsidR="00000000" w:rsidRPr="00000000">
        <w:rPr>
          <w:rtl w:val="0"/>
        </w:rPr>
        <w:br w:type="textWrapping"/>
      </w:r>
      <w:commentRangeEnd w:id="8"/>
      <w:r w:rsidDel="00000000" w:rsidR="00000000" w:rsidRPr="00000000">
        <w:commentReference w:id="8"/>
      </w:r>
      <w:commentRangeEnd w:id="9"/>
      <w:r w:rsidDel="00000000" w:rsidR="00000000" w:rsidRPr="00000000">
        <w:commentReference w:id="9"/>
      </w:r>
      <w:r w:rsidDel="00000000" w:rsidR="00000000" w:rsidRPr="00000000">
        <w:rPr>
          <w:b w:val="1"/>
          <w:color w:val="0e0e0e"/>
          <w:sz w:val="21"/>
          <w:szCs w:val="21"/>
          <w:rtl w:val="0"/>
        </w:rPr>
        <w:t xml:space="preserve">What is the main population or group(s) that your study/project focuses on?</w:t>
      </w:r>
      <w:r w:rsidDel="00000000" w:rsidR="00000000" w:rsidRPr="00000000">
        <w:rPr>
          <w:color w:val="0e0e0e"/>
          <w:sz w:val="21"/>
          <w:szCs w:val="21"/>
          <w:rtl w:val="0"/>
        </w:rPr>
        <w:t xml:space="preserve"> (e.g. adults aged 50+, people with type 2 diabetes, primary care patients, residents of Greater Manchester, etc.). </w:t>
      </w:r>
      <w:r w:rsidDel="00000000" w:rsidR="00000000" w:rsidRPr="00000000">
        <w:rPr>
          <w:i w:val="1"/>
          <w:color w:val="0e0e0e"/>
          <w:sz w:val="21"/>
          <w:szCs w:val="21"/>
          <w:rtl w:val="0"/>
        </w:rPr>
        <w:t xml:space="preserve">If your work does not focus on a particular population, please write N/A.</w:t>
      </w:r>
      <w:r w:rsidDel="00000000" w:rsidR="00000000" w:rsidRPr="00000000">
        <w:rPr>
          <w:rtl w:val="0"/>
        </w:rPr>
        <w:br w:type="textWrapping"/>
        <w:br w:type="textWrapping"/>
      </w:r>
      <w:r w:rsidDel="00000000" w:rsidR="00000000" w:rsidRPr="00000000">
        <w:rPr>
          <w:b w:val="1"/>
          <w:rtl w:val="0"/>
        </w:rPr>
        <w:t xml:space="preserve">10a) Which of the following characteristics are </w:t>
      </w:r>
      <w:commentRangeStart w:id="10"/>
      <w:commentRangeStart w:id="11"/>
      <w:r w:rsidDel="00000000" w:rsidR="00000000" w:rsidRPr="00000000">
        <w:rPr>
          <w:b w:val="1"/>
          <w:rtl w:val="0"/>
        </w:rPr>
        <w:t xml:space="preserve">most relevant</w:t>
      </w:r>
      <w:commentRangeEnd w:id="10"/>
      <w:r w:rsidDel="00000000" w:rsidR="00000000" w:rsidRPr="00000000">
        <w:commentReference w:id="10"/>
      </w:r>
      <w:commentRangeEnd w:id="11"/>
      <w:r w:rsidDel="00000000" w:rsidR="00000000" w:rsidRPr="00000000">
        <w:commentReference w:id="11"/>
      </w:r>
      <w:r w:rsidDel="00000000" w:rsidR="00000000" w:rsidRPr="00000000">
        <w:rPr>
          <w:b w:val="1"/>
          <w:rtl w:val="0"/>
        </w:rPr>
        <w:t xml:space="preserve"> </w:t>
      </w:r>
      <w:r w:rsidDel="00000000" w:rsidR="00000000" w:rsidRPr="00000000">
        <w:rPr>
          <w:b w:val="1"/>
          <w:rtl w:val="0"/>
        </w:rPr>
        <w:t xml:space="preserve">to your research question? </w:t>
      </w:r>
      <w:r w:rsidDel="00000000" w:rsidR="00000000" w:rsidRPr="00000000">
        <w:rPr>
          <w:i w:val="1"/>
          <w:rtl w:val="0"/>
        </w:rPr>
        <w:t xml:space="preserve">(select up to 3): </w:t>
      </w:r>
      <w:r w:rsidDel="00000000" w:rsidR="00000000" w:rsidRPr="00000000">
        <w:rPr>
          <w:rtl w:val="0"/>
        </w:rPr>
        <w:br w:type="textWrapping"/>
      </w:r>
      <w:r w:rsidDel="00000000" w:rsidR="00000000" w:rsidRPr="00000000">
        <w:rPr>
          <w:rtl w:val="0"/>
        </w:rPr>
        <w:t xml:space="preserve">Age; </w:t>
        <w:br w:type="textWrapping"/>
      </w:r>
      <w:r w:rsidDel="00000000" w:rsidR="00000000" w:rsidRPr="00000000">
        <w:rPr>
          <w:rtl w:val="0"/>
        </w:rPr>
        <w:t xml:space="preserve">Sex (biological characteristics)</w:t>
        <w:br w:type="textWrapping"/>
        <w:t xml:space="preserve">Gender</w:t>
      </w:r>
      <w:r w:rsidDel="00000000" w:rsidR="00000000" w:rsidRPr="00000000">
        <w:rPr>
          <w:rtl w:val="0"/>
        </w:rPr>
        <w:t xml:space="preserve"> (socio/cultural identity); </w:t>
        <w:br w:type="textWrapping"/>
        <w:t xml:space="preserve">Ethnicity; </w:t>
        <w:br w:type="textWrapping"/>
        <w:t xml:space="preserve">Genetic ancestry;</w:t>
        <w:br w:type="textWrapping"/>
        <w:t xml:space="preserve">Socioeconomic status; </w:t>
        <w:br w:type="textWrapping"/>
        <w:t xml:space="preserve">Disability or long-term condition;</w:t>
        <w:br w:type="textWrapping"/>
        <w:t xml:space="preserve">Geography/rurality; </w:t>
      </w:r>
      <w:r w:rsidDel="00000000" w:rsidR="00000000" w:rsidRPr="00000000">
        <w:rPr>
          <w:rtl w:val="0"/>
        </w:rPr>
        <w:br w:type="textWrapping"/>
      </w:r>
      <w:commentRangeStart w:id="12"/>
      <w:r w:rsidDel="00000000" w:rsidR="00000000" w:rsidRPr="00000000">
        <w:rPr>
          <w:rtl w:val="0"/>
        </w:rPr>
        <w:t xml:space="preserve">Other</w:t>
      </w:r>
      <w:r w:rsidDel="00000000" w:rsidR="00000000" w:rsidRPr="00000000">
        <w:rPr>
          <w:rtl w:val="0"/>
        </w:rPr>
        <w:t xml:space="preserve"> </w:t>
      </w:r>
      <w:commentRangeEnd w:id="12"/>
      <w:r w:rsidDel="00000000" w:rsidR="00000000" w:rsidRPr="00000000">
        <w:commentReference w:id="12"/>
      </w:r>
      <w:r w:rsidDel="00000000" w:rsidR="00000000" w:rsidRPr="00000000">
        <w:rPr>
          <w:rtl w:val="0"/>
        </w:rPr>
        <w:t xml:space="preserve">[text; please separate multiple characteristics by semi-colons]</w:t>
        <w:br w:type="textWrapping"/>
        <w:br w:type="textWrapping"/>
      </w:r>
      <w:r w:rsidDel="00000000" w:rsidR="00000000" w:rsidRPr="00000000">
        <w:rPr>
          <w:b w:val="1"/>
          <w:rtl w:val="0"/>
        </w:rPr>
        <w:t xml:space="preserve">10</w:t>
      </w:r>
      <w:r w:rsidDel="00000000" w:rsidR="00000000" w:rsidRPr="00000000">
        <w:rPr>
          <w:b w:val="1"/>
          <w:rtl w:val="0"/>
        </w:rPr>
        <w:t xml:space="preserve">b) For the characteristics you selected,</w:t>
      </w:r>
      <w:r w:rsidDel="00000000" w:rsidR="00000000" w:rsidRPr="00000000">
        <w:rPr>
          <w:b w:val="1"/>
          <w:rtl w:val="0"/>
        </w:rPr>
        <w:t xml:space="preserve"> which standards, category sets, or coding systems do you use when defining or recording them in your study?</w:t>
      </w:r>
      <w:r w:rsidDel="00000000" w:rsidR="00000000" w:rsidRPr="00000000">
        <w:rPr>
          <w:rtl w:val="0"/>
        </w:rPr>
        <w:t xml:space="preserve"> </w:t>
      </w:r>
      <w:r w:rsidDel="00000000" w:rsidR="00000000" w:rsidRPr="00000000">
        <w:rPr>
          <w:i w:val="1"/>
          <w:rtl w:val="0"/>
        </w:rPr>
        <w:t xml:space="preserve">(select all that apply)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National statistics (e.g. Office for National Statistics / OMB)</w:t>
      </w:r>
    </w:p>
    <w:p w:rsidR="00000000" w:rsidDel="00000000" w:rsidP="00000000" w:rsidRDefault="00000000" w:rsidRPr="00000000" w14:paraId="00000077">
      <w:pPr>
        <w:rPr/>
      </w:pPr>
      <w:r w:rsidDel="00000000" w:rsidR="00000000" w:rsidRPr="00000000">
        <w:rPr>
          <w:rtl w:val="0"/>
        </w:rPr>
        <w:t xml:space="preserve">Institutional standards</w:t>
      </w:r>
    </w:p>
    <w:p w:rsidR="00000000" w:rsidDel="00000000" w:rsidP="00000000" w:rsidRDefault="00000000" w:rsidRPr="00000000" w14:paraId="00000078">
      <w:pPr>
        <w:rPr/>
      </w:pPr>
      <w:r w:rsidDel="00000000" w:rsidR="00000000" w:rsidRPr="00000000">
        <w:rPr>
          <w:rtl w:val="0"/>
        </w:rPr>
        <w:t xml:space="preserve">International guidance (eg CONSORT-Equity / STROBE-Equity / PROGRESS-Plus)</w:t>
      </w:r>
    </w:p>
    <w:p w:rsidR="00000000" w:rsidDel="00000000" w:rsidP="00000000" w:rsidRDefault="00000000" w:rsidRPr="00000000" w14:paraId="00000079">
      <w:pPr>
        <w:rPr/>
      </w:pPr>
      <w:r w:rsidDel="00000000" w:rsidR="00000000" w:rsidRPr="00000000">
        <w:rPr>
          <w:rtl w:val="0"/>
        </w:rPr>
        <w:t xml:space="preserve">Study-specific or bespoke categories</w:t>
        <w:br w:type="textWrapping"/>
        <w:t xml:space="preserve">Scientific journal or publisher requirements</w:t>
        <w:br w:type="textWrapping"/>
        <w:t xml:space="preserve">I don’t use formal standards</w:t>
      </w:r>
    </w:p>
    <w:p w:rsidR="00000000" w:rsidDel="00000000" w:rsidP="00000000" w:rsidRDefault="00000000" w:rsidRPr="00000000" w14:paraId="0000007A">
      <w:pPr>
        <w:rPr/>
      </w:pPr>
      <w:r w:rsidDel="00000000" w:rsidR="00000000" w:rsidRPr="00000000">
        <w:rPr>
          <w:rtl w:val="0"/>
        </w:rPr>
        <w:t xml:space="preserve">Not sure</w:t>
      </w:r>
    </w:p>
    <w:p w:rsidR="00000000" w:rsidDel="00000000" w:rsidP="00000000" w:rsidRDefault="00000000" w:rsidRPr="00000000" w14:paraId="0000007B">
      <w:pPr>
        <w:rPr>
          <w:b w:val="1"/>
        </w:rPr>
      </w:pPr>
      <w:r w:rsidDel="00000000" w:rsidR="00000000" w:rsidRPr="00000000">
        <w:rPr>
          <w:rtl w:val="0"/>
        </w:rPr>
        <w:t xml:space="preserve">Other [please specify]</w:t>
        <w:br w:type="textWrapping"/>
        <w:br w:type="textWrapping"/>
      </w:r>
      <w:r w:rsidDel="00000000" w:rsidR="00000000" w:rsidRPr="00000000">
        <w:rPr>
          <w:b w:val="1"/>
          <w:rtl w:val="0"/>
        </w:rPr>
        <w:t xml:space="preserve">11a) </w:t>
      </w:r>
      <w:r w:rsidDel="00000000" w:rsidR="00000000" w:rsidRPr="00000000">
        <w:rPr>
          <w:b w:val="1"/>
          <w:color w:val="0e0e0e"/>
          <w:sz w:val="21"/>
          <w:szCs w:val="21"/>
          <w:rtl w:val="0"/>
        </w:rPr>
        <w:t xml:space="preserve">To what extent do considerations of diversity (e.g. representation, inclusion, measurement) influence your decisions at each of the following stages of research</w:t>
      </w:r>
      <w:r w:rsidDel="00000000" w:rsidR="00000000" w:rsidRPr="00000000">
        <w:rPr>
          <w:b w:val="1"/>
          <w:rtl w:val="0"/>
        </w:rPr>
        <w:t xml:space="preserve">? </w:t>
      </w:r>
      <w:r w:rsidDel="00000000" w:rsidR="00000000" w:rsidRPr="00000000">
        <w:rPr>
          <w:rtl w:val="0"/>
        </w:rPr>
        <w:br w:type="textWrapping"/>
      </w:r>
      <w:r w:rsidDel="00000000" w:rsidR="00000000" w:rsidRPr="00000000">
        <w:rPr>
          <w:i w:val="1"/>
          <w:rtl w:val="0"/>
        </w:rPr>
        <w:t xml:space="preserve">(Not at all–A great deal; 5-pt  (+ NA (not involved at this stage of research)).</w:t>
      </w:r>
      <w:r w:rsidDel="00000000" w:rsidR="00000000" w:rsidRPr="00000000">
        <w:rPr>
          <w:rtl w:val="0"/>
        </w:rPr>
        <w:br w:type="textWrapping"/>
        <w:t xml:space="preserve">1. Priority-setting / research question</w:t>
        <w:br w:type="textWrapping"/>
        <w:t xml:space="preserve">2. Study design &amp; protocol development</w:t>
        <w:br w:type="textWrapping"/>
        <w:t xml:space="preserve">3. Participant recruitment &amp; data collection</w:t>
        <w:br w:type="textWrapping"/>
        <w:t xml:space="preserve">4. Data analysis</w:t>
        <w:br w:type="textWrapping"/>
        <w:t xml:space="preserve">5. Reporting &amp; Dissemination</w:t>
        <w:br w:type="textWrapping"/>
        <w:br w:type="textWrapping"/>
        <w:t xml:space="preserve">6. Overall - across the whole research lifecycle.</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rtl w:val="0"/>
        </w:rPr>
        <w:t xml:space="preserve">12) Did you set any diversity or representativeness targets at the design stage of your project/study (e.g. subgroup quotas, minimum counts)?</w:t>
      </w:r>
      <w:r w:rsidDel="00000000" w:rsidR="00000000" w:rsidRPr="00000000">
        <w:rPr>
          <w:rtl w:val="0"/>
        </w:rPr>
        <w:br w:type="textWrapping"/>
        <w:t xml:space="preserve">Yes [Briefly describe]</w:t>
        <w:br w:type="textWrapping"/>
        <w:t xml:space="preserve">No</w:t>
        <w:br w:type="textWrapping"/>
        <w:t xml:space="preserve">Not applicable / not relevant to my research</w:t>
        <w:br w:type="textWrapping"/>
        <w:br w:type="textWrapping"/>
      </w:r>
      <w:r w:rsidDel="00000000" w:rsidR="00000000" w:rsidRPr="00000000">
        <w:rPr>
          <w:b w:val="1"/>
          <w:rtl w:val="0"/>
        </w:rPr>
        <w:t xml:space="preserve">13) </w:t>
      </w:r>
      <w:r w:rsidDel="00000000" w:rsidR="00000000" w:rsidRPr="00000000">
        <w:rPr>
          <w:b w:val="1"/>
          <w:color w:val="0e0e0e"/>
          <w:sz w:val="21"/>
          <w:szCs w:val="21"/>
          <w:rtl w:val="0"/>
        </w:rPr>
        <w:t xml:space="preserve">For your disease area, what sources do you use to find data on incidence and prevalence across different population groups?</w:t>
      </w:r>
      <w:r w:rsidDel="00000000" w:rsidR="00000000" w:rsidRPr="00000000">
        <w:rPr>
          <w:rtl w:val="0"/>
        </w:rPr>
        <w:t xml:space="preserve"> </w:t>
      </w:r>
      <w:r w:rsidDel="00000000" w:rsidR="00000000" w:rsidRPr="00000000">
        <w:rPr>
          <w:i w:val="1"/>
          <w:rtl w:val="0"/>
        </w:rPr>
        <w:t xml:space="preserve">(tick all that apply)</w:t>
      </w:r>
      <w:r w:rsidDel="00000000" w:rsidR="00000000" w:rsidRPr="00000000">
        <w:rPr>
          <w:rtl w:val="0"/>
        </w:rPr>
        <w:br w:type="textWrapping"/>
        <w:t xml:space="preserve">- National biobank(s) (e.g. UK Biobank)</w:t>
        <w:br w:type="textWrapping"/>
        <w:t xml:space="preserve">- Disease registry</w:t>
        <w:br w:type="textWrapping"/>
        <w:t xml:space="preserve">- National health survey</w:t>
        <w:br w:type="textWrapping"/>
        <w:t xml:space="preserve">- Routine health data (e.g. EHR, hospital or GP records)</w:t>
        <w:br w:type="textWrapping"/>
        <w:t xml:space="preserve">- Published literature / systematic reviews</w:t>
        <w:br w:type="textWrapping"/>
        <w:t xml:space="preserve">- I don’t know / Data not available</w:t>
        <w:br w:type="textWrapping"/>
        <w:t xml:space="preserve">- Other [text]</w:t>
      </w:r>
    </w:p>
    <w:p w:rsidR="00000000" w:rsidDel="00000000" w:rsidP="00000000" w:rsidRDefault="00000000" w:rsidRPr="00000000" w14:paraId="0000007D">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spacing w:after="240" w:before="240" w:lineRule="auto"/>
        <w:rPr/>
      </w:pPr>
      <w:bookmarkStart w:colFirst="0" w:colLast="0" w:name="_khwyha5xjrxr" w:id="8"/>
      <w:bookmarkEnd w:id="8"/>
      <w:r w:rsidDel="00000000" w:rsidR="00000000" w:rsidRPr="00000000">
        <w:rPr>
          <w:rtl w:val="0"/>
        </w:rPr>
        <w:t xml:space="preserve">C. Barriers to inclusive research design</w:t>
      </w:r>
    </w:p>
    <w:p w:rsidR="00000000" w:rsidDel="00000000" w:rsidP="00000000" w:rsidRDefault="00000000" w:rsidRPr="00000000" w14:paraId="0000007F">
      <w:pPr>
        <w:spacing w:after="240" w:before="240" w:lineRule="auto"/>
        <w:ind w:left="0" w:firstLine="0"/>
        <w:rPr/>
      </w:pPr>
      <w:r w:rsidDel="00000000" w:rsidR="00000000" w:rsidRPr="00000000">
        <w:rPr>
          <w:color w:val="0e0e0e"/>
          <w:sz w:val="21"/>
          <w:szCs w:val="21"/>
          <w:rtl w:val="0"/>
        </w:rPr>
        <w:t xml:space="preserve">In this section, we’d like to understand the main factors that make inclusive research difficult in your context</w:t>
      </w:r>
      <w:r w:rsidDel="00000000" w:rsidR="00000000" w:rsidRPr="00000000">
        <w:rPr>
          <w:rtl w:val="0"/>
        </w:rPr>
      </w:r>
    </w:p>
    <w:p w:rsidR="00000000" w:rsidDel="00000000" w:rsidP="00000000" w:rsidRDefault="00000000" w:rsidRPr="00000000" w14:paraId="00000080">
      <w:pPr>
        <w:pStyle w:val="Heading2"/>
        <w:spacing w:after="240" w:before="240" w:lineRule="auto"/>
        <w:rPr/>
      </w:pPr>
      <w:bookmarkStart w:colFirst="0" w:colLast="0" w:name="_bg3nr4imxff0" w:id="9"/>
      <w:bookmarkEnd w:id="9"/>
      <w:r w:rsidDel="00000000" w:rsidR="00000000" w:rsidRPr="00000000">
        <w:rPr>
          <w:b w:val="1"/>
          <w:color w:val="0e0e0e"/>
          <w:sz w:val="21"/>
          <w:szCs w:val="21"/>
          <w:rtl w:val="0"/>
        </w:rPr>
        <w:t xml:space="preserve">14) How confident do you feel in your understanding of inclusive research design?</w:t>
        <w:br w:type="textWrapping"/>
      </w:r>
      <w:r w:rsidDel="00000000" w:rsidR="00000000" w:rsidRPr="00000000">
        <w:rPr>
          <w:i w:val="1"/>
          <w:color w:val="0e0e0e"/>
          <w:sz w:val="21"/>
          <w:szCs w:val="21"/>
          <w:rtl w:val="0"/>
        </w:rPr>
        <w:t xml:space="preserve">Scale:</w:t>
      </w:r>
      <w:r w:rsidDel="00000000" w:rsidR="00000000" w:rsidRPr="00000000">
        <w:rPr>
          <w:color w:val="0e0e0e"/>
          <w:sz w:val="21"/>
          <w:szCs w:val="21"/>
          <w:rtl w:val="0"/>
        </w:rPr>
        <w:t xml:space="preserve"> Not at all confident | Slightly confident | Somewhat confident | Very confident | Extremely confident | Not sure what inclusive research design means</w:t>
      </w:r>
      <w:r w:rsidDel="00000000" w:rsidR="00000000" w:rsidRPr="00000000">
        <w:rPr>
          <w:rtl w:val="0"/>
        </w:rPr>
      </w:r>
    </w:p>
    <w:p w:rsidR="00000000" w:rsidDel="00000000" w:rsidP="00000000" w:rsidRDefault="00000000" w:rsidRPr="00000000" w14:paraId="00000081">
      <w:pPr>
        <w:spacing w:after="240" w:before="240" w:lineRule="auto"/>
        <w:rPr>
          <w:i w:val="1"/>
        </w:rPr>
      </w:pPr>
      <w:r w:rsidDel="00000000" w:rsidR="00000000" w:rsidRPr="00000000">
        <w:rPr>
          <w:b w:val="1"/>
          <w:rtl w:val="0"/>
        </w:rPr>
        <w:t xml:space="preserve">1</w:t>
      </w:r>
      <w:r w:rsidDel="00000000" w:rsidR="00000000" w:rsidRPr="00000000">
        <w:rPr>
          <w:b w:val="1"/>
          <w:rtl w:val="0"/>
        </w:rPr>
        <w:t xml:space="preserve">5a)</w:t>
      </w:r>
      <w:r w:rsidDel="00000000" w:rsidR="00000000" w:rsidRPr="00000000">
        <w:rPr>
          <w:rtl w:val="0"/>
        </w:rPr>
        <w:t xml:space="preserve"> </w:t>
      </w:r>
      <w:r w:rsidDel="00000000" w:rsidR="00000000" w:rsidRPr="00000000">
        <w:rPr>
          <w:b w:val="1"/>
          <w:rtl w:val="0"/>
        </w:rPr>
        <w:t xml:space="preserve">How much do the following areas currently impact your ability to design and conduct inclusive research?</w:t>
      </w:r>
      <w:r w:rsidDel="00000000" w:rsidR="00000000" w:rsidRPr="00000000">
        <w:rPr>
          <w:rtl w:val="0"/>
        </w:rPr>
        <w:t xml:space="preserve"> </w:t>
      </w:r>
      <w:r w:rsidDel="00000000" w:rsidR="00000000" w:rsidRPr="00000000">
        <w:rPr>
          <w:i w:val="1"/>
          <w:rtl w:val="0"/>
        </w:rPr>
        <w:t xml:space="preserve">(Not impacted - Highly impacted, 5-pt scale + NA):</w:t>
      </w:r>
    </w:p>
    <w:p w:rsidR="00000000" w:rsidDel="00000000" w:rsidP="00000000" w:rsidRDefault="00000000" w:rsidRPr="00000000" w14:paraId="00000082">
      <w:pPr>
        <w:numPr>
          <w:ilvl w:val="0"/>
          <w:numId w:val="6"/>
        </w:numPr>
        <w:spacing w:after="0" w:afterAutospacing="0" w:before="240" w:lineRule="auto"/>
        <w:ind w:left="720" w:hanging="360"/>
        <w:rPr/>
      </w:pPr>
      <w:r w:rsidDel="00000000" w:rsidR="00000000" w:rsidRPr="00000000">
        <w:rPr>
          <w:rtl w:val="0"/>
        </w:rPr>
        <w:t xml:space="preserve">Resources (time, budget, staffing)</w:t>
      </w:r>
    </w:p>
    <w:p w:rsidR="00000000" w:rsidDel="00000000" w:rsidP="00000000" w:rsidRDefault="00000000" w:rsidRPr="00000000" w14:paraId="00000083">
      <w:pPr>
        <w:numPr>
          <w:ilvl w:val="0"/>
          <w:numId w:val="6"/>
        </w:numPr>
        <w:spacing w:after="0" w:afterAutospacing="0" w:before="0" w:beforeAutospacing="0" w:lineRule="auto"/>
        <w:ind w:left="720" w:hanging="360"/>
        <w:rPr/>
      </w:pPr>
      <w:r w:rsidDel="00000000" w:rsidR="00000000" w:rsidRPr="00000000">
        <w:rPr>
          <w:rtl w:val="0"/>
        </w:rPr>
        <w:t xml:space="preserve">Recruitment &amp; participation (accessible materials, incentives, travel/childcare)</w:t>
      </w:r>
    </w:p>
    <w:p w:rsidR="00000000" w:rsidDel="00000000" w:rsidP="00000000" w:rsidRDefault="00000000" w:rsidRPr="00000000" w14:paraId="00000084">
      <w:pPr>
        <w:numPr>
          <w:ilvl w:val="0"/>
          <w:numId w:val="6"/>
        </w:numPr>
        <w:spacing w:after="0" w:afterAutospacing="0" w:before="0" w:beforeAutospacing="0" w:lineRule="auto"/>
        <w:ind w:left="720" w:hanging="360"/>
        <w:rPr/>
      </w:pPr>
      <w:r w:rsidDel="00000000" w:rsidR="00000000" w:rsidRPr="00000000">
        <w:rPr>
          <w:rtl w:val="0"/>
        </w:rPr>
        <w:t xml:space="preserve">Partnerships (PPIE, community organisations, translation services)</w:t>
      </w:r>
      <w:r w:rsidDel="00000000" w:rsidR="00000000" w:rsidRPr="00000000">
        <w:rPr>
          <w:rtl w:val="0"/>
        </w:rPr>
      </w:r>
    </w:p>
    <w:p w:rsidR="00000000" w:rsidDel="00000000" w:rsidP="00000000" w:rsidRDefault="00000000" w:rsidRPr="00000000" w14:paraId="00000085">
      <w:pPr>
        <w:numPr>
          <w:ilvl w:val="0"/>
          <w:numId w:val="6"/>
        </w:numPr>
        <w:spacing w:after="0" w:afterAutospacing="0" w:before="0" w:beforeAutospacing="0" w:lineRule="auto"/>
        <w:ind w:left="720" w:hanging="360"/>
        <w:rPr/>
      </w:pPr>
      <w:r w:rsidDel="00000000" w:rsidR="00000000" w:rsidRPr="00000000">
        <w:rPr>
          <w:rtl w:val="0"/>
        </w:rPr>
        <w:t xml:space="preserve">Data availability &amp; coverage (reference/denominator data, comparators for key groups)</w:t>
      </w:r>
    </w:p>
    <w:p w:rsidR="00000000" w:rsidDel="00000000" w:rsidP="00000000" w:rsidRDefault="00000000" w:rsidRPr="00000000" w14:paraId="00000086">
      <w:pPr>
        <w:numPr>
          <w:ilvl w:val="0"/>
          <w:numId w:val="6"/>
        </w:numPr>
        <w:spacing w:after="0" w:afterAutospacing="0" w:before="0" w:beforeAutospacing="0" w:lineRule="auto"/>
        <w:ind w:left="720" w:hanging="360"/>
        <w:rPr/>
      </w:pPr>
      <w:r w:rsidDel="00000000" w:rsidR="00000000" w:rsidRPr="00000000">
        <w:rPr>
          <w:rtl w:val="0"/>
        </w:rPr>
        <w:t xml:space="preserve">Data quality &amp; metadata (provenance, completeness, variable definitions)</w:t>
      </w:r>
    </w:p>
    <w:p w:rsidR="00000000" w:rsidDel="00000000" w:rsidP="00000000" w:rsidRDefault="00000000" w:rsidRPr="00000000" w14:paraId="00000087">
      <w:pPr>
        <w:numPr>
          <w:ilvl w:val="0"/>
          <w:numId w:val="6"/>
        </w:numPr>
        <w:spacing w:after="0" w:afterAutospacing="0" w:before="0" w:beforeAutospacing="0" w:lineRule="auto"/>
        <w:ind w:left="720" w:hanging="360"/>
        <w:rPr/>
      </w:pPr>
      <w:r w:rsidDel="00000000" w:rsidR="00000000" w:rsidRPr="00000000">
        <w:rPr>
          <w:rtl w:val="0"/>
        </w:rPr>
        <w:t xml:space="preserve">Governance, legal &amp; regulation (ethics/HRA timelines, reporting requirements, data access)</w:t>
      </w:r>
    </w:p>
    <w:p w:rsidR="00000000" w:rsidDel="00000000" w:rsidP="00000000" w:rsidRDefault="00000000" w:rsidRPr="00000000" w14:paraId="00000088">
      <w:pPr>
        <w:numPr>
          <w:ilvl w:val="0"/>
          <w:numId w:val="6"/>
        </w:numPr>
        <w:spacing w:after="0" w:afterAutospacing="0" w:before="0" w:beforeAutospacing="0" w:lineRule="auto"/>
        <w:ind w:left="720" w:hanging="360"/>
        <w:rPr/>
      </w:pPr>
      <w:r w:rsidDel="00000000" w:rsidR="00000000" w:rsidRPr="00000000">
        <w:rPr>
          <w:rtl w:val="0"/>
        </w:rPr>
        <w:t xml:space="preserve">Organisational buy-in (leadership priorities, incentives/recognition)</w:t>
      </w:r>
    </w:p>
    <w:p w:rsidR="00000000" w:rsidDel="00000000" w:rsidP="00000000" w:rsidRDefault="00000000" w:rsidRPr="00000000" w14:paraId="00000089">
      <w:pPr>
        <w:numPr>
          <w:ilvl w:val="0"/>
          <w:numId w:val="6"/>
        </w:numPr>
        <w:spacing w:after="240" w:before="0" w:beforeAutospacing="0" w:lineRule="auto"/>
        <w:ind w:left="720" w:hanging="360"/>
        <w:rPr/>
      </w:pPr>
      <w:r w:rsidDel="00000000" w:rsidR="00000000" w:rsidRPr="00000000">
        <w:rPr>
          <w:rtl w:val="0"/>
        </w:rPr>
        <w:t xml:space="preserve">Knowledge, methods &amp; software (subgroup-aware design, power/sample-size calculations, bias/fairness tooling)</w:t>
      </w:r>
      <w:r w:rsidDel="00000000" w:rsidR="00000000" w:rsidRPr="00000000">
        <w:rPr>
          <w:rtl w:val="0"/>
        </w:rPr>
      </w:r>
    </w:p>
    <w:p w:rsidR="00000000" w:rsidDel="00000000" w:rsidP="00000000" w:rsidRDefault="00000000" w:rsidRPr="00000000" w14:paraId="0000008A">
      <w:pPr>
        <w:spacing w:after="240" w:before="240" w:lineRule="auto"/>
        <w:rPr/>
      </w:pPr>
      <w:commentRangeStart w:id="13"/>
      <w:r w:rsidDel="00000000" w:rsidR="00000000" w:rsidRPr="00000000">
        <w:rPr>
          <w:b w:val="1"/>
          <w:rtl w:val="0"/>
        </w:rPr>
        <w:t xml:space="preserve">15b) </w:t>
      </w:r>
      <w:r w:rsidDel="00000000" w:rsidR="00000000" w:rsidRPr="00000000">
        <w:rPr>
          <w:b w:val="1"/>
          <w:sz w:val="21"/>
          <w:szCs w:val="21"/>
          <w:highlight w:val="white"/>
          <w:rtl w:val="0"/>
        </w:rPr>
        <w:t xml:space="preserve">Of the areas above, which two represent your biggest overall constraints to designing or conducting inclusive research? </w:t>
      </w:r>
      <w:r w:rsidDel="00000000" w:rsidR="00000000" w:rsidRPr="00000000">
        <w:rPr>
          <w:color w:val="444746"/>
          <w:sz w:val="21"/>
          <w:szCs w:val="21"/>
          <w:highlight w:val="white"/>
          <w:rtl w:val="0"/>
        </w:rPr>
        <w:br w:type="textWrapping"/>
      </w:r>
      <w:r w:rsidDel="00000000" w:rsidR="00000000" w:rsidRPr="00000000">
        <w:rPr>
          <w:color w:val="0e0e0e"/>
          <w:sz w:val="21"/>
          <w:szCs w:val="21"/>
          <w:highlight w:val="white"/>
          <w:rtl w:val="0"/>
        </w:rPr>
        <w:t xml:space="preserve">[List repeated with checkboxes + “Other [please specify]”]</w:t>
      </w:r>
      <w:commentRangeEnd w:id="13"/>
      <w:r w:rsidDel="00000000" w:rsidR="00000000" w:rsidRPr="00000000">
        <w:commentReference w:id="13"/>
      </w:r>
      <w:r w:rsidDel="00000000" w:rsidR="00000000" w:rsidRPr="00000000">
        <w:rPr>
          <w:rtl w:val="0"/>
        </w:rPr>
        <w:br w:type="textWrapping"/>
        <w:br w:type="textWrapping"/>
      </w:r>
      <w:r w:rsidDel="00000000" w:rsidR="00000000" w:rsidRPr="00000000">
        <w:rPr>
          <w:rtl w:val="0"/>
        </w:rPr>
        <w:t xml:space="preserve">16a)</w:t>
      </w:r>
      <w:r w:rsidDel="00000000" w:rsidR="00000000" w:rsidRPr="00000000">
        <w:rPr>
          <w:rtl w:val="0"/>
        </w:rPr>
        <w:t xml:space="preserve"> </w:t>
      </w:r>
      <w:r w:rsidDel="00000000" w:rsidR="00000000" w:rsidRPr="00000000">
        <w:rPr>
          <w:b w:val="1"/>
          <w:rtl w:val="0"/>
        </w:rPr>
        <w:t xml:space="preserve">If you’ve tried to</w:t>
      </w:r>
      <w:r w:rsidDel="00000000" w:rsidR="00000000" w:rsidRPr="00000000">
        <w:rPr>
          <w:b w:val="1"/>
          <w:rtl w:val="0"/>
        </w:rPr>
        <w:t xml:space="preserve"> address one </w:t>
      </w:r>
      <w:r w:rsidDel="00000000" w:rsidR="00000000" w:rsidRPr="00000000">
        <w:rPr>
          <w:b w:val="1"/>
          <w:rtl w:val="0"/>
        </w:rPr>
        <w:t xml:space="preserve">of these challenges, what prevented you from making progress?</w:t>
      </w:r>
      <w:r w:rsidDel="00000000" w:rsidR="00000000" w:rsidRPr="00000000">
        <w:rPr>
          <w:rtl w:val="0"/>
        </w:rPr>
        <w:t xml:space="preserve"> </w:t>
      </w:r>
      <w:r w:rsidDel="00000000" w:rsidR="00000000" w:rsidRPr="00000000">
        <w:rPr>
          <w:rtl w:val="0"/>
        </w:rPr>
        <w:t xml:space="preserve">(Select all that apply)</w:t>
      </w:r>
      <w:r w:rsidDel="00000000" w:rsidR="00000000" w:rsidRPr="00000000">
        <w:rPr>
          <w:rtl w:val="0"/>
        </w:rPr>
        <w:br w:type="textWrapping"/>
        <w:t xml:space="preserve">Unclear best practices or standards</w:t>
        <w:br w:type="textWrapping"/>
        <w:t xml:space="preserve">Lack of time or conflicting priorities</w:t>
        <w:br w:type="textWrapping"/>
        <w:t xml:space="preserve">Insufficient budget</w:t>
        <w:br w:type="textWrapping"/>
        <w:t xml:space="preserve">Lack of organisational support or decision authority</w:t>
        <w:br w:type="textWrapping"/>
        <w:t xml:space="preserve">Governance/contracting timelines or requirements</w:t>
        <w:br w:type="textWrapping"/>
        <w:t xml:space="preserve">Data access/secure environment constraints</w:t>
        <w:br w:type="textWrapping"/>
        <w:t xml:space="preserve">Methods/tooling not available or hard to implement</w:t>
        <w:br w:type="textWrapping"/>
        <w:t xml:space="preserve">Limited community partnerships/translation resources</w:t>
        <w:br w:type="textWrapping"/>
        <w:t xml:space="preserve">Not applicable</w:t>
        <w:br w:type="textWrapping"/>
        <w:t xml:space="preserve">Other [text].</w:t>
      </w:r>
    </w:p>
    <w:p w:rsidR="00000000" w:rsidDel="00000000" w:rsidP="00000000" w:rsidRDefault="00000000" w:rsidRPr="00000000" w14:paraId="0000008B">
      <w:pPr>
        <w:spacing w:after="240" w:before="240" w:lineRule="auto"/>
        <w:rPr>
          <w:color w:val="0e0e0e"/>
          <w:sz w:val="21"/>
          <w:szCs w:val="21"/>
          <w:highlight w:val="white"/>
        </w:rPr>
      </w:pPr>
      <w:r w:rsidDel="00000000" w:rsidR="00000000" w:rsidRPr="00000000">
        <w:rPr>
          <w:b w:val="1"/>
          <w:rtl w:val="0"/>
        </w:rPr>
        <w:t xml:space="preserve">16b) </w:t>
      </w:r>
      <w:r w:rsidDel="00000000" w:rsidR="00000000" w:rsidRPr="00000000">
        <w:rPr>
          <w:b w:val="1"/>
          <w:sz w:val="21"/>
          <w:szCs w:val="21"/>
          <w:highlight w:val="white"/>
          <w:rtl w:val="0"/>
        </w:rPr>
        <w:t xml:space="preserve">Of the areas above, which two are your biggest constraints overall? </w:t>
      </w:r>
      <w:r w:rsidDel="00000000" w:rsidR="00000000" w:rsidRPr="00000000">
        <w:rPr>
          <w:color w:val="444746"/>
          <w:sz w:val="21"/>
          <w:szCs w:val="21"/>
          <w:highlight w:val="white"/>
          <w:rtl w:val="0"/>
        </w:rPr>
        <w:br w:type="textWrapping"/>
      </w:r>
      <w:r w:rsidDel="00000000" w:rsidR="00000000" w:rsidRPr="00000000">
        <w:rPr>
          <w:color w:val="0e0e0e"/>
          <w:sz w:val="21"/>
          <w:szCs w:val="21"/>
          <w:highlight w:val="white"/>
          <w:rtl w:val="0"/>
        </w:rPr>
        <w:t xml:space="preserve">[List repeated with checkboxes + “Other [please specify]”]</w:t>
      </w:r>
    </w:p>
    <w:p w:rsidR="00000000" w:rsidDel="00000000" w:rsidP="00000000" w:rsidRDefault="00000000" w:rsidRPr="00000000" w14:paraId="0000008C">
      <w:pPr>
        <w:spacing w:after="240" w:before="240" w:lineRule="auto"/>
        <w:rPr>
          <w:color w:val="0e0e0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spacing w:after="240" w:before="240" w:lineRule="auto"/>
        <w:rPr/>
      </w:pPr>
      <w:bookmarkStart w:colFirst="0" w:colLast="0" w:name="_xl8x15uykgn4" w:id="10"/>
      <w:bookmarkEnd w:id="10"/>
      <w:r w:rsidDel="00000000" w:rsidR="00000000" w:rsidRPr="00000000">
        <w:rPr>
          <w:rtl w:val="0"/>
        </w:rPr>
        <w:t xml:space="preserve">D. What would help</w:t>
      </w:r>
      <w:r w:rsidDel="00000000" w:rsidR="00000000" w:rsidRPr="00000000">
        <w:rPr>
          <w:rtl w:val="0"/>
        </w:rPr>
        <w:t xml:space="preserve"> you to embed inclusive research design into your work?</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17) </w:t>
      </w:r>
      <w:r w:rsidDel="00000000" w:rsidR="00000000" w:rsidRPr="00000000">
        <w:rPr>
          <w:b w:val="1"/>
          <w:rtl w:val="0"/>
        </w:rPr>
        <w:t xml:space="preserve">Which </w:t>
      </w:r>
      <w:commentRangeStart w:id="14"/>
      <w:r w:rsidDel="00000000" w:rsidR="00000000" w:rsidRPr="00000000">
        <w:rPr>
          <w:b w:val="1"/>
          <w:rtl w:val="0"/>
        </w:rPr>
        <w:t xml:space="preserve">types of resources</w:t>
      </w:r>
      <w:commentRangeEnd w:id="14"/>
      <w:r w:rsidDel="00000000" w:rsidR="00000000" w:rsidRPr="00000000">
        <w:commentReference w:id="14"/>
      </w:r>
      <w:r w:rsidDel="00000000" w:rsidR="00000000" w:rsidRPr="00000000">
        <w:rPr>
          <w:b w:val="1"/>
          <w:rtl w:val="0"/>
        </w:rPr>
        <w:t xml:space="preserve"> would help you most in designing and conducting inclusive research</w:t>
      </w:r>
      <w:commentRangeStart w:id="15"/>
      <w:r w:rsidDel="00000000" w:rsidR="00000000" w:rsidRPr="00000000">
        <w:rPr>
          <w:rtl w:val="0"/>
        </w:rPr>
        <w:t xml:space="preserve">? </w:t>
      </w:r>
      <w:commentRangeEnd w:id="15"/>
      <w:r w:rsidDel="00000000" w:rsidR="00000000" w:rsidRPr="00000000">
        <w:commentReference w:id="15"/>
      </w:r>
      <w:r w:rsidDel="00000000" w:rsidR="00000000" w:rsidRPr="00000000">
        <w:rPr>
          <w:rtl w:val="0"/>
        </w:rPr>
        <w:t xml:space="preserve">(rank up to 3):</w:t>
      </w:r>
    </w:p>
    <w:p w:rsidR="00000000" w:rsidDel="00000000" w:rsidP="00000000" w:rsidRDefault="00000000" w:rsidRPr="00000000" w14:paraId="0000008F">
      <w:pPr>
        <w:numPr>
          <w:ilvl w:val="0"/>
          <w:numId w:val="3"/>
        </w:numPr>
        <w:spacing w:after="0" w:afterAutospacing="0" w:before="240" w:lineRule="auto"/>
        <w:ind w:left="720" w:hanging="360"/>
        <w:rPr/>
      </w:pPr>
      <w:r w:rsidDel="00000000" w:rsidR="00000000" w:rsidRPr="00000000">
        <w:rPr>
          <w:rtl w:val="0"/>
        </w:rPr>
        <w:t xml:space="preserve">Templates (e.g. eligibility criteria, consent forms)</w:t>
      </w:r>
    </w:p>
    <w:p w:rsidR="00000000" w:rsidDel="00000000" w:rsidP="00000000" w:rsidRDefault="00000000" w:rsidRPr="00000000" w14:paraId="00000090">
      <w:pPr>
        <w:numPr>
          <w:ilvl w:val="0"/>
          <w:numId w:val="3"/>
        </w:numPr>
        <w:spacing w:after="0" w:afterAutospacing="0" w:before="0" w:beforeAutospacing="0" w:lineRule="auto"/>
        <w:ind w:left="720" w:hanging="360"/>
        <w:rPr/>
      </w:pPr>
      <w:r w:rsidDel="00000000" w:rsidR="00000000" w:rsidRPr="00000000">
        <w:rPr>
          <w:rtl w:val="0"/>
        </w:rPr>
        <w:t xml:space="preserve">Education and training materials</w:t>
      </w:r>
    </w:p>
    <w:p w:rsidR="00000000" w:rsidDel="00000000" w:rsidP="00000000" w:rsidRDefault="00000000" w:rsidRPr="00000000" w14:paraId="00000091">
      <w:pPr>
        <w:numPr>
          <w:ilvl w:val="0"/>
          <w:numId w:val="3"/>
        </w:numPr>
        <w:spacing w:after="0" w:afterAutospacing="0" w:before="0" w:beforeAutospacing="0" w:lineRule="auto"/>
        <w:ind w:left="720" w:hanging="360"/>
        <w:rPr/>
      </w:pPr>
      <w:r w:rsidDel="00000000" w:rsidR="00000000" w:rsidRPr="00000000">
        <w:rPr>
          <w:rtl w:val="0"/>
        </w:rPr>
        <w:t xml:space="preserve">Guidelines or checklists (e.g. for reporting, governance)</w:t>
      </w:r>
    </w:p>
    <w:p w:rsidR="00000000" w:rsidDel="00000000" w:rsidP="00000000" w:rsidRDefault="00000000" w:rsidRPr="00000000" w14:paraId="00000092">
      <w:pPr>
        <w:numPr>
          <w:ilvl w:val="0"/>
          <w:numId w:val="3"/>
        </w:numPr>
        <w:spacing w:after="0" w:afterAutospacing="0" w:before="0" w:beforeAutospacing="0" w:lineRule="auto"/>
        <w:ind w:left="720" w:hanging="360"/>
        <w:rPr/>
      </w:pPr>
      <w:r w:rsidDel="00000000" w:rsidR="00000000" w:rsidRPr="00000000">
        <w:rPr>
          <w:rtl w:val="0"/>
        </w:rPr>
        <w:t xml:space="preserve">Statistical methods and software (e.g. sample size calculators, bias or fairness assessment tools)</w:t>
      </w:r>
    </w:p>
    <w:p w:rsidR="00000000" w:rsidDel="00000000" w:rsidP="00000000" w:rsidRDefault="00000000" w:rsidRPr="00000000" w14:paraId="00000093">
      <w:pPr>
        <w:numPr>
          <w:ilvl w:val="0"/>
          <w:numId w:val="3"/>
        </w:numPr>
        <w:spacing w:after="0" w:afterAutospacing="0" w:before="0" w:beforeAutospacing="0" w:lineRule="auto"/>
        <w:ind w:left="720" w:hanging="360"/>
        <w:rPr/>
      </w:pPr>
      <w:r w:rsidDel="00000000" w:rsidR="00000000" w:rsidRPr="00000000">
        <w:rPr>
          <w:rtl w:val="0"/>
        </w:rPr>
        <w:t xml:space="preserve">Worked examples or case studies of best practice</w:t>
      </w:r>
    </w:p>
    <w:p w:rsidR="00000000" w:rsidDel="00000000" w:rsidP="00000000" w:rsidRDefault="00000000" w:rsidRPr="00000000" w14:paraId="00000094">
      <w:pPr>
        <w:numPr>
          <w:ilvl w:val="0"/>
          <w:numId w:val="3"/>
        </w:numPr>
        <w:spacing w:after="0" w:afterAutospacing="0" w:before="0" w:beforeAutospacing="0" w:lineRule="auto"/>
        <w:ind w:left="720" w:hanging="360"/>
        <w:rPr/>
      </w:pPr>
      <w:r w:rsidDel="00000000" w:rsidR="00000000" w:rsidRPr="00000000">
        <w:rPr>
          <w:rtl w:val="0"/>
        </w:rPr>
        <w:t xml:space="preserve">Community engagement resources (e.g. translation, communication, partnership guides) </w:t>
      </w:r>
    </w:p>
    <w:p w:rsidR="00000000" w:rsidDel="00000000" w:rsidP="00000000" w:rsidRDefault="00000000" w:rsidRPr="00000000" w14:paraId="00000095">
      <w:pPr>
        <w:numPr>
          <w:ilvl w:val="0"/>
          <w:numId w:val="3"/>
        </w:numPr>
        <w:spacing w:after="240" w:before="0" w:beforeAutospacing="0" w:lineRule="auto"/>
        <w:ind w:left="720" w:hanging="360"/>
        <w:rPr/>
      </w:pPr>
      <w:r w:rsidDel="00000000" w:rsidR="00000000" w:rsidRPr="00000000">
        <w:rPr>
          <w:rtl w:val="0"/>
        </w:rPr>
        <w:t xml:space="preserve">Other [text]</w:t>
        <w:br w:type="textWrapping"/>
      </w:r>
    </w:p>
    <w:p w:rsidR="00000000" w:rsidDel="00000000" w:rsidP="00000000" w:rsidRDefault="00000000" w:rsidRPr="00000000" w14:paraId="00000096">
      <w:pPr>
        <w:spacing w:after="240" w:before="240" w:lineRule="auto"/>
        <w:rPr/>
      </w:pPr>
      <w:r w:rsidDel="00000000" w:rsidR="00000000" w:rsidRPr="00000000">
        <w:rPr>
          <w:b w:val="1"/>
          <w:rtl w:val="0"/>
        </w:rPr>
        <w:t xml:space="preserve">18) Which processes or incentives would help embed inclusion in routine practice at your organisation?</w:t>
      </w:r>
      <w:r w:rsidDel="00000000" w:rsidR="00000000" w:rsidRPr="00000000">
        <w:rPr>
          <w:rtl w:val="0"/>
        </w:rPr>
        <w:t xml:space="preserve"> (select all that apply)</w:t>
      </w:r>
    </w:p>
    <w:p w:rsidR="00000000" w:rsidDel="00000000" w:rsidP="00000000" w:rsidRDefault="00000000" w:rsidRPr="00000000" w14:paraId="00000097">
      <w:pPr>
        <w:numPr>
          <w:ilvl w:val="0"/>
          <w:numId w:val="5"/>
        </w:numPr>
        <w:spacing w:after="0" w:afterAutospacing="0" w:before="240" w:lineRule="auto"/>
        <w:ind w:left="720" w:hanging="360"/>
        <w:rPr/>
      </w:pPr>
      <w:r w:rsidDel="00000000" w:rsidR="00000000" w:rsidRPr="00000000">
        <w:rPr>
          <w:rtl w:val="0"/>
        </w:rPr>
        <w:t xml:space="preserve">Funder requirements</w:t>
      </w:r>
    </w:p>
    <w:p w:rsidR="00000000" w:rsidDel="00000000" w:rsidP="00000000" w:rsidRDefault="00000000" w:rsidRPr="00000000" w14:paraId="00000098">
      <w:pPr>
        <w:numPr>
          <w:ilvl w:val="0"/>
          <w:numId w:val="5"/>
        </w:numPr>
        <w:spacing w:after="0" w:afterAutospacing="0" w:before="0" w:beforeAutospacing="0" w:lineRule="auto"/>
        <w:ind w:left="720" w:hanging="360"/>
        <w:rPr/>
      </w:pPr>
      <w:r w:rsidDel="00000000" w:rsidR="00000000" w:rsidRPr="00000000">
        <w:rPr>
          <w:rtl w:val="0"/>
        </w:rPr>
        <w:t xml:space="preserve">Journal reporting requirements</w:t>
      </w:r>
    </w:p>
    <w:p w:rsidR="00000000" w:rsidDel="00000000" w:rsidP="00000000" w:rsidRDefault="00000000" w:rsidRPr="00000000" w14:paraId="00000099">
      <w:pPr>
        <w:numPr>
          <w:ilvl w:val="0"/>
          <w:numId w:val="5"/>
        </w:numPr>
        <w:spacing w:after="0" w:afterAutospacing="0" w:before="0" w:beforeAutospacing="0" w:lineRule="auto"/>
        <w:ind w:left="720" w:hanging="360"/>
        <w:rPr/>
      </w:pPr>
      <w:r w:rsidDel="00000000" w:rsidR="00000000" w:rsidRPr="00000000">
        <w:rPr>
          <w:rtl w:val="0"/>
        </w:rPr>
        <w:t xml:space="preserve">Institutional policy or organisation-wide objectives</w:t>
      </w:r>
    </w:p>
    <w:p w:rsidR="00000000" w:rsidDel="00000000" w:rsidP="00000000" w:rsidRDefault="00000000" w:rsidRPr="00000000" w14:paraId="0000009A">
      <w:pPr>
        <w:numPr>
          <w:ilvl w:val="0"/>
          <w:numId w:val="5"/>
        </w:numPr>
        <w:spacing w:after="0" w:afterAutospacing="0" w:before="0" w:beforeAutospacing="0" w:lineRule="auto"/>
        <w:ind w:left="720" w:hanging="360"/>
        <w:rPr/>
      </w:pPr>
      <w:r w:rsidDel="00000000" w:rsidR="00000000" w:rsidRPr="00000000">
        <w:rPr>
          <w:rtl w:val="0"/>
        </w:rPr>
        <w:t xml:space="preserve">Recognition and awards</w:t>
      </w:r>
    </w:p>
    <w:p w:rsidR="00000000" w:rsidDel="00000000" w:rsidP="00000000" w:rsidRDefault="00000000" w:rsidRPr="00000000" w14:paraId="0000009B">
      <w:pPr>
        <w:numPr>
          <w:ilvl w:val="0"/>
          <w:numId w:val="5"/>
        </w:numPr>
        <w:spacing w:after="0" w:afterAutospacing="0" w:before="0" w:beforeAutospacing="0" w:lineRule="auto"/>
        <w:ind w:left="720" w:hanging="360"/>
        <w:rPr/>
      </w:pPr>
      <w:r w:rsidDel="00000000" w:rsidR="00000000" w:rsidRPr="00000000">
        <w:rPr>
          <w:rtl w:val="0"/>
        </w:rPr>
        <w:t xml:space="preserve">Co-authorship/credit for community partners</w:t>
      </w:r>
    </w:p>
    <w:p w:rsidR="00000000" w:rsidDel="00000000" w:rsidP="00000000" w:rsidRDefault="00000000" w:rsidRPr="00000000" w14:paraId="0000009C">
      <w:pPr>
        <w:numPr>
          <w:ilvl w:val="0"/>
          <w:numId w:val="5"/>
        </w:numPr>
        <w:spacing w:after="0" w:afterAutospacing="0" w:before="0" w:beforeAutospacing="0" w:lineRule="auto"/>
        <w:ind w:left="720" w:hanging="360"/>
        <w:rPr/>
      </w:pPr>
      <w:r w:rsidDel="00000000" w:rsidR="00000000" w:rsidRPr="00000000">
        <w:rPr>
          <w:rtl w:val="0"/>
        </w:rPr>
        <w:t xml:space="preserve">Dedicated budget lines</w:t>
      </w:r>
    </w:p>
    <w:p w:rsidR="00000000" w:rsidDel="00000000" w:rsidP="00000000" w:rsidRDefault="00000000" w:rsidRPr="00000000" w14:paraId="0000009D">
      <w:pPr>
        <w:numPr>
          <w:ilvl w:val="0"/>
          <w:numId w:val="5"/>
        </w:numPr>
        <w:spacing w:after="0" w:afterAutospacing="0" w:before="0" w:beforeAutospacing="0" w:lineRule="auto"/>
        <w:ind w:left="720" w:hanging="360"/>
        <w:rPr/>
      </w:pPr>
      <w:r w:rsidDel="00000000" w:rsidR="00000000" w:rsidRPr="00000000">
        <w:rPr>
          <w:rtl w:val="0"/>
        </w:rPr>
        <w:t xml:space="preserve">Mandatory fields in ethics/protocol templates</w:t>
      </w:r>
    </w:p>
    <w:p w:rsidR="00000000" w:rsidDel="00000000" w:rsidP="00000000" w:rsidRDefault="00000000" w:rsidRPr="00000000" w14:paraId="0000009E">
      <w:pPr>
        <w:numPr>
          <w:ilvl w:val="0"/>
          <w:numId w:val="5"/>
        </w:numPr>
        <w:spacing w:after="0" w:afterAutospacing="0" w:before="0" w:beforeAutospacing="0" w:lineRule="auto"/>
        <w:ind w:left="720" w:hanging="360"/>
        <w:rPr/>
      </w:pPr>
      <w:r w:rsidDel="00000000" w:rsidR="00000000" w:rsidRPr="00000000">
        <w:rPr>
          <w:rtl w:val="0"/>
        </w:rPr>
        <w:t xml:space="preserve">Peer review/Community of Practice for inclusion plans</w:t>
      </w:r>
    </w:p>
    <w:p w:rsidR="00000000" w:rsidDel="00000000" w:rsidP="00000000" w:rsidRDefault="00000000" w:rsidRPr="00000000" w14:paraId="0000009F">
      <w:pPr>
        <w:numPr>
          <w:ilvl w:val="0"/>
          <w:numId w:val="5"/>
        </w:numPr>
        <w:spacing w:after="0" w:afterAutospacing="0" w:before="0" w:beforeAutospacing="0" w:lineRule="auto"/>
        <w:ind w:left="720" w:hanging="360"/>
        <w:rPr/>
      </w:pPr>
      <w:r w:rsidDel="00000000" w:rsidR="00000000" w:rsidRPr="00000000">
        <w:rPr>
          <w:rtl w:val="0"/>
        </w:rPr>
        <w:t xml:space="preserve">Dashboards/metrics for monitoring</w:t>
      </w:r>
    </w:p>
    <w:p w:rsidR="00000000" w:rsidDel="00000000" w:rsidP="00000000" w:rsidRDefault="00000000" w:rsidRPr="00000000" w14:paraId="000000A0">
      <w:pPr>
        <w:numPr>
          <w:ilvl w:val="0"/>
          <w:numId w:val="5"/>
        </w:numPr>
        <w:spacing w:after="240" w:before="0" w:beforeAutospacing="0" w:lineRule="auto"/>
        <w:ind w:left="720" w:hanging="360"/>
        <w:rPr/>
      </w:pPr>
      <w:r w:rsidDel="00000000" w:rsidR="00000000" w:rsidRPr="00000000">
        <w:rPr>
          <w:rtl w:val="0"/>
        </w:rPr>
        <w:t xml:space="preserve">Other </w:t>
        <w:br w:type="textWrapping"/>
      </w:r>
    </w:p>
    <w:p w:rsidR="00000000" w:rsidDel="00000000" w:rsidP="00000000" w:rsidRDefault="00000000" w:rsidRPr="00000000" w14:paraId="000000A1">
      <w:pPr>
        <w:spacing w:after="240" w:before="240" w:lineRule="auto"/>
        <w:rPr/>
      </w:pPr>
      <w:r w:rsidDel="00000000" w:rsidR="00000000" w:rsidRPr="00000000">
        <w:rPr>
          <w:b w:val="1"/>
          <w:rtl w:val="0"/>
        </w:rPr>
        <w:t xml:space="preserve">19) What oversight or reporting would you trust?</w:t>
      </w:r>
      <w:r w:rsidDel="00000000" w:rsidR="00000000" w:rsidRPr="00000000">
        <w:rPr>
          <w:rtl w:val="0"/>
        </w:rPr>
        <w:t xml:space="preserve"> (select all that apply)</w:t>
      </w:r>
    </w:p>
    <w:p w:rsidR="00000000" w:rsidDel="00000000" w:rsidP="00000000" w:rsidRDefault="00000000" w:rsidRPr="00000000" w14:paraId="000000A2">
      <w:pPr>
        <w:numPr>
          <w:ilvl w:val="0"/>
          <w:numId w:val="7"/>
        </w:numPr>
        <w:spacing w:after="0" w:afterAutospacing="0" w:before="240" w:lineRule="auto"/>
        <w:ind w:left="720" w:hanging="360"/>
        <w:rPr/>
      </w:pPr>
      <w:r w:rsidDel="00000000" w:rsidR="00000000" w:rsidRPr="00000000">
        <w:rPr>
          <w:rtl w:val="0"/>
        </w:rPr>
        <w:t xml:space="preserve">Internal audit</w:t>
      </w:r>
    </w:p>
    <w:p w:rsidR="00000000" w:rsidDel="00000000" w:rsidP="00000000" w:rsidRDefault="00000000" w:rsidRPr="00000000" w14:paraId="000000A3">
      <w:pPr>
        <w:numPr>
          <w:ilvl w:val="0"/>
          <w:numId w:val="7"/>
        </w:numPr>
        <w:spacing w:after="0" w:afterAutospacing="0" w:before="0" w:beforeAutospacing="0" w:lineRule="auto"/>
        <w:ind w:left="720" w:hanging="360"/>
        <w:rPr/>
      </w:pPr>
      <w:r w:rsidDel="00000000" w:rsidR="00000000" w:rsidRPr="00000000">
        <w:rPr>
          <w:rtl w:val="0"/>
        </w:rPr>
        <w:t xml:space="preserve">External audit</w:t>
      </w:r>
    </w:p>
    <w:p w:rsidR="00000000" w:rsidDel="00000000" w:rsidP="00000000" w:rsidRDefault="00000000" w:rsidRPr="00000000" w14:paraId="000000A4">
      <w:pPr>
        <w:numPr>
          <w:ilvl w:val="0"/>
          <w:numId w:val="7"/>
        </w:numPr>
        <w:spacing w:after="0" w:afterAutospacing="0" w:before="0" w:beforeAutospacing="0" w:lineRule="auto"/>
        <w:ind w:left="720" w:hanging="360"/>
        <w:rPr/>
      </w:pPr>
      <w:r w:rsidDel="00000000" w:rsidR="00000000" w:rsidRPr="00000000">
        <w:rPr>
          <w:rtl w:val="0"/>
        </w:rPr>
        <w:t xml:space="preserve">Funder milestone or progress reporting</w:t>
      </w:r>
    </w:p>
    <w:p w:rsidR="00000000" w:rsidDel="00000000" w:rsidP="00000000" w:rsidRDefault="00000000" w:rsidRPr="00000000" w14:paraId="000000A5">
      <w:pPr>
        <w:numPr>
          <w:ilvl w:val="0"/>
          <w:numId w:val="7"/>
        </w:numPr>
        <w:spacing w:after="0" w:afterAutospacing="0" w:before="0" w:beforeAutospacing="0" w:lineRule="auto"/>
        <w:ind w:left="720" w:hanging="360"/>
        <w:rPr/>
      </w:pPr>
      <w:r w:rsidDel="00000000" w:rsidR="00000000" w:rsidRPr="00000000">
        <w:rPr>
          <w:rtl w:val="0"/>
        </w:rPr>
        <w:t xml:space="preserve">Ethics or Health Research Authority (HRA) checkpoints</w:t>
      </w:r>
    </w:p>
    <w:p w:rsidR="00000000" w:rsidDel="00000000" w:rsidP="00000000" w:rsidRDefault="00000000" w:rsidRPr="00000000" w14:paraId="000000A6">
      <w:pPr>
        <w:numPr>
          <w:ilvl w:val="0"/>
          <w:numId w:val="7"/>
        </w:numPr>
        <w:spacing w:after="0" w:afterAutospacing="0" w:before="0" w:beforeAutospacing="0" w:lineRule="auto"/>
        <w:ind w:left="720" w:hanging="360"/>
        <w:rPr/>
      </w:pPr>
      <w:r w:rsidDel="00000000" w:rsidR="00000000" w:rsidRPr="00000000">
        <w:rPr>
          <w:rtl w:val="0"/>
        </w:rPr>
        <w:t xml:space="preserve">Trial or study steering committee oversight</w:t>
      </w:r>
    </w:p>
    <w:p w:rsidR="00000000" w:rsidDel="00000000" w:rsidP="00000000" w:rsidRDefault="00000000" w:rsidRPr="00000000" w14:paraId="000000A7">
      <w:pPr>
        <w:numPr>
          <w:ilvl w:val="0"/>
          <w:numId w:val="7"/>
        </w:numPr>
        <w:spacing w:after="0" w:afterAutospacing="0" w:before="0" w:beforeAutospacing="0" w:lineRule="auto"/>
        <w:ind w:left="720" w:hanging="360"/>
        <w:rPr/>
      </w:pPr>
      <w:r w:rsidDel="00000000" w:rsidR="00000000" w:rsidRPr="00000000">
        <w:rPr>
          <w:rtl w:val="0"/>
        </w:rPr>
        <w:t xml:space="preserve">Public reporting or transparency dashboards</w:t>
      </w:r>
    </w:p>
    <w:p w:rsidR="00000000" w:rsidDel="00000000" w:rsidP="00000000" w:rsidRDefault="00000000" w:rsidRPr="00000000" w14:paraId="000000A8">
      <w:pPr>
        <w:numPr>
          <w:ilvl w:val="0"/>
          <w:numId w:val="7"/>
        </w:numPr>
        <w:spacing w:after="0" w:afterAutospacing="0" w:before="0" w:beforeAutospacing="0" w:lineRule="auto"/>
        <w:ind w:left="720" w:hanging="360"/>
        <w:rPr/>
      </w:pPr>
      <w:r w:rsidDel="00000000" w:rsidR="00000000" w:rsidRPr="00000000">
        <w:rPr>
          <w:rtl w:val="0"/>
        </w:rPr>
        <w:t xml:space="preserve">Community advisory panels or public contributors</w:t>
      </w:r>
    </w:p>
    <w:p w:rsidR="00000000" w:rsidDel="00000000" w:rsidP="00000000" w:rsidRDefault="00000000" w:rsidRPr="00000000" w14:paraId="000000A9">
      <w:pPr>
        <w:numPr>
          <w:ilvl w:val="0"/>
          <w:numId w:val="7"/>
        </w:numPr>
        <w:spacing w:after="240" w:before="0" w:beforeAutospacing="0" w:lineRule="auto"/>
        <w:ind w:left="720" w:hanging="360"/>
        <w:rPr/>
      </w:pPr>
      <w:r w:rsidDel="00000000" w:rsidR="00000000" w:rsidRPr="00000000">
        <w:rPr>
          <w:rtl w:val="0"/>
        </w:rPr>
        <w:t xml:space="preserve">Other [please specify]</w:t>
      </w:r>
    </w:p>
    <w:p w:rsidR="00000000" w:rsidDel="00000000" w:rsidP="00000000" w:rsidRDefault="00000000" w:rsidRPr="00000000" w14:paraId="000000AA">
      <w:pPr>
        <w:spacing w:after="240" w:before="240" w:lineRule="auto"/>
        <w:rPr/>
      </w:pPr>
      <w:r w:rsidDel="00000000" w:rsidR="00000000" w:rsidRPr="00000000">
        <w:rPr>
          <w:b w:val="1"/>
          <w:rtl w:val="0"/>
        </w:rPr>
        <w:t xml:space="preserve">20) What’s the one resource or change that would help you embed inclusion in your work tomorrow?</w:t>
        <w:br w:type="textWrapping"/>
      </w:r>
      <w:r w:rsidDel="00000000" w:rsidR="00000000" w:rsidRPr="00000000">
        <w:rPr>
          <w:rtl w:val="0"/>
        </w:rPr>
        <w:t xml:space="preserve">(free text, &lt;= 200 words).</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spacing w:after="240" w:before="240" w:lineRule="auto"/>
        <w:rPr/>
      </w:pPr>
      <w:bookmarkStart w:colFirst="0" w:colLast="0" w:name="_jb14lg1ehefh" w:id="11"/>
      <w:bookmarkEnd w:id="11"/>
      <w:r w:rsidDel="00000000" w:rsidR="00000000" w:rsidRPr="00000000">
        <w:rPr>
          <w:rtl w:val="0"/>
        </w:rPr>
        <w:t xml:space="preserve">F. Admin &amp; contact </w:t>
      </w:r>
    </w:p>
    <w:p w:rsidR="00000000" w:rsidDel="00000000" w:rsidP="00000000" w:rsidRDefault="00000000" w:rsidRPr="00000000" w14:paraId="000000AD">
      <w:pPr>
        <w:numPr>
          <w:ilvl w:val="0"/>
          <w:numId w:val="2"/>
        </w:numPr>
        <w:spacing w:after="0" w:afterAutospacing="0" w:before="240" w:lineRule="auto"/>
        <w:ind w:left="720" w:hanging="360"/>
        <w:rPr>
          <w:u w:val="none"/>
        </w:rPr>
      </w:pPr>
      <w:commentRangeStart w:id="16"/>
      <w:r w:rsidDel="00000000" w:rsidR="00000000" w:rsidRPr="00000000">
        <w:rPr>
          <w:rtl w:val="0"/>
        </w:rPr>
        <w:t xml:space="preserve">Would you like to join the DSxHE mailing list? (Yes/No).</w:t>
      </w:r>
    </w:p>
    <w:p w:rsidR="00000000" w:rsidDel="00000000" w:rsidP="00000000" w:rsidRDefault="00000000" w:rsidRPr="00000000" w14:paraId="000000AE">
      <w:pPr>
        <w:numPr>
          <w:ilvl w:val="0"/>
          <w:numId w:val="2"/>
        </w:numPr>
        <w:spacing w:after="0" w:afterAutospacing="0" w:before="0" w:beforeAutospacing="0" w:lineRule="auto"/>
        <w:ind w:left="720" w:hanging="360"/>
        <w:rPr>
          <w:u w:val="none"/>
        </w:rPr>
      </w:pPr>
      <w:r w:rsidDel="00000000" w:rsidR="00000000" w:rsidRPr="00000000">
        <w:rPr>
          <w:rtl w:val="0"/>
        </w:rPr>
        <w:t xml:space="preserve">Would you like to join the DSxHE Data Diversity Theme mailing list? (Yes/No).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AF">
      <w:pPr>
        <w:numPr>
          <w:ilvl w:val="0"/>
          <w:numId w:val="2"/>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Willing to be contacted for a follow-up? (Yes→ separate contact form link; No).</w:t>
      </w:r>
    </w:p>
    <w:p w:rsidR="00000000" w:rsidDel="00000000" w:rsidP="00000000" w:rsidRDefault="00000000" w:rsidRPr="00000000" w14:paraId="000000B0">
      <w:pPr>
        <w:spacing w:after="240" w:before="240" w:lineRule="auto"/>
        <w:rPr>
          <w:i w:val="1"/>
        </w:rPr>
      </w:pPr>
      <w:r w:rsidDel="00000000" w:rsidR="00000000" w:rsidRPr="00000000">
        <w:rPr>
          <w:i w:val="1"/>
          <w:rtl w:val="0"/>
        </w:rPr>
        <w:t xml:space="preserve">(Show simple consent line + link to privacy note. Store contacts in a separate form to keep survey responses anonymous.)</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Title"/>
        <w:rPr/>
      </w:pPr>
      <w:bookmarkStart w:colFirst="0" w:colLast="0" w:name="_vik72crnmt9v" w:id="12"/>
      <w:bookmarkEnd w:id="12"/>
      <w:r w:rsidDel="00000000" w:rsidR="00000000" w:rsidRPr="00000000">
        <w:rPr>
          <w:rtl w:val="0"/>
        </w:rPr>
        <w:t xml:space="preserve">Challenges in designing and conducting inclusive research</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Title"/>
        <w:rPr/>
      </w:pPr>
      <w:bookmarkStart w:colFirst="0" w:colLast="0" w:name="_qpqe82x6mjpr" w:id="13"/>
      <w:bookmarkEnd w:id="13"/>
      <w:r w:rsidDel="00000000" w:rsidR="00000000" w:rsidRPr="00000000">
        <w:rPr>
          <w:color w:val="ff0000"/>
          <w:rtl w:val="0"/>
        </w:rPr>
        <w:t xml:space="preserve">Alternative: Challenges in </w:t>
      </w:r>
      <w:r w:rsidDel="00000000" w:rsidR="00000000" w:rsidRPr="00000000">
        <w:rPr>
          <w:color w:val="ff0000"/>
          <w:rtl w:val="0"/>
        </w:rPr>
        <w:t xml:space="preserve">embedding</w:t>
      </w:r>
      <w:r w:rsidDel="00000000" w:rsidR="00000000" w:rsidRPr="00000000">
        <w:rPr>
          <w:color w:val="ff0000"/>
          <w:rtl w:val="0"/>
        </w:rPr>
        <w:t xml:space="preserve"> </w:t>
      </w:r>
      <w:commentRangeStart w:id="17"/>
      <w:r w:rsidDel="00000000" w:rsidR="00000000" w:rsidRPr="00000000">
        <w:rPr>
          <w:color w:val="ff0000"/>
          <w:rtl w:val="0"/>
        </w:rPr>
        <w:t xml:space="preserve">inclusion</w:t>
      </w:r>
      <w:commentRangeEnd w:id="17"/>
      <w:r w:rsidDel="00000000" w:rsidR="00000000" w:rsidRPr="00000000">
        <w:commentReference w:id="17"/>
      </w:r>
      <w:r w:rsidDel="00000000" w:rsidR="00000000" w:rsidRPr="00000000">
        <w:rPr>
          <w:color w:val="ff0000"/>
          <w:rtl w:val="0"/>
        </w:rPr>
        <w:t xml:space="preserve"> in data-driven health research</w:t>
      </w:r>
      <w:r w:rsidDel="00000000" w:rsidR="00000000" w:rsidRPr="00000000">
        <w:rPr>
          <w:rtl w:val="0"/>
        </w:rPr>
      </w:r>
    </w:p>
    <w:p w:rsidR="00000000" w:rsidDel="00000000" w:rsidP="00000000" w:rsidRDefault="00000000" w:rsidRPr="00000000" w14:paraId="000000B9">
      <w:pPr>
        <w:pStyle w:val="Heading1"/>
        <w:rPr/>
      </w:pPr>
      <w:bookmarkStart w:colFirst="0" w:colLast="0" w:name="_dmrhyb5f7zy2" w:id="14"/>
      <w:bookmarkEnd w:id="14"/>
      <w:commentRangeStart w:id="18"/>
      <w:r w:rsidDel="00000000" w:rsidR="00000000" w:rsidRPr="00000000">
        <w:rPr>
          <w:rtl w:val="0"/>
        </w:rPr>
        <w:t xml:space="preserve">Background</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Biomedical datasets available today tend not to be representative of populations: </w:t>
      </w:r>
      <w:commentRangeStart w:id="19"/>
      <w:r w:rsidDel="00000000" w:rsidR="00000000" w:rsidRPr="00000000">
        <w:rPr>
          <w:rtl w:val="0"/>
        </w:rPr>
        <w:t xml:space="preserve">for example, participants of European </w:t>
      </w:r>
      <w:r w:rsidDel="00000000" w:rsidR="00000000" w:rsidRPr="00000000">
        <w:rPr>
          <w:rtl w:val="0"/>
        </w:rPr>
        <w:t xml:space="preserve">genetic ancestry contribute to over 80% of data collected in genomic studies but are only</w:t>
      </w:r>
      <w:r w:rsidDel="00000000" w:rsidR="00000000" w:rsidRPr="00000000">
        <w:rPr>
          <w:rtl w:val="0"/>
        </w:rPr>
        <w:t xml:space="preserve"> less than 16% of the global population. </w:t>
      </w:r>
      <w:commentRangeEnd w:id="19"/>
      <w:r w:rsidDel="00000000" w:rsidR="00000000" w:rsidRPr="00000000">
        <w:commentReference w:id="19"/>
      </w:r>
      <w:r w:rsidDel="00000000" w:rsidR="00000000" w:rsidRPr="00000000">
        <w:rPr>
          <w:rtl w:val="0"/>
        </w:rPr>
        <w:t xml:space="preserve">This lack of data diversity can limit the generalisability of research findings within populations and as a consequence,  underestimate the effectiveness of predictive tools and interventions for groups not well represented.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underlying contributing reasons for the lack of diversity in datasets are multifactorial, but a significant contributing factor is the way in which research is designed and conducted at all stages of the research lifecycle. These factors can include, but are not limited to recruitment and consent processes, the data variables collected, and interpretation and dissemination of results.  </w:t>
      </w:r>
      <w:commentRangeStart w:id="20"/>
      <w:r w:rsidDel="00000000" w:rsidR="00000000" w:rsidRPr="00000000">
        <w:rPr>
          <w:rtl w:val="0"/>
        </w:rPr>
        <w:t xml:space="preserve">An approach to </w:t>
      </w:r>
      <w:r w:rsidDel="00000000" w:rsidR="00000000" w:rsidRPr="00000000">
        <w:rPr>
          <w:b w:val="1"/>
          <w:i w:val="1"/>
          <w:rtl w:val="0"/>
        </w:rPr>
        <w:t xml:space="preserve">inclusive research design</w:t>
      </w:r>
      <w:r w:rsidDel="00000000" w:rsidR="00000000" w:rsidRPr="00000000">
        <w:rPr>
          <w:rtl w:val="0"/>
        </w:rPr>
        <w:t xml:space="preserve"> aims to ensure that research studies are designed and conducted in ways that mean that all groups are able to contribute and take part, and as such improve the representativeness of the wider population it aims to inform, so that findings are more generalisable.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BD">
      <w:pPr>
        <w:pStyle w:val="Heading2"/>
        <w:rPr/>
      </w:pPr>
      <w:bookmarkStart w:colFirst="0" w:colLast="0" w:name="_p7gm0jo3wn0" w:id="15"/>
      <w:bookmarkEnd w:id="15"/>
      <w:r w:rsidDel="00000000" w:rsidR="00000000" w:rsidRPr="00000000">
        <w:rPr>
          <w:rtl w:val="0"/>
        </w:rPr>
        <w:t xml:space="preserve">Why we are doing this survey</w:t>
      </w:r>
    </w:p>
    <w:p w:rsidR="00000000" w:rsidDel="00000000" w:rsidP="00000000" w:rsidRDefault="00000000" w:rsidRPr="00000000" w14:paraId="000000BE">
      <w:pPr>
        <w:rPr/>
      </w:pPr>
      <w:r w:rsidDel="00000000" w:rsidR="00000000" w:rsidRPr="00000000">
        <w:rPr>
          <w:rtl w:val="0"/>
        </w:rPr>
        <w:t xml:space="preserve">We want to understand the barriers and facilitators to designing and conducting inclusive research (see below for exactly what we mean by this and other key terms).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We’d particularly like to hear from stakeholders who influence or are directly involved in health and biomedical research. Whether you’re the researcher yourself or if you advise on or influence study design, we want to hear what challenges you encounter with respect to inclusive research.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Your answers will directly inform the types of tools and resources that we will develop to help embedding inclusive research design into everyday research to generate more diversity in data. </w:t>
      </w:r>
      <w:r w:rsidDel="00000000" w:rsidR="00000000" w:rsidRPr="00000000">
        <w:rPr>
          <w:rtl w:val="0"/>
        </w:rPr>
      </w:r>
    </w:p>
    <w:p w:rsidR="00000000" w:rsidDel="00000000" w:rsidP="00000000" w:rsidRDefault="00000000" w:rsidRPr="00000000" w14:paraId="000000C3">
      <w:pPr>
        <w:pStyle w:val="Heading2"/>
        <w:rPr/>
      </w:pPr>
      <w:bookmarkStart w:colFirst="0" w:colLast="0" w:name="_nkeeq97bdmvg" w:id="16"/>
      <w:bookmarkEnd w:id="16"/>
      <w:r w:rsidDel="00000000" w:rsidR="00000000" w:rsidRPr="00000000">
        <w:rPr>
          <w:rtl w:val="0"/>
        </w:rPr>
        <w:t xml:space="preserve">Who’s running this survey</w:t>
      </w:r>
    </w:p>
    <w:p w:rsidR="00000000" w:rsidDel="00000000" w:rsidP="00000000" w:rsidRDefault="00000000" w:rsidRPr="00000000" w14:paraId="000000C4">
      <w:pPr>
        <w:rPr/>
      </w:pPr>
      <w:r w:rsidDel="00000000" w:rsidR="00000000" w:rsidRPr="00000000">
        <w:rPr>
          <w:rtl w:val="0"/>
        </w:rPr>
        <w:t xml:space="preserve">This survey is being run by</w:t>
      </w:r>
      <w:commentRangeStart w:id="21"/>
      <w:r w:rsidDel="00000000" w:rsidR="00000000" w:rsidRPr="00000000">
        <w:rPr>
          <w:rtl w:val="0"/>
        </w:rPr>
        <w:t xml:space="preserve"> Data Science for Health Equity’s (DSxHE) Data Diversity Theme, a joint initiative between DSxHE and Cancer Research UK</w:t>
      </w:r>
      <w:commentRangeEnd w:id="21"/>
      <w:r w:rsidDel="00000000" w:rsidR="00000000" w:rsidRPr="00000000">
        <w:commentReference w:id="21"/>
      </w:r>
      <w:r w:rsidDel="00000000" w:rsidR="00000000" w:rsidRPr="00000000">
        <w:rPr>
          <w:rtl w:val="0"/>
        </w:rPr>
        <w:t xml:space="preserve">. Our goal is t</w:t>
      </w:r>
      <w:r w:rsidDel="00000000" w:rsidR="00000000" w:rsidRPr="00000000">
        <w:rPr>
          <w:rtl w:val="0"/>
        </w:rPr>
        <w:t xml:space="preserve">o empower researchers, clinicians, and patient advocates with the tools, evidence, and skills to embed inclusive research design throughout the research lifecycle to generate diversity in data, so that advances in biomedical research benefit everyone.</w:t>
        <w:br w:type="textWrapping"/>
        <w:br w:type="textWrapping"/>
      </w:r>
    </w:p>
    <w:p w:rsidR="00000000" w:rsidDel="00000000" w:rsidP="00000000" w:rsidRDefault="00000000" w:rsidRPr="00000000" w14:paraId="000000C5">
      <w:pPr>
        <w:pStyle w:val="Heading2"/>
        <w:rPr>
          <w:color w:val="ff0000"/>
        </w:rPr>
      </w:pPr>
      <w:bookmarkStart w:colFirst="0" w:colLast="0" w:name="_uyf1nppkwavb" w:id="17"/>
      <w:bookmarkEnd w:id="17"/>
      <w:commentRangeStart w:id="22"/>
      <w:commentRangeStart w:id="23"/>
      <w:r w:rsidDel="00000000" w:rsidR="00000000" w:rsidRPr="00000000">
        <w:rPr>
          <w:color w:val="ff0000"/>
          <w:rtl w:val="0"/>
        </w:rPr>
        <w:t xml:space="preserve">Shorter alternative:</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C6">
      <w:pPr>
        <w:pStyle w:val="Heading2"/>
        <w:rPr>
          <w:color w:val="ff0000"/>
        </w:rPr>
      </w:pPr>
      <w:bookmarkStart w:colFirst="0" w:colLast="0" w:name="_x3ky2dod53gk" w:id="18"/>
      <w:bookmarkEnd w:id="18"/>
      <w:r w:rsidDel="00000000" w:rsidR="00000000" w:rsidRPr="00000000">
        <w:rPr>
          <w:color w:val="ff0000"/>
          <w:rtl w:val="0"/>
        </w:rPr>
        <w:t xml:space="preserve">Purpose</w:t>
      </w:r>
    </w:p>
    <w:p w:rsidR="00000000" w:rsidDel="00000000" w:rsidP="00000000" w:rsidRDefault="00000000" w:rsidRPr="00000000" w14:paraId="000000C7">
      <w:pPr>
        <w:rPr>
          <w:color w:val="ff0000"/>
        </w:rPr>
      </w:pPr>
      <w:r w:rsidDel="00000000" w:rsidR="00000000" w:rsidRPr="00000000">
        <w:rPr>
          <w:rtl w:val="0"/>
        </w:rPr>
      </w:r>
    </w:p>
    <w:p w:rsidR="00000000" w:rsidDel="00000000" w:rsidP="00000000" w:rsidRDefault="00000000" w:rsidRPr="00000000" w14:paraId="000000C8">
      <w:pPr>
        <w:rPr>
          <w:color w:val="ff000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sz w:val="32"/>
          <w:szCs w:val="32"/>
        </w:rPr>
      </w:pPr>
      <w:r w:rsidDel="00000000" w:rsidR="00000000" w:rsidRPr="00000000">
        <w:rPr>
          <w:rtl w:val="0"/>
        </w:rPr>
      </w:r>
    </w:p>
    <w:p w:rsidR="00000000" w:rsidDel="00000000" w:rsidP="00000000" w:rsidRDefault="00000000" w:rsidRPr="00000000" w14:paraId="000000CB">
      <w:pPr>
        <w:pStyle w:val="Heading2"/>
        <w:rPr/>
      </w:pPr>
      <w:bookmarkStart w:colFirst="0" w:colLast="0" w:name="_ebvo3waunzfm" w:id="19"/>
      <w:bookmarkEnd w:id="19"/>
      <w:r w:rsidDel="00000000" w:rsidR="00000000" w:rsidRPr="00000000">
        <w:rPr>
          <w:rtl w:val="0"/>
        </w:rPr>
        <w:t xml:space="preserve">Key terms</w:t>
      </w:r>
      <w:r w:rsidDel="00000000" w:rsidR="00000000" w:rsidRPr="00000000">
        <w:rPr>
          <w:rtl w:val="0"/>
        </w:rPr>
        <w:t xml:space="preserve"> (</w:t>
      </w:r>
      <w:r w:rsidDel="00000000" w:rsidR="00000000" w:rsidRPr="00000000">
        <w:rPr>
          <w:color w:val="ff0000"/>
          <w:rtl w:val="0"/>
        </w:rPr>
        <w:t xml:space="preserve">plus shorter alternative definitions</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The language around these topics can be confusing. To avoid any misunderstandings, here is how we define some of the key terms that are relevant to this survey. </w:t>
      </w:r>
    </w:p>
    <w:p w:rsidR="00000000" w:rsidDel="00000000" w:rsidP="00000000" w:rsidRDefault="00000000" w:rsidRPr="00000000" w14:paraId="000000CD">
      <w:pPr>
        <w:spacing w:after="240" w:before="240" w:lineRule="auto"/>
        <w:rPr/>
      </w:pPr>
      <w:r w:rsidDel="00000000" w:rsidR="00000000" w:rsidRPr="00000000">
        <w:rPr>
          <w:b w:val="1"/>
          <w:rtl w:val="0"/>
        </w:rPr>
        <w:t xml:space="preserve">Data diversity</w:t>
      </w:r>
      <w:r w:rsidDel="00000000" w:rsidR="00000000" w:rsidRPr="00000000">
        <w:rPr>
          <w:rtl w:val="0"/>
        </w:rPr>
        <w:t xml:space="preserve"> is about </w:t>
      </w:r>
      <w:r w:rsidDel="00000000" w:rsidR="00000000" w:rsidRPr="00000000">
        <w:rPr>
          <w:i w:val="1"/>
          <w:rtl w:val="0"/>
        </w:rPr>
        <w:t xml:space="preserve">what’s in the dataset</w:t>
      </w:r>
      <w:r w:rsidDel="00000000" w:rsidR="00000000" w:rsidRPr="00000000">
        <w:rPr>
          <w:rtl w:val="0"/>
        </w:rPr>
        <w:t xml:space="preserve">. It focuses on ensuring that research data captures the variation that exists in the real world for example across ethnicity, age, sex, disability, socioeconomic background, geography, and more. Without capturing diversity in data, findings may be biased or only applicable to small groups, which can lead to widening of health inequalities.</w:t>
      </w:r>
    </w:p>
    <w:p w:rsidR="00000000" w:rsidDel="00000000" w:rsidP="00000000" w:rsidRDefault="00000000" w:rsidRPr="00000000" w14:paraId="000000CE">
      <w:pPr>
        <w:rPr>
          <w:color w:val="ff0000"/>
        </w:rPr>
      </w:pPr>
      <w:r w:rsidDel="00000000" w:rsidR="00000000" w:rsidRPr="00000000">
        <w:rPr>
          <w:b w:val="1"/>
          <w:color w:val="ff0000"/>
          <w:rtl w:val="0"/>
        </w:rPr>
        <w:t xml:space="preserve">Data diversity</w:t>
      </w:r>
      <w:r w:rsidDel="00000000" w:rsidR="00000000" w:rsidRPr="00000000">
        <w:rPr>
          <w:color w:val="ff0000"/>
          <w:rtl w:val="0"/>
        </w:rPr>
        <w:t xml:space="preserve"> is about ensuring that data </w:t>
      </w:r>
      <w:r w:rsidDel="00000000" w:rsidR="00000000" w:rsidRPr="00000000">
        <w:rPr>
          <w:color w:val="ff0000"/>
          <w:rtl w:val="0"/>
        </w:rPr>
        <w:t xml:space="preserve">reflects the real-world variation</w:t>
      </w:r>
      <w:r w:rsidDel="00000000" w:rsidR="00000000" w:rsidRPr="00000000">
        <w:rPr>
          <w:color w:val="ff0000"/>
          <w:rtl w:val="0"/>
        </w:rPr>
        <w:t xml:space="preserve"> that is relevant to the research question (eg. ethnicity, age, sex/gender, disability, socioeconomic background, geography, language, genetic ancestry). This may vary by disease area.</w:t>
      </w:r>
    </w:p>
    <w:p w:rsidR="00000000" w:rsidDel="00000000" w:rsidP="00000000" w:rsidRDefault="00000000" w:rsidRPr="00000000" w14:paraId="000000CF">
      <w:pPr>
        <w:spacing w:after="240" w:before="240" w:lineRule="auto"/>
        <w:rPr/>
      </w:pPr>
      <w:r w:rsidDel="00000000" w:rsidR="00000000" w:rsidRPr="00000000">
        <w:rPr>
          <w:b w:val="1"/>
          <w:rtl w:val="0"/>
        </w:rPr>
        <w:t xml:space="preserve">Inclusive research design</w:t>
      </w:r>
      <w:r w:rsidDel="00000000" w:rsidR="00000000" w:rsidRPr="00000000">
        <w:rPr>
          <w:rtl w:val="0"/>
        </w:rPr>
        <w:t xml:space="preserve"> is about </w:t>
      </w:r>
      <w:r w:rsidDel="00000000" w:rsidR="00000000" w:rsidRPr="00000000">
        <w:rPr>
          <w:i w:val="1"/>
          <w:rtl w:val="0"/>
        </w:rPr>
        <w:t xml:space="preserve">how the research is done</w:t>
      </w:r>
      <w:r w:rsidDel="00000000" w:rsidR="00000000" w:rsidRPr="00000000">
        <w:rPr>
          <w:rtl w:val="0"/>
        </w:rPr>
        <w:t xml:space="preserve">. It refers to the choices researchers make when designing and conducting studies — from recruitment and consent processes to the acceptability of participation, the variables collected, and how results are interpreted and disseminated. Inclusive research aims to ensure that studies are sufficiently representative of the population it aims to serve, so that findings are accessible, acceptable, and relevant to everyone who might benefit. </w:t>
      </w:r>
    </w:p>
    <w:p w:rsidR="00000000" w:rsidDel="00000000" w:rsidP="00000000" w:rsidRDefault="00000000" w:rsidRPr="00000000" w14:paraId="000000D0">
      <w:pPr>
        <w:rPr>
          <w:color w:val="ff0000"/>
        </w:rPr>
      </w:pPr>
      <w:r w:rsidDel="00000000" w:rsidR="00000000" w:rsidRPr="00000000">
        <w:rPr>
          <w:b w:val="1"/>
          <w:color w:val="ff0000"/>
          <w:rtl w:val="0"/>
        </w:rPr>
        <w:t xml:space="preserve">Inclusive research design</w:t>
      </w:r>
      <w:r w:rsidDel="00000000" w:rsidR="00000000" w:rsidRPr="00000000">
        <w:rPr>
          <w:color w:val="ff0000"/>
          <w:rtl w:val="0"/>
        </w:rPr>
        <w:t xml:space="preserve"> is about how research is planned and run so all relevant groups can participate and be represented (eligibility, recruitment, consent, accessibility, variables captured, analysis, interpretation, dissemination).</w:t>
      </w:r>
    </w:p>
    <w:p w:rsidR="00000000" w:rsidDel="00000000" w:rsidP="00000000" w:rsidRDefault="00000000" w:rsidRPr="00000000" w14:paraId="000000D1">
      <w:pPr>
        <w:spacing w:after="240" w:before="240" w:lineRule="auto"/>
        <w:rPr/>
      </w:pPr>
      <w:commentRangeStart w:id="24"/>
      <w:r w:rsidDel="00000000" w:rsidR="00000000" w:rsidRPr="00000000">
        <w:rPr>
          <w:b w:val="1"/>
          <w:rtl w:val="0"/>
        </w:rPr>
        <w:t xml:space="preserve">Health inequalities </w:t>
      </w:r>
      <w:r w:rsidDel="00000000" w:rsidR="00000000" w:rsidRPr="00000000">
        <w:rPr>
          <w:rtl w:val="0"/>
        </w:rPr>
        <w:t xml:space="preserve">refer to measurable</w:t>
      </w:r>
      <w:r w:rsidDel="00000000" w:rsidR="00000000" w:rsidRPr="00000000">
        <w:rPr>
          <w:rtl w:val="0"/>
        </w:rPr>
        <w:t xml:space="preserve"> </w:t>
      </w:r>
      <w:r w:rsidDel="00000000" w:rsidR="00000000" w:rsidRPr="00000000">
        <w:rPr>
          <w:rtl w:val="0"/>
        </w:rPr>
        <w:t xml:space="preserve">differences in health outcomes between groups or populations, such as differences in life expectancy, or the age at which we get preventable diseases.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D2">
      <w:pPr>
        <w:spacing w:after="240" w:before="240" w:lineRule="auto"/>
        <w:rPr>
          <w:color w:val="ff0000"/>
        </w:rPr>
      </w:pPr>
      <w:r w:rsidDel="00000000" w:rsidR="00000000" w:rsidRPr="00000000">
        <w:rPr>
          <w:b w:val="1"/>
          <w:color w:val="ff0000"/>
          <w:rtl w:val="0"/>
        </w:rPr>
        <w:t xml:space="preserve">Health inequalities </w:t>
      </w:r>
      <w:r w:rsidDel="00000000" w:rsidR="00000000" w:rsidRPr="00000000">
        <w:rPr>
          <w:color w:val="ff0000"/>
          <w:rtl w:val="0"/>
        </w:rPr>
        <w:t xml:space="preserve">are measurable differences in health outcomes between groups.</w:t>
      </w:r>
    </w:p>
    <w:p w:rsidR="00000000" w:rsidDel="00000000" w:rsidP="00000000" w:rsidRDefault="00000000" w:rsidRPr="00000000" w14:paraId="000000D3">
      <w:pPr>
        <w:spacing w:after="240" w:before="240" w:lineRule="auto"/>
        <w:rPr/>
      </w:pPr>
      <w:r w:rsidDel="00000000" w:rsidR="00000000" w:rsidRPr="00000000">
        <w:rPr>
          <w:b w:val="1"/>
          <w:rtl w:val="0"/>
        </w:rPr>
        <w:t xml:space="preserve">Health equity </w:t>
      </w:r>
      <w:r w:rsidDel="00000000" w:rsidR="00000000" w:rsidRPr="00000000">
        <w:rPr>
          <w:rtl w:val="0"/>
        </w:rPr>
        <w:t xml:space="preserve">is achieved when everyone can attain their full potential for health and well-being.</w:t>
      </w:r>
      <w:r w:rsidDel="00000000" w:rsidR="00000000" w:rsidRPr="00000000">
        <w:rPr>
          <w:rtl w:val="0"/>
        </w:rPr>
      </w:r>
    </w:p>
    <w:p w:rsidR="00000000" w:rsidDel="00000000" w:rsidP="00000000" w:rsidRDefault="00000000" w:rsidRPr="00000000" w14:paraId="000000D4">
      <w:pPr>
        <w:spacing w:after="240" w:before="240" w:lineRule="auto"/>
        <w:rPr>
          <w:b w:val="1"/>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sz w:val="32"/>
          <w:szCs w:val="32"/>
        </w:rPr>
      </w:pPr>
      <w:r w:rsidDel="00000000" w:rsidR="00000000" w:rsidRPr="00000000">
        <w:rPr>
          <w:rtl w:val="0"/>
        </w:rPr>
      </w:r>
    </w:p>
    <w:p w:rsidR="00000000" w:rsidDel="00000000" w:rsidP="00000000" w:rsidRDefault="00000000" w:rsidRPr="00000000" w14:paraId="000000D9">
      <w:pPr>
        <w:rPr>
          <w:b w:val="1"/>
          <w:sz w:val="32"/>
          <w:szCs w:val="32"/>
        </w:rPr>
      </w:pPr>
      <w:r w:rsidDel="00000000" w:rsidR="00000000" w:rsidRPr="00000000">
        <w:rPr>
          <w:rtl w:val="0"/>
        </w:rPr>
      </w:r>
    </w:p>
    <w:p w:rsidR="00000000" w:rsidDel="00000000" w:rsidP="00000000" w:rsidRDefault="00000000" w:rsidRPr="00000000" w14:paraId="000000DA">
      <w:pPr>
        <w:rPr>
          <w:b w:val="1"/>
          <w:sz w:val="32"/>
          <w:szCs w:val="32"/>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1"/>
        <w:rPr/>
      </w:pPr>
      <w:bookmarkStart w:colFirst="0" w:colLast="0" w:name="_irac9yrthghp" w:id="20"/>
      <w:bookmarkEnd w:id="20"/>
      <w:r w:rsidDel="00000000" w:rsidR="00000000" w:rsidRPr="00000000">
        <w:rPr>
          <w:rtl w:val="0"/>
        </w:rPr>
        <w:t xml:space="preserve">Draft questions</w:t>
      </w:r>
      <w:r w:rsidDel="00000000" w:rsidR="00000000" w:rsidRPr="00000000">
        <w:rPr>
          <w:rtl w:val="0"/>
        </w:rPr>
      </w:r>
    </w:p>
    <w:p w:rsidR="00000000" w:rsidDel="00000000" w:rsidP="00000000" w:rsidRDefault="00000000" w:rsidRPr="00000000" w14:paraId="000000DD">
      <w:pPr>
        <w:pStyle w:val="Heading2"/>
        <w:spacing w:after="240" w:before="240" w:lineRule="auto"/>
        <w:rPr/>
      </w:pPr>
      <w:bookmarkStart w:colFirst="0" w:colLast="0" w:name="_4wluq82kp1b6" w:id="21"/>
      <w:bookmarkEnd w:id="21"/>
      <w:r w:rsidDel="00000000" w:rsidR="00000000" w:rsidRPr="00000000">
        <w:rPr>
          <w:rtl w:val="0"/>
        </w:rPr>
        <w:t xml:space="preserve">A. About </w:t>
      </w:r>
      <w:commentRangeStart w:id="25"/>
      <w:r w:rsidDel="00000000" w:rsidR="00000000" w:rsidRPr="00000000">
        <w:rPr>
          <w:rtl w:val="0"/>
        </w:rPr>
        <w:t xml:space="preserve">you</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DE">
      <w:pPr>
        <w:numPr>
          <w:ilvl w:val="0"/>
          <w:numId w:val="1"/>
        </w:numPr>
        <w:spacing w:after="0" w:afterAutospacing="0" w:before="240" w:lineRule="auto"/>
        <w:ind w:left="720" w:hanging="360"/>
        <w:rPr/>
      </w:pPr>
      <w:r w:rsidDel="00000000" w:rsidR="00000000" w:rsidRPr="00000000">
        <w:rPr>
          <w:u w:val="single"/>
          <w:rtl w:val="0"/>
        </w:rPr>
        <w:t xml:space="preserve">Country/Countries of work</w:t>
      </w:r>
      <w:r w:rsidDel="00000000" w:rsidR="00000000" w:rsidRPr="00000000">
        <w:rPr>
          <w:rtl w:val="0"/>
        </w:rPr>
        <w:t xml:space="preserve"> (dropdown; select all that apply).</w:t>
      </w:r>
      <w:r w:rsidDel="00000000" w:rsidR="00000000" w:rsidRPr="00000000">
        <w:rPr>
          <w:rtl w:val="0"/>
        </w:rPr>
      </w:r>
    </w:p>
    <w:p w:rsidR="00000000" w:rsidDel="00000000" w:rsidP="00000000" w:rsidRDefault="00000000" w:rsidRPr="00000000" w14:paraId="000000DF">
      <w:pPr>
        <w:numPr>
          <w:ilvl w:val="0"/>
          <w:numId w:val="1"/>
        </w:numPr>
        <w:spacing w:after="0" w:afterAutospacing="0" w:before="0" w:beforeAutospacing="0" w:lineRule="auto"/>
        <w:ind w:left="720" w:hanging="360"/>
        <w:rPr/>
      </w:pPr>
      <w:r w:rsidDel="00000000" w:rsidR="00000000" w:rsidRPr="00000000">
        <w:rPr>
          <w:u w:val="single"/>
          <w:rtl w:val="0"/>
        </w:rPr>
        <w:t xml:space="preserve">Primary role</w:t>
      </w:r>
      <w:r w:rsidDel="00000000" w:rsidR="00000000" w:rsidRPr="00000000">
        <w:rPr>
          <w:rtl w:val="0"/>
        </w:rPr>
        <w:t xml:space="preserve"> (select all that apply): </w:t>
        <w:br w:type="textWrapping"/>
      </w:r>
      <w:r w:rsidDel="00000000" w:rsidR="00000000" w:rsidRPr="00000000">
        <w:rPr>
          <w:rtl w:val="0"/>
        </w:rPr>
        <w:t xml:space="preserve">Researcher</w:t>
      </w:r>
      <w:r w:rsidDel="00000000" w:rsidR="00000000" w:rsidRPr="00000000">
        <w:rPr>
          <w:rtl w:val="0"/>
        </w:rPr>
        <w:t xml:space="preserve">; </w:t>
        <w:br w:type="textWrapping"/>
        <w:t xml:space="preserve">Clinician; </w:t>
        <w:br w:type="textWrapping"/>
        <w:t xml:space="preserve">Trialist (e.g. CTU); </w:t>
        <w:br w:type="textWrapping"/>
        <w:t xml:space="preserve">Data scientist/bioinformatician; </w:t>
        <w:br w:type="textWrapping"/>
        <w:t xml:space="preserve">Funder; </w:t>
        <w:br w:type="textWrapping"/>
        <w:t xml:space="preserve">Regulator; </w:t>
        <w:br w:type="textWrapping"/>
        <w:t xml:space="preserve">Public contributor; </w:t>
        <w:br w:type="textWrapping"/>
        <w:t xml:space="preserve">Other [text].</w:t>
      </w:r>
    </w:p>
    <w:p w:rsidR="00000000" w:rsidDel="00000000" w:rsidP="00000000" w:rsidRDefault="00000000" w:rsidRPr="00000000" w14:paraId="000000E0">
      <w:pPr>
        <w:numPr>
          <w:ilvl w:val="0"/>
          <w:numId w:val="1"/>
        </w:numPr>
        <w:spacing w:after="0" w:afterAutospacing="0" w:before="0" w:beforeAutospacing="0" w:lineRule="auto"/>
        <w:ind w:left="720" w:hanging="360"/>
        <w:rPr/>
      </w:pPr>
      <w:r w:rsidDel="00000000" w:rsidR="00000000" w:rsidRPr="00000000">
        <w:rPr>
          <w:u w:val="single"/>
          <w:rtl w:val="0"/>
        </w:rPr>
        <w:t xml:space="preserve">Sector</w:t>
      </w:r>
      <w:r w:rsidDel="00000000" w:rsidR="00000000" w:rsidRPr="00000000">
        <w:rPr>
          <w:rtl w:val="0"/>
        </w:rPr>
        <w:t xml:space="preserve"> (one): </w:t>
        <w:br w:type="textWrapping"/>
        <w:t xml:space="preserve">Academia; </w:t>
        <w:br w:type="textWrapping"/>
        <w:t xml:space="preserve">NHS/Provider; </w:t>
        <w:br w:type="textWrapping"/>
        <w:t xml:space="preserve">Third sector; </w:t>
        <w:br w:type="textWrapping"/>
        <w:t xml:space="preserve">Industry; </w:t>
        <w:br w:type="textWrapping"/>
        <w:t xml:space="preserve">Government/Regulator; </w:t>
        <w:br w:type="textWrapping"/>
        <w:t xml:space="preserve">Other [text].</w:t>
      </w:r>
    </w:p>
    <w:p w:rsidR="00000000" w:rsidDel="00000000" w:rsidP="00000000" w:rsidRDefault="00000000" w:rsidRPr="00000000" w14:paraId="000000E1">
      <w:pPr>
        <w:numPr>
          <w:ilvl w:val="0"/>
          <w:numId w:val="1"/>
        </w:numPr>
        <w:spacing w:after="0" w:afterAutospacing="0" w:before="0" w:beforeAutospacing="0" w:lineRule="auto"/>
        <w:ind w:left="720" w:hanging="360"/>
        <w:rPr/>
      </w:pPr>
      <w:r w:rsidDel="00000000" w:rsidR="00000000" w:rsidRPr="00000000">
        <w:rPr>
          <w:u w:val="single"/>
          <w:rtl w:val="0"/>
        </w:rPr>
        <w:t xml:space="preserve">Years in current field</w:t>
      </w:r>
      <w:r w:rsidDel="00000000" w:rsidR="00000000" w:rsidRPr="00000000">
        <w:rPr>
          <w:rtl w:val="0"/>
        </w:rPr>
        <w:t xml:space="preserve"> (select one): </w:t>
        <w:br w:type="textWrapping"/>
        <w:t xml:space="preserve">&lt;2;  2–5;  6–10;  11–20;  &gt;20.</w:t>
      </w:r>
    </w:p>
    <w:p w:rsidR="00000000" w:rsidDel="00000000" w:rsidP="00000000" w:rsidRDefault="00000000" w:rsidRPr="00000000" w14:paraId="000000E2">
      <w:pPr>
        <w:numPr>
          <w:ilvl w:val="0"/>
          <w:numId w:val="1"/>
        </w:numPr>
        <w:spacing w:after="240" w:before="0" w:beforeAutospacing="0" w:lineRule="auto"/>
        <w:ind w:left="720" w:hanging="360"/>
        <w:rPr/>
      </w:pPr>
      <w:r w:rsidDel="00000000" w:rsidR="00000000" w:rsidRPr="00000000">
        <w:rPr>
          <w:u w:val="single"/>
          <w:rtl w:val="0"/>
        </w:rPr>
        <w:t xml:space="preserve">Involvement in </w:t>
      </w:r>
      <w:r w:rsidDel="00000000" w:rsidR="00000000" w:rsidRPr="00000000">
        <w:rPr>
          <w:u w:val="single"/>
          <w:rtl w:val="0"/>
        </w:rPr>
        <w:t xml:space="preserve">research</w:t>
      </w:r>
      <w:r w:rsidDel="00000000" w:rsidR="00000000" w:rsidRPr="00000000">
        <w:rPr>
          <w:u w:val="single"/>
          <w:rtl w:val="0"/>
        </w:rPr>
        <w:t xml:space="preserve"> design</w:t>
      </w:r>
      <w:r w:rsidDel="00000000" w:rsidR="00000000" w:rsidRPr="00000000">
        <w:rPr>
          <w:rtl w:val="0"/>
        </w:rPr>
        <w:t xml:space="preserve">: </w:t>
        <w:br w:type="textWrapping"/>
        <w:t xml:space="preserve">Lead; </w:t>
        <w:br w:type="textWrapping"/>
        <w:t xml:space="preserve">Contribute; </w:t>
        <w:br w:type="textWrapping"/>
        <w:t xml:space="preserve">Advise; </w:t>
        <w:br w:type="textWrapping"/>
        <w:t xml:space="preserve">Participant</w:t>
        <w:br w:type="textWrapping"/>
        <w:t xml:space="preserve">Not typically involved </w:t>
        <w:br w:type="textWrapping"/>
      </w:r>
    </w:p>
    <w:p w:rsidR="00000000" w:rsidDel="00000000" w:rsidP="00000000" w:rsidRDefault="00000000" w:rsidRPr="00000000" w14:paraId="000000E3">
      <w:pPr>
        <w:spacing w:after="240" w:before="240" w:lineRule="auto"/>
        <w:rPr>
          <w:b w:val="1"/>
        </w:rPr>
      </w:pPr>
      <w:r w:rsidDel="00000000" w:rsidR="00000000" w:rsidRPr="00000000">
        <w:rPr>
          <w:rtl w:val="0"/>
        </w:rPr>
      </w:r>
    </w:p>
    <w:p w:rsidR="00000000" w:rsidDel="00000000" w:rsidP="00000000" w:rsidRDefault="00000000" w:rsidRPr="00000000" w14:paraId="000000E4">
      <w:pPr>
        <w:pStyle w:val="Heading2"/>
        <w:spacing w:after="240" w:before="240" w:lineRule="auto"/>
        <w:rPr>
          <w:color w:val="ff0000"/>
        </w:rPr>
      </w:pPr>
      <w:bookmarkStart w:colFirst="0" w:colLast="0" w:name="_kuairxvzgktg" w:id="22"/>
      <w:bookmarkEnd w:id="22"/>
      <w:r w:rsidDel="00000000" w:rsidR="00000000" w:rsidRPr="00000000">
        <w:rPr>
          <w:rtl w:val="0"/>
        </w:rPr>
        <w:t xml:space="preserve">B. Diversity and representation in your studies</w:t>
      </w:r>
      <w:r w:rsidDel="00000000" w:rsidR="00000000" w:rsidRPr="00000000">
        <w:rPr>
          <w:rtl w:val="0"/>
        </w:rPr>
        <w:br w:type="textWrapping"/>
      </w:r>
      <w:r w:rsidDel="00000000" w:rsidR="00000000" w:rsidRPr="00000000">
        <w:rPr>
          <w:color w:val="ff0000"/>
          <w:rtl w:val="0"/>
        </w:rPr>
        <w:t xml:space="preserve">Your data context</w:t>
      </w:r>
    </w:p>
    <w:p w:rsidR="00000000" w:rsidDel="00000000" w:rsidP="00000000" w:rsidRDefault="00000000" w:rsidRPr="00000000" w14:paraId="000000E5">
      <w:pPr>
        <w:spacing w:after="240" w:before="240" w:lineRule="auto"/>
        <w:rPr/>
      </w:pPr>
      <w:r w:rsidDel="00000000" w:rsidR="00000000" w:rsidRPr="00000000">
        <w:rPr>
          <w:rtl w:val="0"/>
        </w:rPr>
        <w:t xml:space="preserve">First of all, we’d like to understand how data diversity is relevant to the projects that you’re involved or engaged with.</w:t>
      </w:r>
      <w:r w:rsidDel="00000000" w:rsidR="00000000" w:rsidRPr="00000000">
        <w:rPr>
          <w:rtl w:val="0"/>
        </w:rPr>
        <w:t xml:space="preserve"> Please answer the following questions with respect to the </w:t>
      </w:r>
      <w:commentRangeStart w:id="26"/>
      <w:commentRangeStart w:id="27"/>
      <w:r w:rsidDel="00000000" w:rsidR="00000000" w:rsidRPr="00000000">
        <w:rPr>
          <w:rtl w:val="0"/>
        </w:rPr>
        <w:t xml:space="preserve">most recent study/project that you were substantially involved with. </w:t>
      </w:r>
      <w:commentRangeEnd w:id="26"/>
      <w:r w:rsidDel="00000000" w:rsidR="00000000" w:rsidRPr="00000000">
        <w:commentReference w:id="26"/>
      </w:r>
      <w:r w:rsidDel="00000000" w:rsidR="00000000" w:rsidRPr="00000000">
        <w:rPr>
          <w:rtl w:val="0"/>
        </w:rPr>
        <w:t xml:space="preserve">If that’s not applicable, answer in</w:t>
      </w:r>
      <w:commentRangeEnd w:id="27"/>
      <w:r w:rsidDel="00000000" w:rsidR="00000000" w:rsidRPr="00000000">
        <w:commentReference w:id="27"/>
      </w:r>
      <w:r w:rsidDel="00000000" w:rsidR="00000000" w:rsidRPr="00000000">
        <w:rPr>
          <w:rtl w:val="0"/>
        </w:rPr>
        <w:t xml:space="preserve"> general.</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Are you involved in research that  (select all that apply)</w:t>
        <w:br w:type="textWrapping"/>
        <w:t xml:space="preserve">1)  uses existing data </w:t>
        <w:br w:type="textWrapping"/>
        <w:t xml:space="preserve">2 ) do you design research that generates new data?</w:t>
      </w:r>
    </w:p>
    <w:p w:rsidR="00000000" w:rsidDel="00000000" w:rsidP="00000000" w:rsidRDefault="00000000" w:rsidRPr="00000000" w14:paraId="000000E7">
      <w:pPr>
        <w:spacing w:after="240" w:before="240" w:lineRule="auto"/>
        <w:rPr/>
      </w:pPr>
      <w:r w:rsidDel="00000000" w:rsidR="00000000" w:rsidRPr="00000000">
        <w:rPr>
          <w:b w:val="1"/>
          <w:rtl w:val="0"/>
        </w:rPr>
        <w:t xml:space="preserve">Which of the following research methods do you primarily use?</w:t>
        <w:br w:type="textWrapping"/>
      </w:r>
      <w:r w:rsidDel="00000000" w:rsidR="00000000" w:rsidRPr="00000000">
        <w:rPr>
          <w:rtl w:val="0"/>
        </w:rPr>
        <w:t xml:space="preserve">Quantitative</w:t>
        <w:br w:type="textWrapping"/>
        <w:t xml:space="preserve">Qualitative</w:t>
        <w:br w:type="textWrapping"/>
        <w:t xml:space="preserve">Mixed</w:t>
        <w:br w:type="textWrapping"/>
        <w:t xml:space="preserve">Other [please state]</w:t>
      </w:r>
    </w:p>
    <w:p w:rsidR="00000000" w:rsidDel="00000000" w:rsidP="00000000" w:rsidRDefault="00000000" w:rsidRPr="00000000" w14:paraId="000000E8">
      <w:pPr>
        <w:spacing w:after="240" w:before="240" w:lineRule="auto"/>
        <w:rPr/>
      </w:pPr>
      <w:r w:rsidDel="00000000" w:rsidR="00000000" w:rsidRPr="00000000">
        <w:rPr>
          <w:b w:val="1"/>
          <w:rtl w:val="0"/>
        </w:rPr>
        <w:t xml:space="preserve">7) Disease area.</w:t>
      </w:r>
      <w:r w:rsidDel="00000000" w:rsidR="00000000" w:rsidRPr="00000000">
        <w:rPr>
          <w:rtl w:val="0"/>
        </w:rPr>
        <w:br w:type="textWrapping"/>
      </w:r>
      <w:r w:rsidDel="00000000" w:rsidR="00000000" w:rsidRPr="00000000">
        <w:rPr>
          <w:b w:val="1"/>
          <w:color w:val="0e0e0e"/>
          <w:sz w:val="21"/>
          <w:szCs w:val="21"/>
          <w:rtl w:val="0"/>
        </w:rPr>
        <w:t xml:space="preserve">Please specify the disease area or condition most relevant to the study/project (e.g. breast cancer, cardiovascular disease, mental health).</w:t>
      </w:r>
      <w:r w:rsidDel="00000000" w:rsidR="00000000" w:rsidRPr="00000000">
        <w:rPr>
          <w:color w:val="0e0e0e"/>
          <w:sz w:val="21"/>
          <w:szCs w:val="21"/>
          <w:rtl w:val="0"/>
        </w:rPr>
        <w:t xml:space="preserve"> </w:t>
      </w:r>
      <w:r w:rsidDel="00000000" w:rsidR="00000000" w:rsidRPr="00000000">
        <w:rPr>
          <w:i w:val="1"/>
          <w:color w:val="0e0e0e"/>
          <w:sz w:val="21"/>
          <w:szCs w:val="21"/>
          <w:rtl w:val="0"/>
        </w:rPr>
        <w:t xml:space="preserve">If your work isn’t disease-specific, please write N/A or describe briefly (e.g. methods research, health services).</w:t>
      </w:r>
      <w:r w:rsidDel="00000000" w:rsidR="00000000" w:rsidRPr="00000000">
        <w:rPr>
          <w:rtl w:val="0"/>
        </w:rPr>
        <w:br w:type="textWrapping"/>
        <w:t xml:space="preserve">[text / NA]</w:t>
      </w:r>
      <w:r w:rsidDel="00000000" w:rsidR="00000000" w:rsidRPr="00000000">
        <w:rPr>
          <w:rtl w:val="0"/>
        </w:rPr>
      </w:r>
    </w:p>
    <w:p w:rsidR="00000000" w:rsidDel="00000000" w:rsidP="00000000" w:rsidRDefault="00000000" w:rsidRPr="00000000" w14:paraId="000000E9">
      <w:pPr>
        <w:spacing w:after="240" w:before="240" w:lineRule="auto"/>
        <w:rPr>
          <w:i w:val="1"/>
        </w:rPr>
      </w:pPr>
      <w:r w:rsidDel="00000000" w:rsidR="00000000" w:rsidRPr="00000000">
        <w:rPr>
          <w:b w:val="1"/>
          <w:rtl w:val="0"/>
        </w:rPr>
        <w:t xml:space="preserve">8) Population focus.</w:t>
      </w:r>
      <w:r w:rsidDel="00000000" w:rsidR="00000000" w:rsidRPr="00000000">
        <w:rPr>
          <w:rtl w:val="0"/>
        </w:rPr>
        <w:br w:type="textWrapping"/>
      </w:r>
      <w:r w:rsidDel="00000000" w:rsidR="00000000" w:rsidRPr="00000000">
        <w:rPr>
          <w:b w:val="1"/>
          <w:color w:val="0e0e0e"/>
          <w:sz w:val="21"/>
          <w:szCs w:val="21"/>
          <w:rtl w:val="0"/>
        </w:rPr>
        <w:t xml:space="preserve">What is the main population or group(s) that your study/project focuses on?</w:t>
      </w:r>
      <w:r w:rsidDel="00000000" w:rsidR="00000000" w:rsidRPr="00000000">
        <w:rPr>
          <w:color w:val="0e0e0e"/>
          <w:sz w:val="21"/>
          <w:szCs w:val="21"/>
          <w:rtl w:val="0"/>
        </w:rPr>
        <w:t xml:space="preserve"> (e.g. adults aged 50+, people with type 2 diabetes, primary care patients, residents of Greater Manchester, etc.). </w:t>
      </w:r>
      <w:r w:rsidDel="00000000" w:rsidR="00000000" w:rsidRPr="00000000">
        <w:rPr>
          <w:i w:val="1"/>
          <w:color w:val="0e0e0e"/>
          <w:sz w:val="21"/>
          <w:szCs w:val="21"/>
          <w:rtl w:val="0"/>
        </w:rPr>
        <w:t xml:space="preserve">If your work does not focus on a particular population, please write N/A.</w:t>
      </w:r>
      <w:r w:rsidDel="00000000" w:rsidR="00000000" w:rsidRPr="00000000">
        <w:rPr>
          <w:rtl w:val="0"/>
        </w:rPr>
        <w:br w:type="textWrapping"/>
        <w:br w:type="textWrapping"/>
      </w:r>
      <w:r w:rsidDel="00000000" w:rsidR="00000000" w:rsidRPr="00000000">
        <w:rPr>
          <w:b w:val="1"/>
          <w:rtl w:val="0"/>
        </w:rPr>
        <w:t xml:space="preserve">9</w:t>
      </w:r>
      <w:r w:rsidDel="00000000" w:rsidR="00000000" w:rsidRPr="00000000">
        <w:rPr>
          <w:b w:val="1"/>
          <w:rtl w:val="0"/>
        </w:rPr>
        <w:t xml:space="preserve">a) Which of the following characteristics are </w:t>
      </w:r>
      <w:commentRangeStart w:id="28"/>
      <w:commentRangeStart w:id="29"/>
      <w:r w:rsidDel="00000000" w:rsidR="00000000" w:rsidRPr="00000000">
        <w:rPr>
          <w:b w:val="1"/>
          <w:rtl w:val="0"/>
        </w:rPr>
        <w:t xml:space="preserve">most relevant</w:t>
      </w:r>
      <w:commentRangeEnd w:id="28"/>
      <w:r w:rsidDel="00000000" w:rsidR="00000000" w:rsidRPr="00000000">
        <w:commentReference w:id="28"/>
      </w:r>
      <w:commentRangeEnd w:id="29"/>
      <w:r w:rsidDel="00000000" w:rsidR="00000000" w:rsidRPr="00000000">
        <w:commentReference w:id="29"/>
      </w:r>
      <w:r w:rsidDel="00000000" w:rsidR="00000000" w:rsidRPr="00000000">
        <w:rPr>
          <w:b w:val="1"/>
          <w:rtl w:val="0"/>
        </w:rPr>
        <w:t xml:space="preserve"> </w:t>
      </w:r>
      <w:r w:rsidDel="00000000" w:rsidR="00000000" w:rsidRPr="00000000">
        <w:rPr>
          <w:b w:val="1"/>
          <w:rtl w:val="0"/>
        </w:rPr>
        <w:t xml:space="preserve">to your research question? </w:t>
      </w:r>
      <w:r w:rsidDel="00000000" w:rsidR="00000000" w:rsidRPr="00000000">
        <w:rPr>
          <w:i w:val="1"/>
          <w:rtl w:val="0"/>
        </w:rPr>
        <w:t xml:space="preserve">(select up to 3): </w:t>
      </w:r>
      <w:r w:rsidDel="00000000" w:rsidR="00000000" w:rsidRPr="00000000">
        <w:rPr>
          <w:rtl w:val="0"/>
        </w:rPr>
        <w:br w:type="textWrapping"/>
      </w:r>
      <w:r w:rsidDel="00000000" w:rsidR="00000000" w:rsidRPr="00000000">
        <w:rPr>
          <w:rtl w:val="0"/>
        </w:rPr>
        <w:t xml:space="preserve">Age; </w:t>
        <w:br w:type="textWrapping"/>
      </w:r>
      <w:r w:rsidDel="00000000" w:rsidR="00000000" w:rsidRPr="00000000">
        <w:rPr>
          <w:rtl w:val="0"/>
        </w:rPr>
        <w:t xml:space="preserve">Sex (biological characteristics)</w:t>
        <w:br w:type="textWrapping"/>
        <w:t xml:space="preserve">Gender</w:t>
      </w:r>
      <w:r w:rsidDel="00000000" w:rsidR="00000000" w:rsidRPr="00000000">
        <w:rPr>
          <w:rtl w:val="0"/>
        </w:rPr>
        <w:t xml:space="preserve"> (socio/cultural identity); </w:t>
        <w:br w:type="textWrapping"/>
        <w:t xml:space="preserve">Ethnicity; </w:t>
        <w:br w:type="textWrapping"/>
        <w:t xml:space="preserve">Genetic ancestry;</w:t>
        <w:br w:type="textWrapping"/>
        <w:t xml:space="preserve">Socioeconomic status; </w:t>
        <w:br w:type="textWrapping"/>
        <w:t xml:space="preserve">Disability or long-term condition;</w:t>
        <w:br w:type="textWrapping"/>
        <w:t xml:space="preserve">Geography/rurality; </w:t>
      </w:r>
      <w:r w:rsidDel="00000000" w:rsidR="00000000" w:rsidRPr="00000000">
        <w:rPr>
          <w:rtl w:val="0"/>
        </w:rPr>
        <w:br w:type="textWrapping"/>
      </w:r>
      <w:commentRangeStart w:id="30"/>
      <w:r w:rsidDel="00000000" w:rsidR="00000000" w:rsidRPr="00000000">
        <w:rPr>
          <w:rtl w:val="0"/>
        </w:rPr>
        <w:t xml:space="preserve">Other</w:t>
      </w:r>
      <w:r w:rsidDel="00000000" w:rsidR="00000000" w:rsidRPr="00000000">
        <w:rPr>
          <w:rtl w:val="0"/>
        </w:rPr>
        <w:t xml:space="preserve"> </w:t>
      </w:r>
      <w:commentRangeEnd w:id="30"/>
      <w:r w:rsidDel="00000000" w:rsidR="00000000" w:rsidRPr="00000000">
        <w:commentReference w:id="30"/>
      </w:r>
      <w:r w:rsidDel="00000000" w:rsidR="00000000" w:rsidRPr="00000000">
        <w:rPr>
          <w:rtl w:val="0"/>
        </w:rPr>
        <w:t xml:space="preserve">[text; please separate multiple characteristics by semi-colons]</w:t>
        <w:br w:type="textWrapping"/>
        <w:br w:type="textWrapping"/>
      </w:r>
      <w:r w:rsidDel="00000000" w:rsidR="00000000" w:rsidRPr="00000000">
        <w:rPr>
          <w:b w:val="1"/>
          <w:rtl w:val="0"/>
        </w:rPr>
        <w:t xml:space="preserve">9b) For the characteristics you selected,</w:t>
      </w:r>
      <w:r w:rsidDel="00000000" w:rsidR="00000000" w:rsidRPr="00000000">
        <w:rPr>
          <w:b w:val="1"/>
          <w:rtl w:val="0"/>
        </w:rPr>
        <w:t xml:space="preserve"> which standards/category sets do you use?</w:t>
      </w:r>
      <w:r w:rsidDel="00000000" w:rsidR="00000000" w:rsidRPr="00000000">
        <w:rPr>
          <w:rtl w:val="0"/>
        </w:rPr>
        <w:t xml:space="preserve"> </w:t>
      </w:r>
      <w:r w:rsidDel="00000000" w:rsidR="00000000" w:rsidRPr="00000000">
        <w:rPr>
          <w:i w:val="1"/>
          <w:rtl w:val="0"/>
        </w:rPr>
        <w:t xml:space="preserve">(select all that apply)</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National statistics (eg Office for National Statistics/OMB)</w:t>
      </w:r>
    </w:p>
    <w:p w:rsidR="00000000" w:rsidDel="00000000" w:rsidP="00000000" w:rsidRDefault="00000000" w:rsidRPr="00000000" w14:paraId="000000EB">
      <w:pPr>
        <w:rPr/>
      </w:pPr>
      <w:r w:rsidDel="00000000" w:rsidR="00000000" w:rsidRPr="00000000">
        <w:rPr>
          <w:rtl w:val="0"/>
        </w:rPr>
        <w:t xml:space="preserve">Institutional standards</w:t>
      </w:r>
    </w:p>
    <w:p w:rsidR="00000000" w:rsidDel="00000000" w:rsidP="00000000" w:rsidRDefault="00000000" w:rsidRPr="00000000" w14:paraId="000000EC">
      <w:pPr>
        <w:rPr/>
      </w:pPr>
      <w:r w:rsidDel="00000000" w:rsidR="00000000" w:rsidRPr="00000000">
        <w:rPr>
          <w:rtl w:val="0"/>
        </w:rPr>
        <w:t xml:space="preserve">International guidance (eg CONSORT-Equity / STROBE-Equity / PROGRESS-Plus)</w:t>
      </w:r>
    </w:p>
    <w:p w:rsidR="00000000" w:rsidDel="00000000" w:rsidP="00000000" w:rsidRDefault="00000000" w:rsidRPr="00000000" w14:paraId="000000ED">
      <w:pPr>
        <w:rPr/>
      </w:pPr>
      <w:r w:rsidDel="00000000" w:rsidR="00000000" w:rsidRPr="00000000">
        <w:rPr>
          <w:rtl w:val="0"/>
        </w:rPr>
        <w:t xml:space="preserve">Study-specific / bespoke categories</w:t>
        <w:br w:type="textWrapping"/>
        <w:t xml:space="preserve">Scientific journal requirements</w:t>
      </w:r>
    </w:p>
    <w:p w:rsidR="00000000" w:rsidDel="00000000" w:rsidP="00000000" w:rsidRDefault="00000000" w:rsidRPr="00000000" w14:paraId="000000EE">
      <w:pPr>
        <w:rPr/>
      </w:pPr>
      <w:r w:rsidDel="00000000" w:rsidR="00000000" w:rsidRPr="00000000">
        <w:rPr>
          <w:rtl w:val="0"/>
        </w:rPr>
        <w:t xml:space="preserve">Not sure</w:t>
      </w:r>
    </w:p>
    <w:p w:rsidR="00000000" w:rsidDel="00000000" w:rsidP="00000000" w:rsidRDefault="00000000" w:rsidRPr="00000000" w14:paraId="000000EF">
      <w:pPr>
        <w:rPr/>
      </w:pPr>
      <w:r w:rsidDel="00000000" w:rsidR="00000000" w:rsidRPr="00000000">
        <w:rPr>
          <w:rtl w:val="0"/>
        </w:rPr>
        <w:t xml:space="preserve">Other [text]</w:t>
      </w:r>
      <w:r w:rsidDel="00000000" w:rsidR="00000000" w:rsidRPr="00000000">
        <w:rPr>
          <w:rtl w:val="0"/>
        </w:rPr>
        <w:br w:type="textWrapping"/>
        <w:br w:type="textWrapping"/>
      </w:r>
      <w:r w:rsidDel="00000000" w:rsidR="00000000" w:rsidRPr="00000000">
        <w:rPr>
          <w:b w:val="1"/>
          <w:rtl w:val="0"/>
        </w:rPr>
        <w:t xml:space="preserve">10) </w:t>
      </w:r>
      <w:r w:rsidDel="00000000" w:rsidR="00000000" w:rsidRPr="00000000">
        <w:rPr>
          <w:b w:val="1"/>
          <w:rtl w:val="0"/>
        </w:rPr>
        <w:t xml:space="preserve">To what extent does data diversity influence </w:t>
      </w:r>
      <w:r w:rsidDel="00000000" w:rsidR="00000000" w:rsidRPr="00000000">
        <w:rPr>
          <w:b w:val="1"/>
          <w:rtl w:val="0"/>
        </w:rPr>
        <w:t xml:space="preserve">your decisions</w:t>
      </w:r>
      <w:r w:rsidDel="00000000" w:rsidR="00000000" w:rsidRPr="00000000">
        <w:rPr>
          <w:b w:val="1"/>
          <w:rtl w:val="0"/>
        </w:rPr>
        <w:t xml:space="preserve"> at the following stages of research? </w:t>
      </w:r>
      <w:r w:rsidDel="00000000" w:rsidR="00000000" w:rsidRPr="00000000">
        <w:rPr>
          <w:rtl w:val="0"/>
        </w:rPr>
        <w:br w:type="textWrapping"/>
      </w:r>
      <w:r w:rsidDel="00000000" w:rsidR="00000000" w:rsidRPr="00000000">
        <w:rPr>
          <w:i w:val="1"/>
          <w:rtl w:val="0"/>
        </w:rPr>
        <w:t xml:space="preserve">(Not at all–A great deal; 5-pt  (+ NA (not involved at this stage of research)).</w:t>
      </w:r>
      <w:r w:rsidDel="00000000" w:rsidR="00000000" w:rsidRPr="00000000">
        <w:rPr>
          <w:rtl w:val="0"/>
        </w:rPr>
        <w:br w:type="textWrapping"/>
        <w:t xml:space="preserve">1. Priority-setting / research question</w:t>
        <w:br w:type="textWrapping"/>
        <w:t xml:space="preserve">2. Study design &amp; protocol development</w:t>
        <w:br w:type="textWrapping"/>
        <w:t xml:space="preserve">3. Participant recruitment &amp; data collection</w:t>
        <w:br w:type="textWrapping"/>
        <w:t xml:space="preserve">4. Data analysis</w:t>
        <w:br w:type="textWrapping"/>
        <w:t xml:space="preserve">5. Reporting &amp; Dissemination</w:t>
      </w:r>
    </w:p>
    <w:p w:rsidR="00000000" w:rsidDel="00000000" w:rsidP="00000000" w:rsidRDefault="00000000" w:rsidRPr="00000000" w14:paraId="000000F0">
      <w:pPr>
        <w:spacing w:after="240" w:before="240" w:lineRule="auto"/>
        <w:rPr/>
      </w:pPr>
      <w:r w:rsidDel="00000000" w:rsidR="00000000" w:rsidRPr="00000000">
        <w:rPr>
          <w:b w:val="1"/>
          <w:rtl w:val="0"/>
        </w:rPr>
        <w:t xml:space="preserve">11) Did you set any diversity or representativeness targets in advance at the design stage of your project/study (e.g. subgroup quotas, minimum counts)?</w:t>
      </w:r>
      <w:r w:rsidDel="00000000" w:rsidR="00000000" w:rsidRPr="00000000">
        <w:rPr>
          <w:rtl w:val="0"/>
        </w:rPr>
        <w:t xml:space="preserve"> </w:t>
        <w:br w:type="textWrapping"/>
        <w:t xml:space="preserve">Yes [Briefly describe]</w:t>
        <w:br w:type="textWrapping"/>
        <w:t xml:space="preserve">No</w:t>
        <w:br w:type="textWrapping"/>
        <w:t xml:space="preserve">Not applicable</w:t>
      </w:r>
    </w:p>
    <w:p w:rsidR="00000000" w:rsidDel="00000000" w:rsidP="00000000" w:rsidRDefault="00000000" w:rsidRPr="00000000" w14:paraId="000000F1">
      <w:pPr>
        <w:spacing w:after="240" w:before="240" w:lineRule="auto"/>
        <w:rPr>
          <w:b w:val="1"/>
        </w:rPr>
      </w:pPr>
      <w:r w:rsidDel="00000000" w:rsidR="00000000" w:rsidRPr="00000000">
        <w:rPr>
          <w:rtl w:val="0"/>
        </w:rPr>
        <w:br w:type="textWrapping"/>
      </w:r>
      <w:r w:rsidDel="00000000" w:rsidR="00000000" w:rsidRPr="00000000">
        <w:rPr>
          <w:b w:val="1"/>
          <w:rtl w:val="0"/>
        </w:rPr>
        <w:t xml:space="preserve">12) For your disease area, where do you find data on </w:t>
      </w:r>
      <w:commentRangeStart w:id="31"/>
      <w:r w:rsidDel="00000000" w:rsidR="00000000" w:rsidRPr="00000000">
        <w:rPr>
          <w:b w:val="1"/>
          <w:rtl w:val="0"/>
        </w:rPr>
        <w:t xml:space="preserve">disease incidence and prevalence</w:t>
      </w:r>
      <w:commentRangeEnd w:id="31"/>
      <w:r w:rsidDel="00000000" w:rsidR="00000000" w:rsidRPr="00000000">
        <w:commentReference w:id="31"/>
      </w:r>
      <w:r w:rsidDel="00000000" w:rsidR="00000000" w:rsidRPr="00000000">
        <w:rPr>
          <w:b w:val="1"/>
          <w:rtl w:val="0"/>
        </w:rPr>
        <w:t xml:space="preserve"> amongst different relevant groups?</w:t>
      </w:r>
      <w:r w:rsidDel="00000000" w:rsidR="00000000" w:rsidRPr="00000000">
        <w:rPr>
          <w:rtl w:val="0"/>
        </w:rPr>
        <w:t xml:space="preserve"> </w:t>
      </w:r>
      <w:r w:rsidDel="00000000" w:rsidR="00000000" w:rsidRPr="00000000">
        <w:rPr>
          <w:i w:val="1"/>
          <w:rtl w:val="0"/>
        </w:rPr>
        <w:t xml:space="preserve">(tick all that apply)</w:t>
      </w:r>
      <w:r w:rsidDel="00000000" w:rsidR="00000000" w:rsidRPr="00000000">
        <w:rPr>
          <w:rtl w:val="0"/>
        </w:rPr>
        <w:br w:type="textWrapping"/>
        <w:t xml:space="preserve">- National biobank(s) (e.g. UK Biobank)</w:t>
        <w:br w:type="textWrapping"/>
        <w:t xml:space="preserve">- Disease registry</w:t>
        <w:br w:type="textWrapping"/>
        <w:t xml:space="preserve">- National health survey</w:t>
        <w:br w:type="textWrapping"/>
        <w:t xml:space="preserve">- Routine health data (e.g. EHR, hospital or GP records)</w:t>
        <w:br w:type="textWrapping"/>
        <w:t xml:space="preserve">- Published literature / systematic reviews</w:t>
        <w:br w:type="textWrapping"/>
        <w:t xml:space="preserve">- I don’t know / Data not available</w:t>
        <w:br w:type="textWrapping"/>
        <w:t xml:space="preserve">- Other [text]</w:t>
        <w:br w:type="textWrapping"/>
      </w:r>
      <w:r w:rsidDel="00000000" w:rsidR="00000000" w:rsidRPr="00000000">
        <w:rPr>
          <w:rtl w:val="0"/>
        </w:rPr>
      </w:r>
    </w:p>
    <w:p w:rsidR="00000000" w:rsidDel="00000000" w:rsidP="00000000" w:rsidRDefault="00000000" w:rsidRPr="00000000" w14:paraId="000000F2">
      <w:pPr>
        <w:pStyle w:val="Heading2"/>
        <w:spacing w:after="240" w:before="240" w:lineRule="auto"/>
        <w:rPr/>
      </w:pPr>
      <w:bookmarkStart w:colFirst="0" w:colLast="0" w:name="_pf24497a18fh" w:id="23"/>
      <w:bookmarkEnd w:id="23"/>
      <w:r w:rsidDel="00000000" w:rsidR="00000000" w:rsidRPr="00000000">
        <w:rPr>
          <w:rtl w:val="0"/>
        </w:rPr>
        <w:t xml:space="preserve">C. Barriers to inclusive research design</w:t>
      </w:r>
    </w:p>
    <w:p w:rsidR="00000000" w:rsidDel="00000000" w:rsidP="00000000" w:rsidRDefault="00000000" w:rsidRPr="00000000" w14:paraId="000000F3">
      <w:pPr>
        <w:spacing w:after="240" w:before="240" w:lineRule="auto"/>
        <w:rPr>
          <w:i w:val="1"/>
        </w:rPr>
      </w:pPr>
      <w:r w:rsidDel="00000000" w:rsidR="00000000" w:rsidRPr="00000000">
        <w:rPr>
          <w:rtl w:val="0"/>
        </w:rPr>
        <w:t xml:space="preserve">10</w:t>
      </w:r>
      <w:r w:rsidDel="00000000" w:rsidR="00000000" w:rsidRPr="00000000">
        <w:rPr>
          <w:rtl w:val="0"/>
        </w:rPr>
        <w:t xml:space="preserve">) </w:t>
      </w:r>
      <w:r w:rsidDel="00000000" w:rsidR="00000000" w:rsidRPr="00000000">
        <w:rPr>
          <w:b w:val="1"/>
          <w:rtl w:val="0"/>
        </w:rPr>
        <w:t xml:space="preserve">How much do the following areas currently impact your ability to design and conduct inclusive research?</w:t>
      </w:r>
      <w:r w:rsidDel="00000000" w:rsidR="00000000" w:rsidRPr="00000000">
        <w:rPr>
          <w:rtl w:val="0"/>
        </w:rPr>
        <w:t xml:space="preserve"> </w:t>
      </w:r>
      <w:r w:rsidDel="00000000" w:rsidR="00000000" w:rsidRPr="00000000">
        <w:rPr>
          <w:i w:val="1"/>
          <w:rtl w:val="0"/>
        </w:rPr>
        <w:t xml:space="preserve">(Not impacted - Highly impacted, 5-pt scale + NA):</w:t>
      </w:r>
    </w:p>
    <w:p w:rsidR="00000000" w:rsidDel="00000000" w:rsidP="00000000" w:rsidRDefault="00000000" w:rsidRPr="00000000" w14:paraId="000000F4">
      <w:pPr>
        <w:numPr>
          <w:ilvl w:val="0"/>
          <w:numId w:val="6"/>
        </w:numPr>
        <w:spacing w:after="0" w:afterAutospacing="0" w:before="240" w:lineRule="auto"/>
        <w:ind w:left="720" w:hanging="360"/>
        <w:rPr/>
      </w:pPr>
      <w:r w:rsidDel="00000000" w:rsidR="00000000" w:rsidRPr="00000000">
        <w:rPr>
          <w:rtl w:val="0"/>
        </w:rPr>
        <w:t xml:space="preserve">Resources (time, budget, staffing)</w:t>
      </w:r>
    </w:p>
    <w:p w:rsidR="00000000" w:rsidDel="00000000" w:rsidP="00000000" w:rsidRDefault="00000000" w:rsidRPr="00000000" w14:paraId="000000F5">
      <w:pPr>
        <w:numPr>
          <w:ilvl w:val="0"/>
          <w:numId w:val="6"/>
        </w:numPr>
        <w:spacing w:after="0" w:afterAutospacing="0" w:before="0" w:beforeAutospacing="0" w:lineRule="auto"/>
        <w:ind w:left="720" w:hanging="360"/>
        <w:rPr/>
      </w:pPr>
      <w:r w:rsidDel="00000000" w:rsidR="00000000" w:rsidRPr="00000000">
        <w:rPr>
          <w:rtl w:val="0"/>
        </w:rPr>
        <w:t xml:space="preserve">Recruitment &amp; participation (community partnerships, accessible materials, incentives, travel/childcare)</w:t>
      </w:r>
    </w:p>
    <w:p w:rsidR="00000000" w:rsidDel="00000000" w:rsidP="00000000" w:rsidRDefault="00000000" w:rsidRPr="00000000" w14:paraId="000000F6">
      <w:pPr>
        <w:numPr>
          <w:ilvl w:val="0"/>
          <w:numId w:val="6"/>
        </w:numPr>
        <w:spacing w:after="0" w:afterAutospacing="0" w:before="0" w:beforeAutospacing="0" w:lineRule="auto"/>
        <w:ind w:left="720" w:hanging="360"/>
        <w:rPr/>
      </w:pPr>
      <w:r w:rsidDel="00000000" w:rsidR="00000000" w:rsidRPr="00000000">
        <w:rPr>
          <w:rtl w:val="0"/>
        </w:rPr>
        <w:t xml:space="preserve">Data availability &amp; coverage (reference/denominator data, comparators for key groups)</w:t>
      </w:r>
    </w:p>
    <w:p w:rsidR="00000000" w:rsidDel="00000000" w:rsidP="00000000" w:rsidRDefault="00000000" w:rsidRPr="00000000" w14:paraId="000000F7">
      <w:pPr>
        <w:numPr>
          <w:ilvl w:val="0"/>
          <w:numId w:val="6"/>
        </w:numPr>
        <w:spacing w:after="0" w:afterAutospacing="0" w:before="0" w:beforeAutospacing="0" w:lineRule="auto"/>
        <w:ind w:left="720" w:hanging="360"/>
        <w:rPr/>
      </w:pPr>
      <w:r w:rsidDel="00000000" w:rsidR="00000000" w:rsidRPr="00000000">
        <w:rPr>
          <w:rtl w:val="0"/>
        </w:rPr>
        <w:t xml:space="preserve">Data quality &amp; metadata (provenance, completeness, variable definitions)</w:t>
      </w:r>
    </w:p>
    <w:p w:rsidR="00000000" w:rsidDel="00000000" w:rsidP="00000000" w:rsidRDefault="00000000" w:rsidRPr="00000000" w14:paraId="000000F8">
      <w:pPr>
        <w:numPr>
          <w:ilvl w:val="0"/>
          <w:numId w:val="6"/>
        </w:numPr>
        <w:spacing w:after="0" w:afterAutospacing="0" w:before="0" w:beforeAutospacing="0" w:lineRule="auto"/>
        <w:ind w:left="720" w:hanging="360"/>
        <w:rPr/>
      </w:pPr>
      <w:r w:rsidDel="00000000" w:rsidR="00000000" w:rsidRPr="00000000">
        <w:rPr>
          <w:rtl w:val="0"/>
        </w:rPr>
        <w:t xml:space="preserve">Governance, legal &amp; regulation (ethics/HRA timelines, reporting requirements, data access)</w:t>
      </w:r>
    </w:p>
    <w:p w:rsidR="00000000" w:rsidDel="00000000" w:rsidP="00000000" w:rsidRDefault="00000000" w:rsidRPr="00000000" w14:paraId="000000F9">
      <w:pPr>
        <w:numPr>
          <w:ilvl w:val="0"/>
          <w:numId w:val="6"/>
        </w:numPr>
        <w:spacing w:after="0" w:afterAutospacing="0" w:before="0" w:beforeAutospacing="0" w:lineRule="auto"/>
        <w:ind w:left="720" w:hanging="360"/>
        <w:rPr/>
      </w:pPr>
      <w:r w:rsidDel="00000000" w:rsidR="00000000" w:rsidRPr="00000000">
        <w:rPr>
          <w:rtl w:val="0"/>
        </w:rPr>
        <w:t xml:space="preserve">Organisational buy-in (leadership priorities, incentives/recognition)</w:t>
      </w:r>
    </w:p>
    <w:p w:rsidR="00000000" w:rsidDel="00000000" w:rsidP="00000000" w:rsidRDefault="00000000" w:rsidRPr="00000000" w14:paraId="000000FA">
      <w:pPr>
        <w:numPr>
          <w:ilvl w:val="0"/>
          <w:numId w:val="6"/>
        </w:numPr>
        <w:spacing w:after="0" w:afterAutospacing="0" w:before="0" w:beforeAutospacing="0" w:lineRule="auto"/>
        <w:ind w:left="720" w:hanging="360"/>
        <w:rPr/>
      </w:pPr>
      <w:r w:rsidDel="00000000" w:rsidR="00000000" w:rsidRPr="00000000">
        <w:rPr>
          <w:rtl w:val="0"/>
        </w:rPr>
        <w:t xml:space="preserve">Knowledge, methods &amp; software (subgroup-aware design, power/sample-size calculations, bias/fairness tooling)</w:t>
      </w:r>
    </w:p>
    <w:p w:rsidR="00000000" w:rsidDel="00000000" w:rsidP="00000000" w:rsidRDefault="00000000" w:rsidRPr="00000000" w14:paraId="000000FB">
      <w:pPr>
        <w:numPr>
          <w:ilvl w:val="0"/>
          <w:numId w:val="6"/>
        </w:numPr>
        <w:ind w:left="720" w:hanging="360"/>
        <w:rPr>
          <w:color w:val="ff0000"/>
        </w:rPr>
      </w:pPr>
      <w:r w:rsidDel="00000000" w:rsidR="00000000" w:rsidRPr="00000000">
        <w:rPr>
          <w:color w:val="ff0000"/>
          <w:rtl w:val="0"/>
        </w:rPr>
        <w:t xml:space="preserve">Compute/IT &amp; access (secure environments, permissions, tooling availability)</w:t>
      </w:r>
    </w:p>
    <w:p w:rsidR="00000000" w:rsidDel="00000000" w:rsidP="00000000" w:rsidRDefault="00000000" w:rsidRPr="00000000" w14:paraId="000000FC">
      <w:pPr>
        <w:numPr>
          <w:ilvl w:val="0"/>
          <w:numId w:val="6"/>
        </w:numPr>
        <w:ind w:left="720" w:hanging="360"/>
        <w:rPr>
          <w:color w:val="ff0000"/>
        </w:rPr>
      </w:pPr>
      <w:r w:rsidDel="00000000" w:rsidR="00000000" w:rsidRPr="00000000">
        <w:rPr>
          <w:color w:val="ff0000"/>
          <w:rtl w:val="0"/>
        </w:rPr>
        <w:t xml:space="preserve">Post-deployment monitoring &amp; accountability (drift, performance by subgroup)</w:t>
      </w:r>
    </w:p>
    <w:p w:rsidR="00000000" w:rsidDel="00000000" w:rsidP="00000000" w:rsidRDefault="00000000" w:rsidRPr="00000000" w14:paraId="000000FD">
      <w:pPr>
        <w:numPr>
          <w:ilvl w:val="0"/>
          <w:numId w:val="6"/>
        </w:numPr>
        <w:ind w:left="720" w:hanging="360"/>
        <w:rPr>
          <w:color w:val="ff0000"/>
        </w:rPr>
      </w:pPr>
      <w:r w:rsidDel="00000000" w:rsidR="00000000" w:rsidRPr="00000000">
        <w:rPr>
          <w:color w:val="ff0000"/>
          <w:rtl w:val="0"/>
        </w:rPr>
        <w:t xml:space="preserve">Partnerships (PPIE, community organisations, translation services)</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10b) </w:t>
      </w:r>
      <w:r w:rsidDel="00000000" w:rsidR="00000000" w:rsidRPr="00000000">
        <w:rPr>
          <w:b w:val="1"/>
          <w:color w:val="444746"/>
          <w:sz w:val="21"/>
          <w:szCs w:val="21"/>
          <w:highlight w:val="white"/>
          <w:rtl w:val="0"/>
        </w:rPr>
        <w:t xml:space="preserve">Of the areas above, which two are your biggest constraints overall?</w:t>
      </w:r>
      <w:r w:rsidDel="00000000" w:rsidR="00000000" w:rsidRPr="00000000">
        <w:rPr>
          <w:color w:val="444746"/>
          <w:sz w:val="21"/>
          <w:szCs w:val="21"/>
          <w:highlight w:val="white"/>
          <w:rtl w:val="0"/>
        </w:rPr>
        <w:t xml:space="preserve"> (pick up to 2, or enter another </w:t>
      </w:r>
      <w:r w:rsidDel="00000000" w:rsidR="00000000" w:rsidRPr="00000000">
        <w:rPr>
          <w:color w:val="444746"/>
          <w:sz w:val="21"/>
          <w:szCs w:val="21"/>
          <w:highlight w:val="white"/>
          <w:rtl w:val="0"/>
        </w:rPr>
        <w:t xml:space="preserve">option</w:t>
      </w:r>
      <w:r w:rsidDel="00000000" w:rsidR="00000000" w:rsidRPr="00000000">
        <w:rPr>
          <w:color w:val="444746"/>
          <w:sz w:val="21"/>
          <w:szCs w:val="21"/>
          <w:highlight w:val="white"/>
          <w:rtl w:val="0"/>
        </w:rPr>
        <w:t xml:space="preserve">)</w:t>
      </w:r>
      <w:r w:rsidDel="00000000" w:rsidR="00000000" w:rsidRPr="00000000">
        <w:rPr>
          <w:rtl w:val="0"/>
        </w:rPr>
        <w:br w:type="textWrapping"/>
        <w:br w:type="textWrapping"/>
      </w:r>
      <w:r w:rsidDel="00000000" w:rsidR="00000000" w:rsidRPr="00000000">
        <w:rPr>
          <w:rtl w:val="0"/>
        </w:rPr>
        <w:t xml:space="preserve">11)</w:t>
      </w:r>
      <w:r w:rsidDel="00000000" w:rsidR="00000000" w:rsidRPr="00000000">
        <w:rPr>
          <w:rtl w:val="0"/>
        </w:rPr>
        <w:t xml:space="preserve"> </w:t>
      </w:r>
      <w:r w:rsidDel="00000000" w:rsidR="00000000" w:rsidRPr="00000000">
        <w:rPr>
          <w:b w:val="1"/>
          <w:rtl w:val="0"/>
        </w:rPr>
        <w:t xml:space="preserve">If you’ve tried to</w:t>
      </w:r>
      <w:r w:rsidDel="00000000" w:rsidR="00000000" w:rsidRPr="00000000">
        <w:rPr>
          <w:b w:val="1"/>
          <w:rtl w:val="0"/>
        </w:rPr>
        <w:t xml:space="preserve"> address one challenge</w:t>
      </w:r>
      <w:r w:rsidDel="00000000" w:rsidR="00000000" w:rsidRPr="00000000">
        <w:rPr>
          <w:b w:val="1"/>
          <w:rtl w:val="0"/>
        </w:rPr>
        <w:t xml:space="preserve"> in designing or conducting inclusive research, what blocked you?</w:t>
      </w:r>
      <w:r w:rsidDel="00000000" w:rsidR="00000000" w:rsidRPr="00000000">
        <w:rPr>
          <w:rtl w:val="0"/>
        </w:rPr>
        <w:t xml:space="preserve"> </w:t>
      </w:r>
      <w:r w:rsidDel="00000000" w:rsidR="00000000" w:rsidRPr="00000000">
        <w:rPr>
          <w:rtl w:val="0"/>
        </w:rPr>
        <w:t xml:space="preserve">(Select all that apply)</w:t>
      </w:r>
      <w:r w:rsidDel="00000000" w:rsidR="00000000" w:rsidRPr="00000000">
        <w:rPr>
          <w:rtl w:val="0"/>
        </w:rPr>
        <w:br w:type="textWrapping"/>
        <w:t xml:space="preserve">Unclear best practices or standards</w:t>
        <w:br w:type="textWrapping"/>
        <w:t xml:space="preserve">Lack of time or conflicting priorities</w:t>
        <w:br w:type="textWrapping"/>
        <w:t xml:space="preserve">Insufficient budget</w:t>
        <w:br w:type="textWrapping"/>
        <w:t xml:space="preserve">Lack of organisational support or decision authority</w:t>
        <w:br w:type="textWrapping"/>
        <w:t xml:space="preserve">Governance/contracting timelines or requirements</w:t>
        <w:br w:type="textWrapping"/>
        <w:t xml:space="preserve">Data access/secure environment constraints</w:t>
        <w:br w:type="textWrapping"/>
        <w:t xml:space="preserve">Methods/tooling not available or hard to implement</w:t>
        <w:br w:type="textWrapping"/>
        <w:t xml:space="preserve">Limited community partnerships/translation resources</w:t>
        <w:br w:type="textWrapping"/>
        <w:t xml:space="preserve">Not applicable</w:t>
        <w:br w:type="textWrapping"/>
        <w:t xml:space="preserve">Other [text].</w:t>
      </w:r>
    </w:p>
    <w:p w:rsidR="00000000" w:rsidDel="00000000" w:rsidP="00000000" w:rsidRDefault="00000000" w:rsidRPr="00000000" w14:paraId="000000FF">
      <w:pPr>
        <w:spacing w:after="240" w:before="240" w:lineRule="auto"/>
        <w:rPr>
          <w:b w:val="1"/>
        </w:rPr>
      </w:pPr>
      <w:r w:rsidDel="00000000" w:rsidR="00000000" w:rsidRPr="00000000">
        <w:rPr>
          <w:rtl w:val="0"/>
        </w:rPr>
      </w:r>
    </w:p>
    <w:p w:rsidR="00000000" w:rsidDel="00000000" w:rsidP="00000000" w:rsidRDefault="00000000" w:rsidRPr="00000000" w14:paraId="00000100">
      <w:pPr>
        <w:pStyle w:val="Heading2"/>
        <w:spacing w:after="240" w:before="240" w:lineRule="auto"/>
        <w:rPr/>
      </w:pPr>
      <w:bookmarkStart w:colFirst="0" w:colLast="0" w:name="_j4t9hkp9lgnq" w:id="24"/>
      <w:bookmarkEnd w:id="24"/>
      <w:r w:rsidDel="00000000" w:rsidR="00000000" w:rsidRPr="00000000">
        <w:rPr>
          <w:rtl w:val="0"/>
        </w:rPr>
        <w:t xml:space="preserve">D. What would help</w:t>
      </w:r>
      <w:r w:rsidDel="00000000" w:rsidR="00000000" w:rsidRPr="00000000">
        <w:rPr>
          <w:rtl w:val="0"/>
        </w:rPr>
        <w:t xml:space="preserve"> you to embed inclusive research design into your work?</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14a) </w:t>
      </w:r>
      <w:r w:rsidDel="00000000" w:rsidR="00000000" w:rsidRPr="00000000">
        <w:rPr>
          <w:b w:val="1"/>
          <w:rtl w:val="0"/>
        </w:rPr>
        <w:t xml:space="preserve">Which types of resources would help you most in designing and conducting inclusive research</w:t>
      </w:r>
      <w:commentRangeStart w:id="32"/>
      <w:r w:rsidDel="00000000" w:rsidR="00000000" w:rsidRPr="00000000">
        <w:rPr>
          <w:rtl w:val="0"/>
        </w:rPr>
        <w:t xml:space="preserve">? </w:t>
      </w:r>
      <w:commentRangeEnd w:id="32"/>
      <w:r w:rsidDel="00000000" w:rsidR="00000000" w:rsidRPr="00000000">
        <w:commentReference w:id="32"/>
      </w:r>
      <w:r w:rsidDel="00000000" w:rsidR="00000000" w:rsidRPr="00000000">
        <w:rPr>
          <w:rtl w:val="0"/>
        </w:rPr>
        <w:t xml:space="preserve">(rank up to 3):</w:t>
      </w:r>
    </w:p>
    <w:p w:rsidR="00000000" w:rsidDel="00000000" w:rsidP="00000000" w:rsidRDefault="00000000" w:rsidRPr="00000000" w14:paraId="00000102">
      <w:pPr>
        <w:numPr>
          <w:ilvl w:val="0"/>
          <w:numId w:val="3"/>
        </w:numPr>
        <w:spacing w:after="0" w:afterAutospacing="0" w:before="240" w:lineRule="auto"/>
        <w:ind w:left="720" w:hanging="360"/>
        <w:rPr/>
      </w:pPr>
      <w:r w:rsidDel="00000000" w:rsidR="00000000" w:rsidRPr="00000000">
        <w:rPr>
          <w:rtl w:val="0"/>
        </w:rPr>
        <w:t xml:space="preserve">Templates (eligibility, consent)</w:t>
      </w:r>
    </w:p>
    <w:p w:rsidR="00000000" w:rsidDel="00000000" w:rsidP="00000000" w:rsidRDefault="00000000" w:rsidRPr="00000000" w14:paraId="00000103">
      <w:pPr>
        <w:numPr>
          <w:ilvl w:val="0"/>
          <w:numId w:val="3"/>
        </w:numPr>
        <w:spacing w:after="0" w:afterAutospacing="0" w:before="0" w:beforeAutospacing="0" w:lineRule="auto"/>
        <w:ind w:left="720" w:hanging="360"/>
        <w:rPr/>
      </w:pPr>
      <w:r w:rsidDel="00000000" w:rsidR="00000000" w:rsidRPr="00000000">
        <w:rPr>
          <w:rtl w:val="0"/>
        </w:rPr>
        <w:t xml:space="preserve">Education and training</w:t>
      </w:r>
    </w:p>
    <w:p w:rsidR="00000000" w:rsidDel="00000000" w:rsidP="00000000" w:rsidRDefault="00000000" w:rsidRPr="00000000" w14:paraId="00000104">
      <w:pPr>
        <w:numPr>
          <w:ilvl w:val="0"/>
          <w:numId w:val="3"/>
        </w:numPr>
        <w:spacing w:after="0" w:afterAutospacing="0" w:before="0" w:beforeAutospacing="0" w:lineRule="auto"/>
        <w:ind w:left="720" w:hanging="360"/>
        <w:rPr/>
      </w:pPr>
      <w:r w:rsidDel="00000000" w:rsidR="00000000" w:rsidRPr="00000000">
        <w:rPr>
          <w:rtl w:val="0"/>
        </w:rPr>
        <w:t xml:space="preserve">Guidelines/checklists (reporting, governance)</w:t>
      </w:r>
    </w:p>
    <w:p w:rsidR="00000000" w:rsidDel="00000000" w:rsidP="00000000" w:rsidRDefault="00000000" w:rsidRPr="00000000" w14:paraId="00000105">
      <w:pPr>
        <w:numPr>
          <w:ilvl w:val="0"/>
          <w:numId w:val="3"/>
        </w:numPr>
        <w:spacing w:after="0" w:afterAutospacing="0" w:before="0" w:beforeAutospacing="0" w:lineRule="auto"/>
        <w:ind w:left="720" w:hanging="360"/>
        <w:rPr/>
      </w:pPr>
      <w:r w:rsidDel="00000000" w:rsidR="00000000" w:rsidRPr="00000000">
        <w:rPr>
          <w:rtl w:val="0"/>
        </w:rPr>
        <w:t xml:space="preserve">Statistical methods &amp; software (e.g. sample size calculations)</w:t>
      </w:r>
    </w:p>
    <w:p w:rsidR="00000000" w:rsidDel="00000000" w:rsidP="00000000" w:rsidRDefault="00000000" w:rsidRPr="00000000" w14:paraId="00000106">
      <w:pPr>
        <w:numPr>
          <w:ilvl w:val="0"/>
          <w:numId w:val="3"/>
        </w:numPr>
        <w:spacing w:after="0" w:afterAutospacing="0" w:before="0" w:beforeAutospacing="0" w:lineRule="auto"/>
        <w:ind w:left="720" w:hanging="360"/>
        <w:rPr/>
      </w:pPr>
      <w:r w:rsidDel="00000000" w:rsidR="00000000" w:rsidRPr="00000000">
        <w:rPr>
          <w:rtl w:val="0"/>
        </w:rPr>
        <w:t xml:space="preserve">Worked examples/case studies of best practices</w:t>
      </w:r>
    </w:p>
    <w:p w:rsidR="00000000" w:rsidDel="00000000" w:rsidP="00000000" w:rsidRDefault="00000000" w:rsidRPr="00000000" w14:paraId="00000107">
      <w:pPr>
        <w:numPr>
          <w:ilvl w:val="0"/>
          <w:numId w:val="3"/>
        </w:numPr>
        <w:spacing w:after="0" w:afterAutospacing="0" w:before="0" w:beforeAutospacing="0" w:lineRule="auto"/>
        <w:ind w:left="720" w:hanging="360"/>
        <w:rPr/>
      </w:pPr>
      <w:r w:rsidDel="00000000" w:rsidR="00000000" w:rsidRPr="00000000">
        <w:rPr>
          <w:rtl w:val="0"/>
        </w:rPr>
        <w:t xml:space="preserve">Community engagement playbook &amp; translation resources</w:t>
      </w:r>
    </w:p>
    <w:p w:rsidR="00000000" w:rsidDel="00000000" w:rsidP="00000000" w:rsidRDefault="00000000" w:rsidRPr="00000000" w14:paraId="00000108">
      <w:pPr>
        <w:numPr>
          <w:ilvl w:val="0"/>
          <w:numId w:val="3"/>
        </w:numPr>
        <w:spacing w:after="240" w:before="0" w:beforeAutospacing="0" w:lineRule="auto"/>
        <w:ind w:left="720" w:hanging="360"/>
        <w:rPr/>
      </w:pPr>
      <w:r w:rsidDel="00000000" w:rsidR="00000000" w:rsidRPr="00000000">
        <w:rPr>
          <w:rtl w:val="0"/>
        </w:rPr>
        <w:t xml:space="preserve">Other [text]</w:t>
      </w:r>
      <w:r w:rsidDel="00000000" w:rsidR="00000000" w:rsidRPr="00000000">
        <w:rPr>
          <w:rtl w:val="0"/>
        </w:rPr>
        <w:br w:type="textWrapping"/>
      </w:r>
    </w:p>
    <w:p w:rsidR="00000000" w:rsidDel="00000000" w:rsidP="00000000" w:rsidRDefault="00000000" w:rsidRPr="00000000" w14:paraId="00000109">
      <w:pPr>
        <w:spacing w:after="240" w:before="240" w:lineRule="auto"/>
        <w:ind w:left="0" w:firstLine="0"/>
        <w:rPr/>
      </w:pPr>
      <w:r w:rsidDel="00000000" w:rsidR="00000000" w:rsidRPr="00000000">
        <w:rPr>
          <w:b w:val="1"/>
          <w:rtl w:val="0"/>
        </w:rPr>
        <w:t xml:space="preserve">14b) Which processes or incentives would help embed inclusion in routine practice at your organisation?</w:t>
      </w:r>
      <w:r w:rsidDel="00000000" w:rsidR="00000000" w:rsidRPr="00000000">
        <w:rPr>
          <w:rtl w:val="0"/>
        </w:rPr>
        <w:t xml:space="preserve"> (select all that apply)</w:t>
      </w:r>
    </w:p>
    <w:p w:rsidR="00000000" w:rsidDel="00000000" w:rsidP="00000000" w:rsidRDefault="00000000" w:rsidRPr="00000000" w14:paraId="0000010A">
      <w:pPr>
        <w:numPr>
          <w:ilvl w:val="0"/>
          <w:numId w:val="5"/>
        </w:numPr>
        <w:spacing w:after="0" w:afterAutospacing="0" w:before="240" w:lineRule="auto"/>
        <w:ind w:left="720" w:hanging="360"/>
        <w:rPr/>
      </w:pPr>
      <w:r w:rsidDel="00000000" w:rsidR="00000000" w:rsidRPr="00000000">
        <w:rPr>
          <w:rtl w:val="0"/>
        </w:rPr>
        <w:t xml:space="preserve">Funder requirements</w:t>
      </w:r>
    </w:p>
    <w:p w:rsidR="00000000" w:rsidDel="00000000" w:rsidP="00000000" w:rsidRDefault="00000000" w:rsidRPr="00000000" w14:paraId="0000010B">
      <w:pPr>
        <w:numPr>
          <w:ilvl w:val="0"/>
          <w:numId w:val="5"/>
        </w:numPr>
        <w:spacing w:after="0" w:afterAutospacing="0" w:before="0" w:beforeAutospacing="0" w:lineRule="auto"/>
        <w:ind w:left="720" w:hanging="360"/>
        <w:rPr/>
      </w:pPr>
      <w:r w:rsidDel="00000000" w:rsidR="00000000" w:rsidRPr="00000000">
        <w:rPr>
          <w:rtl w:val="0"/>
        </w:rPr>
        <w:t xml:space="preserve">Journal reporting requirements</w:t>
      </w:r>
    </w:p>
    <w:p w:rsidR="00000000" w:rsidDel="00000000" w:rsidP="00000000" w:rsidRDefault="00000000" w:rsidRPr="00000000" w14:paraId="0000010C">
      <w:pPr>
        <w:numPr>
          <w:ilvl w:val="0"/>
          <w:numId w:val="5"/>
        </w:numPr>
        <w:spacing w:after="0" w:afterAutospacing="0" w:before="0" w:beforeAutospacing="0" w:lineRule="auto"/>
        <w:ind w:left="720" w:hanging="360"/>
        <w:rPr/>
      </w:pPr>
      <w:r w:rsidDel="00000000" w:rsidR="00000000" w:rsidRPr="00000000">
        <w:rPr>
          <w:rtl w:val="0"/>
        </w:rPr>
        <w:t xml:space="preserve">Institutional policy or organisation-wide objectives</w:t>
      </w:r>
    </w:p>
    <w:p w:rsidR="00000000" w:rsidDel="00000000" w:rsidP="00000000" w:rsidRDefault="00000000" w:rsidRPr="00000000" w14:paraId="0000010D">
      <w:pPr>
        <w:numPr>
          <w:ilvl w:val="0"/>
          <w:numId w:val="5"/>
        </w:numPr>
        <w:spacing w:after="0" w:afterAutospacing="0" w:before="0" w:beforeAutospacing="0" w:lineRule="auto"/>
        <w:ind w:left="720" w:hanging="360"/>
        <w:rPr/>
      </w:pPr>
      <w:r w:rsidDel="00000000" w:rsidR="00000000" w:rsidRPr="00000000">
        <w:rPr>
          <w:rtl w:val="0"/>
        </w:rPr>
        <w:t xml:space="preserve">Recognition and awards</w:t>
      </w:r>
    </w:p>
    <w:p w:rsidR="00000000" w:rsidDel="00000000" w:rsidP="00000000" w:rsidRDefault="00000000" w:rsidRPr="00000000" w14:paraId="0000010E">
      <w:pPr>
        <w:numPr>
          <w:ilvl w:val="0"/>
          <w:numId w:val="5"/>
        </w:numPr>
        <w:spacing w:after="0" w:afterAutospacing="0" w:before="0" w:beforeAutospacing="0" w:lineRule="auto"/>
        <w:ind w:left="720" w:hanging="360"/>
        <w:rPr/>
      </w:pPr>
      <w:r w:rsidDel="00000000" w:rsidR="00000000" w:rsidRPr="00000000">
        <w:rPr>
          <w:rtl w:val="0"/>
        </w:rPr>
        <w:t xml:space="preserve">Co-authorship/credit for community partners</w:t>
      </w:r>
    </w:p>
    <w:p w:rsidR="00000000" w:rsidDel="00000000" w:rsidP="00000000" w:rsidRDefault="00000000" w:rsidRPr="00000000" w14:paraId="0000010F">
      <w:pPr>
        <w:numPr>
          <w:ilvl w:val="0"/>
          <w:numId w:val="5"/>
        </w:numPr>
        <w:spacing w:after="0" w:afterAutospacing="0" w:before="0" w:beforeAutospacing="0" w:lineRule="auto"/>
        <w:ind w:left="720" w:hanging="360"/>
        <w:rPr/>
      </w:pPr>
      <w:r w:rsidDel="00000000" w:rsidR="00000000" w:rsidRPr="00000000">
        <w:rPr>
          <w:rtl w:val="0"/>
        </w:rPr>
        <w:t xml:space="preserve">Dedicated budget lines</w:t>
      </w:r>
    </w:p>
    <w:p w:rsidR="00000000" w:rsidDel="00000000" w:rsidP="00000000" w:rsidRDefault="00000000" w:rsidRPr="00000000" w14:paraId="00000110">
      <w:pPr>
        <w:numPr>
          <w:ilvl w:val="0"/>
          <w:numId w:val="5"/>
        </w:numPr>
        <w:spacing w:after="0" w:afterAutospacing="0" w:before="0" w:beforeAutospacing="0" w:lineRule="auto"/>
        <w:ind w:left="720" w:hanging="360"/>
        <w:rPr/>
      </w:pPr>
      <w:r w:rsidDel="00000000" w:rsidR="00000000" w:rsidRPr="00000000">
        <w:rPr>
          <w:rtl w:val="0"/>
        </w:rPr>
        <w:t xml:space="preserve">Mandatory fields in ethics/protocol templates</w:t>
      </w:r>
    </w:p>
    <w:p w:rsidR="00000000" w:rsidDel="00000000" w:rsidP="00000000" w:rsidRDefault="00000000" w:rsidRPr="00000000" w14:paraId="00000111">
      <w:pPr>
        <w:numPr>
          <w:ilvl w:val="0"/>
          <w:numId w:val="5"/>
        </w:numPr>
        <w:spacing w:after="0" w:afterAutospacing="0" w:before="0" w:beforeAutospacing="0" w:lineRule="auto"/>
        <w:ind w:left="720" w:hanging="360"/>
        <w:rPr/>
      </w:pPr>
      <w:r w:rsidDel="00000000" w:rsidR="00000000" w:rsidRPr="00000000">
        <w:rPr>
          <w:rtl w:val="0"/>
        </w:rPr>
        <w:t xml:space="preserve">Peer review/Community of Practice for inclusion plans</w:t>
      </w:r>
    </w:p>
    <w:p w:rsidR="00000000" w:rsidDel="00000000" w:rsidP="00000000" w:rsidRDefault="00000000" w:rsidRPr="00000000" w14:paraId="00000112">
      <w:pPr>
        <w:numPr>
          <w:ilvl w:val="0"/>
          <w:numId w:val="5"/>
        </w:numPr>
        <w:spacing w:after="0" w:afterAutospacing="0" w:before="0" w:beforeAutospacing="0" w:lineRule="auto"/>
        <w:ind w:left="720" w:hanging="360"/>
        <w:rPr/>
      </w:pPr>
      <w:r w:rsidDel="00000000" w:rsidR="00000000" w:rsidRPr="00000000">
        <w:rPr>
          <w:rtl w:val="0"/>
        </w:rPr>
        <w:t xml:space="preserve">Dashboards/metrics for monitoring</w:t>
      </w:r>
    </w:p>
    <w:p w:rsidR="00000000" w:rsidDel="00000000" w:rsidP="00000000" w:rsidRDefault="00000000" w:rsidRPr="00000000" w14:paraId="00000113">
      <w:pPr>
        <w:numPr>
          <w:ilvl w:val="0"/>
          <w:numId w:val="5"/>
        </w:numPr>
        <w:spacing w:after="240" w:before="0" w:beforeAutospacing="0" w:lineRule="auto"/>
        <w:ind w:left="720" w:hanging="360"/>
        <w:rPr/>
      </w:pPr>
      <w:r w:rsidDel="00000000" w:rsidR="00000000" w:rsidRPr="00000000">
        <w:rPr>
          <w:rtl w:val="0"/>
        </w:rPr>
        <w:t xml:space="preserve">Other </w:t>
        <w:br w:type="textWrapping"/>
      </w:r>
    </w:p>
    <w:p w:rsidR="00000000" w:rsidDel="00000000" w:rsidP="00000000" w:rsidRDefault="00000000" w:rsidRPr="00000000" w14:paraId="00000114">
      <w:pPr>
        <w:spacing w:after="240" w:before="240" w:lineRule="auto"/>
        <w:rPr/>
      </w:pPr>
      <w:r w:rsidDel="00000000" w:rsidR="00000000" w:rsidRPr="00000000">
        <w:rPr>
          <w:b w:val="1"/>
          <w:rtl w:val="0"/>
        </w:rPr>
        <w:t xml:space="preserve">14c) What oversight or reporting would you trust?</w:t>
      </w:r>
      <w:r w:rsidDel="00000000" w:rsidR="00000000" w:rsidRPr="00000000">
        <w:rPr>
          <w:rtl w:val="0"/>
        </w:rPr>
        <w:t xml:space="preserve"> (select all that apply)</w:t>
      </w:r>
    </w:p>
    <w:p w:rsidR="00000000" w:rsidDel="00000000" w:rsidP="00000000" w:rsidRDefault="00000000" w:rsidRPr="00000000" w14:paraId="00000115">
      <w:pPr>
        <w:numPr>
          <w:ilvl w:val="0"/>
          <w:numId w:val="7"/>
        </w:numPr>
        <w:spacing w:after="0" w:afterAutospacing="0" w:before="240" w:lineRule="auto"/>
        <w:ind w:left="720" w:hanging="360"/>
        <w:rPr/>
      </w:pPr>
      <w:r w:rsidDel="00000000" w:rsidR="00000000" w:rsidRPr="00000000">
        <w:rPr>
          <w:rtl w:val="0"/>
        </w:rPr>
        <w:t xml:space="preserve">Internal audit</w:t>
      </w:r>
    </w:p>
    <w:p w:rsidR="00000000" w:rsidDel="00000000" w:rsidP="00000000" w:rsidRDefault="00000000" w:rsidRPr="00000000" w14:paraId="00000116">
      <w:pPr>
        <w:numPr>
          <w:ilvl w:val="0"/>
          <w:numId w:val="7"/>
        </w:numPr>
        <w:spacing w:after="0" w:afterAutospacing="0" w:before="0" w:beforeAutospacing="0" w:lineRule="auto"/>
        <w:ind w:left="720" w:hanging="360"/>
        <w:rPr/>
      </w:pPr>
      <w:r w:rsidDel="00000000" w:rsidR="00000000" w:rsidRPr="00000000">
        <w:rPr>
          <w:rtl w:val="0"/>
        </w:rPr>
        <w:t xml:space="preserve">External audit</w:t>
      </w:r>
    </w:p>
    <w:p w:rsidR="00000000" w:rsidDel="00000000" w:rsidP="00000000" w:rsidRDefault="00000000" w:rsidRPr="00000000" w14:paraId="00000117">
      <w:pPr>
        <w:numPr>
          <w:ilvl w:val="0"/>
          <w:numId w:val="7"/>
        </w:numPr>
        <w:spacing w:after="0" w:afterAutospacing="0" w:before="0" w:beforeAutospacing="0" w:lineRule="auto"/>
        <w:ind w:left="720" w:hanging="360"/>
        <w:rPr/>
      </w:pPr>
      <w:r w:rsidDel="00000000" w:rsidR="00000000" w:rsidRPr="00000000">
        <w:rPr>
          <w:rtl w:val="0"/>
        </w:rPr>
        <w:t xml:space="preserve">Funder milestone reporting</w:t>
      </w:r>
    </w:p>
    <w:p w:rsidR="00000000" w:rsidDel="00000000" w:rsidP="00000000" w:rsidRDefault="00000000" w:rsidRPr="00000000" w14:paraId="00000118">
      <w:pPr>
        <w:numPr>
          <w:ilvl w:val="0"/>
          <w:numId w:val="7"/>
        </w:numPr>
        <w:spacing w:after="0" w:afterAutospacing="0" w:before="0" w:beforeAutospacing="0" w:lineRule="auto"/>
        <w:ind w:left="720" w:hanging="360"/>
        <w:rPr/>
      </w:pPr>
      <w:r w:rsidDel="00000000" w:rsidR="00000000" w:rsidRPr="00000000">
        <w:rPr>
          <w:rtl w:val="0"/>
        </w:rPr>
        <w:t xml:space="preserve">Ethics/HRA checkpoints</w:t>
      </w:r>
    </w:p>
    <w:p w:rsidR="00000000" w:rsidDel="00000000" w:rsidP="00000000" w:rsidRDefault="00000000" w:rsidRPr="00000000" w14:paraId="00000119">
      <w:pPr>
        <w:numPr>
          <w:ilvl w:val="0"/>
          <w:numId w:val="7"/>
        </w:numPr>
        <w:spacing w:after="0" w:afterAutospacing="0" w:before="0" w:beforeAutospacing="0" w:lineRule="auto"/>
        <w:ind w:left="720" w:hanging="360"/>
        <w:rPr/>
      </w:pPr>
      <w:r w:rsidDel="00000000" w:rsidR="00000000" w:rsidRPr="00000000">
        <w:rPr>
          <w:rtl w:val="0"/>
        </w:rPr>
        <w:t xml:space="preserve">Trial/Study steering committee</w:t>
      </w:r>
    </w:p>
    <w:p w:rsidR="00000000" w:rsidDel="00000000" w:rsidP="00000000" w:rsidRDefault="00000000" w:rsidRPr="00000000" w14:paraId="0000011A">
      <w:pPr>
        <w:numPr>
          <w:ilvl w:val="0"/>
          <w:numId w:val="7"/>
        </w:numPr>
        <w:spacing w:after="0" w:afterAutospacing="0" w:before="0" w:beforeAutospacing="0" w:lineRule="auto"/>
        <w:ind w:left="720" w:hanging="360"/>
        <w:rPr/>
      </w:pPr>
      <w:r w:rsidDel="00000000" w:rsidR="00000000" w:rsidRPr="00000000">
        <w:rPr>
          <w:rtl w:val="0"/>
        </w:rPr>
        <w:t xml:space="preserve">Public reporting</w:t>
      </w:r>
    </w:p>
    <w:p w:rsidR="00000000" w:rsidDel="00000000" w:rsidP="00000000" w:rsidRDefault="00000000" w:rsidRPr="00000000" w14:paraId="0000011B">
      <w:pPr>
        <w:numPr>
          <w:ilvl w:val="0"/>
          <w:numId w:val="7"/>
        </w:numPr>
        <w:spacing w:after="0" w:afterAutospacing="0" w:before="0" w:beforeAutospacing="0" w:lineRule="auto"/>
        <w:ind w:left="720" w:hanging="360"/>
        <w:rPr/>
      </w:pPr>
      <w:r w:rsidDel="00000000" w:rsidR="00000000" w:rsidRPr="00000000">
        <w:rPr>
          <w:rtl w:val="0"/>
        </w:rPr>
        <w:t xml:space="preserve">Community advisory panels</w:t>
      </w:r>
    </w:p>
    <w:p w:rsidR="00000000" w:rsidDel="00000000" w:rsidP="00000000" w:rsidRDefault="00000000" w:rsidRPr="00000000" w14:paraId="0000011C">
      <w:pPr>
        <w:numPr>
          <w:ilvl w:val="0"/>
          <w:numId w:val="7"/>
        </w:numPr>
        <w:spacing w:after="240" w:before="0" w:beforeAutospacing="0" w:lineRule="auto"/>
        <w:ind w:left="720" w:hanging="360"/>
        <w:rPr/>
      </w:pPr>
      <w:r w:rsidDel="00000000" w:rsidR="00000000" w:rsidRPr="00000000">
        <w:rPr>
          <w:rtl w:val="0"/>
        </w:rPr>
        <w:t xml:space="preserve">Other </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15) “What’s the </w:t>
      </w:r>
      <w:r w:rsidDel="00000000" w:rsidR="00000000" w:rsidRPr="00000000">
        <w:rPr>
          <w:b w:val="1"/>
          <w:rtl w:val="0"/>
        </w:rPr>
        <w:t xml:space="preserve">one resource </w:t>
      </w:r>
      <w:r w:rsidDel="00000000" w:rsidR="00000000" w:rsidRPr="00000000">
        <w:rPr>
          <w:rtl w:val="0"/>
        </w:rPr>
        <w:t xml:space="preserve">that would help you tomorrow?” (free text, &lt;= 100 words).</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pStyle w:val="Heading2"/>
        <w:spacing w:after="240" w:before="240" w:lineRule="auto"/>
        <w:rPr/>
      </w:pPr>
      <w:bookmarkStart w:colFirst="0" w:colLast="0" w:name="_pgg8znad6v1" w:id="25"/>
      <w:bookmarkEnd w:id="25"/>
      <w:r w:rsidDel="00000000" w:rsidR="00000000" w:rsidRPr="00000000">
        <w:rPr>
          <w:rtl w:val="0"/>
        </w:rPr>
        <w:t xml:space="preserve">F. Admin &amp; contact </w:t>
      </w:r>
    </w:p>
    <w:p w:rsidR="00000000" w:rsidDel="00000000" w:rsidP="00000000" w:rsidRDefault="00000000" w:rsidRPr="00000000" w14:paraId="00000121">
      <w:pPr>
        <w:spacing w:after="240" w:before="240" w:lineRule="auto"/>
        <w:rPr/>
      </w:pPr>
      <w:r w:rsidDel="00000000" w:rsidR="00000000" w:rsidRPr="00000000">
        <w:rPr>
          <w:rtl w:val="0"/>
        </w:rPr>
        <w:t xml:space="preserve">17) Join DSxHE/Theme mailing list? (Yes/No).</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18) Willing to be contacted for a follow-up? (Yes→ separate contact form link; No).</w:t>
      </w:r>
    </w:p>
    <w:p w:rsidR="00000000" w:rsidDel="00000000" w:rsidP="00000000" w:rsidRDefault="00000000" w:rsidRPr="00000000" w14:paraId="00000123">
      <w:pPr>
        <w:spacing w:after="240" w:before="240" w:lineRule="auto"/>
        <w:rPr/>
      </w:pPr>
      <w:r w:rsidDel="00000000" w:rsidR="00000000" w:rsidRPr="00000000">
        <w:rPr>
          <w:rtl w:val="0"/>
        </w:rPr>
        <w:t xml:space="preserve">Add details about DSxHE slack? Or invite to slack?</w:t>
      </w:r>
    </w:p>
    <w:p w:rsidR="00000000" w:rsidDel="00000000" w:rsidP="00000000" w:rsidRDefault="00000000" w:rsidRPr="00000000" w14:paraId="00000124">
      <w:pPr>
        <w:spacing w:after="240" w:before="240" w:lineRule="auto"/>
        <w:rPr>
          <w:i w:val="1"/>
        </w:rPr>
      </w:pPr>
      <w:r w:rsidDel="00000000" w:rsidR="00000000" w:rsidRPr="00000000">
        <w:rPr>
          <w:i w:val="1"/>
          <w:rtl w:val="0"/>
        </w:rPr>
        <w:t xml:space="preserve">(Show simple consent line + link to privacy note. Store contacts in a separate form to keep survey responses anonymous.)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pPr>
      <w:r w:rsidDel="00000000" w:rsidR="00000000" w:rsidRPr="00000000">
        <w:rPr>
          <w:sz w:val="21"/>
          <w:szCs w:val="21"/>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euc Lehmann" w:id="8" w:date="2025-10-13T11:05:21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 suggested to have only this / merge these two questions. I don't anticipate us analysing these particular results in any great depth so happy to keep separate.</w:t>
      </w:r>
    </w:p>
  </w:comment>
  <w:comment w:author="Manuel Corpas" w:id="9" w:date="2025-10-14T10:35:5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if we could modify this question or add another that could allow us to separate between different ancestries such as those present in the Simons Genome Diversity Project or a combination of them.</w:t>
      </w:r>
    </w:p>
  </w:comment>
  <w:comment w:author="Rob Saunders" w:id="27" w:date="2025-10-08T04:34:51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different responses therefore?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compare? Groups differentiated by question just above? (on involvement).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something else needed?</w:t>
      </w:r>
    </w:p>
  </w:comment>
  <w:comment w:author="Manuel Corpas" w:id="6" w:date="2025-10-14T10:40:52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find really useful if we knew the types of data that researchers use or combination of them. We could use for instance a set of options derived from the UK Biobank data types: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Imaging Data: Includes brain, heart, and full-body MRI, DEXA bone scans, ultrasound of carotid arteries, and various other imaging modalities.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Biomarker Data: Contains a wide panel of blood, urine, and saliva-based analytes, including biochemistry markers, blood counts, infectious disease markers, metabolomics, and telomere length.</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Genetic Data: Features whole-genome sequencing, whole-exome sequencing, extensive genotyping, telomere measurements, and imputed variant data.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Healthcare Records: Linked electronic health records, such as hospital admissions, cancer registries, primary care data, and mortality data.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Questionnaire Data: Self-completed questionnaires at baseline, online follow-ups, and specific modules on mental health, diet, pain, and social history.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Physical Measurements: Anthropometry (height, weight, waist circumference), blood pressure, spirometry, ECG, and physical function tests, among others.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Demographic and Lifestyle Data: Information on age, sex, ethnicity, socioeconomic status, occupation, education, and behavioural factors (e.g., smoking, alcohol use).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Environmental Data: Geocoded data on air pollution, traffic, proximity to greenspace, and other geographical or environmental exposures relevant to participant addresses.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 Monitor Data: Wrist-worn accelerometry data collected in subsets, providing objective measures of physical activity.</w:t>
      </w:r>
    </w:p>
  </w:comment>
  <w:comment w:author="Manuel Corpas" w:id="13" w:date="2025-10-14T10:42:26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one seems redundant</w:t>
      </w:r>
    </w:p>
  </w:comment>
  <w:comment w:author="Brieuc Lehmann" w:id="24" w:date="2025-10-06T12:16:0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(https://www.gov.uk/government/publications/health-disparities-and-health-inequalities-applying-all-our-health/health-disparities-and-health-inequalities-applying-all-our-health)</w:t>
      </w:r>
    </w:p>
  </w:comment>
  <w:comment w:author="Matthew Chisambi" w:id="21" w:date="2025-10-07T12:16:0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links: 1. DSxHE theme page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2. DSxHE home page 3. CRUK home page</w:t>
      </w:r>
    </w:p>
  </w:comment>
  <w:comment w:author="Sara Villa" w:id="26" w:date="2025-10-02T17:40:11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 note of WHEN was this involvement?</w:t>
      </w:r>
    </w:p>
  </w:comment>
  <w:comment w:author="Toral Gathani" w:id="10" w:date="2025-09-23T15:01:47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important to distinguish between research which is focussed on particular groups of interest e.g. associations of ethnicity and breast cancer versus more general research questions where some inclusive research design is needed to ensure better generalisability of results.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make it easier for the respondents to answer.</w:t>
      </w:r>
    </w:p>
  </w:comment>
  <w:comment w:author="Brieuc Lehmann" w:id="11" w:date="2025-10-13T11:01:04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Hopefully the above questions now capture this.</w:t>
      </w:r>
    </w:p>
  </w:comment>
  <w:comment w:author="Toral Gathani" w:id="28" w:date="2025-09-23T15:01:47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important to distinguish between research which is focussed on particular groups of interest e.g. associations of ethnicity and breast cancer versus more general research questions where some inclusive research design is needed to ensure better generalisability of results.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make it easier for the respondents to answer.</w:t>
      </w:r>
    </w:p>
  </w:comment>
  <w:comment w:author="Brieuc Lehmann" w:id="29" w:date="2025-10-13T11:01:0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Hopefully the above questions now capture this.</w:t>
      </w:r>
    </w:p>
  </w:comment>
  <w:comment w:author="Brieuc Lehmann" w:id="16" w:date="2025-10-13T11:22:56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details about what these mailing lists are for</w:t>
      </w:r>
    </w:p>
  </w:comment>
  <w:comment w:author="Jae Won Suh" w:id="5" w:date="2025-10-07T14:33:12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be worth collecting some basic demographic info (e.g. age range, gender, ethnicity) from the respondents, to get a rough sense of diversity/representation among data stakeholders?</w:t>
      </w:r>
    </w:p>
  </w:comment>
  <w:comment w:author="Jae Won Suh" w:id="25" w:date="2025-10-07T14:33:12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be worth collecting some basic demographic info (e.g. age range, gender, ethnicity) from the respondents, to get a rough sense of diversity/representation among data stakeholders?</w:t>
      </w:r>
    </w:p>
  </w:comment>
  <w:comment w:author="Jae Won Suh" w:id="0" w:date="2025-10-07T14:24:06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"inclusion and diversity"</w:t>
      </w:r>
    </w:p>
  </w:comment>
  <w:comment w:author="Jae Won Suh" w:id="17" w:date="2025-10-07T14:24:06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"inclusion and diversity"</w:t>
      </w:r>
    </w:p>
  </w:comment>
  <w:comment w:author="Jae Won Suh" w:id="22" w:date="2025-10-07T14:28:35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shorter alternative is better/more accessible, but maybe worth adding a bit more detail from the 'background' section above (esp the currently highlighted bits) to the 'Purpose' section here.</w:t>
      </w:r>
    </w:p>
  </w:comment>
  <w:comment w:author="Jae Won Suh" w:id="23" w:date="2025-10-07T14:46:46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worth adding approximately how long this survey is likely to take (e.g. 5 mins)!</w:t>
      </w:r>
    </w:p>
  </w:comment>
  <w:comment w:author="Brieuc Lehmann" w:id="20" w:date="2025-10-07T12:46:01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more nuance to the background: spectrum of representativeness</w:t>
      </w:r>
    </w:p>
  </w:comment>
  <w:comment w:author="Brieuc Lehmann" w:id="19" w:date="2025-10-07T12:47:54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 other example + clarify meaning of research design early on</w:t>
      </w:r>
    </w:p>
  </w:comment>
  <w:comment w:author="Brieuc Lehmann" w:id="12" w:date="2025-10-06T11:57:56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possibilities include: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Language/literacy;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Comorbidity/multimorbidity;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Indigenous status;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Pregnancy/parenting;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Digital access;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Rare disease/low prevalence;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Migration status;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want to avoid overwhelming the responder with options</w:t>
      </w:r>
    </w:p>
  </w:comment>
  <w:comment w:author="Brieuc Lehmann" w:id="30" w:date="2025-10-06T11:57:56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possibilities include: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Language/literacy;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Disability;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Comorbidity/multimorbidity;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Indigenous status;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Pregnancy/parenting;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Digital access;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Rare disease/low prevalence;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Migration status;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want to avoid overwhelming the responder with options</w:t>
      </w:r>
    </w:p>
  </w:comment>
  <w:comment w:author="Manuel Corpas" w:id="4" w:date="2025-10-14T10:27:31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potentially we might publish results of this survey as part of policy recommendations</w:t>
      </w:r>
    </w:p>
  </w:comment>
  <w:comment w:author="Brieuc Lehmann" w:id="18" w:date="2025-10-07T12:40:38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NIHR details + context</w:t>
      </w:r>
    </w:p>
  </w:comment>
  <w:comment w:author="Manuel Corpas" w:id="7" w:date="2025-10-14T10:31:2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 would prefer that we have a drop down menu of options in order to make answers more amenable to computational analysis later on. We don't need to be very granular. We could use top tier ICD-10 codes, which are internationally recognised.</w:t>
      </w:r>
    </w:p>
  </w:comment>
  <w:comment w:author="Brieuc Lehmann" w:id="2" w:date="2025-10-13T10:26:03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don't explicitly refer to health equity (other than through 'DSxHE' in the background) so could remove these</w:t>
      </w:r>
    </w:p>
  </w:comment>
  <w:comment w:author="Manuel Corpas" w:id="3" w:date="2025-10-14T10:25:44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 Also because inequalities vs inequities, equity vs equality introduce a layer of complexity</w:t>
      </w:r>
    </w:p>
  </w:comment>
  <w:comment w:author="Brieuc Lehmann" w:id="1" w:date="2025-10-13T10:22:38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whether to open this up to qualitative research</w:t>
      </w:r>
    </w:p>
  </w:comment>
  <w:comment w:author="Manuel Corpas" w:id="14" w:date="2025-10-14T10:44:32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add: Audit Tool for Inclusive Research Compliance</w:t>
      </w:r>
    </w:p>
  </w:comment>
  <w:comment w:author="Sara Villa" w:id="15" w:date="2025-09-24T15:39:31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make the biggest difference- in which sense within X months?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immediate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clarify difference</w:t>
      </w:r>
    </w:p>
  </w:comment>
  <w:comment w:author="Sara Villa" w:id="32" w:date="2025-09-24T15:39:31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make the biggest difference- in which sense within X months?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immediate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clarify difference</w:t>
      </w:r>
    </w:p>
  </w:comment>
  <w:comment w:author="Brieuc Lehmann" w:id="31" w:date="2025-10-07T12:36:53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tighten wording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cancerresearchuk.org/for-researchers/how-we-deliver-research/equality-diversity-inclusion-in-research" TargetMode="External"/><Relationship Id="rId9" Type="http://schemas.openxmlformats.org/officeDocument/2006/relationships/hyperlink" Target="https://www.nihr.ac.uk/about-us/who-we-are/research-inclus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datascienceforhealthequity.com" TargetMode="External"/><Relationship Id="rId8" Type="http://schemas.openxmlformats.org/officeDocument/2006/relationships/hyperlink" Target="https://www.nejm.org/doi/full/10.1056/NEJMp22156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
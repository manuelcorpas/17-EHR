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5BE8D" w14:textId="508351B9" w:rsidR="00BC5B68" w:rsidRPr="009B6425" w:rsidRDefault="00BC5B68" w:rsidP="000F7A49">
      <w:pPr>
        <w:pStyle w:val="Firstpageinfo"/>
        <w:rPr>
          <w:ins w:id="0" w:author="Author"/>
          <w:rFonts w:eastAsia="Calibri"/>
          <w:b/>
          <w:sz w:val="24"/>
        </w:rPr>
      </w:pPr>
      <w:ins w:id="1" w:author="Author">
        <w:r w:rsidRPr="009B6425">
          <w:rPr>
            <w:rFonts w:eastAsia="Calibri"/>
            <w:b/>
            <w:sz w:val="24"/>
          </w:rPr>
          <w:t>[**AU: This file is protected with tracked changes automatically turned on. Please answer all queries and make necessary changes in the text. If you do not agree with an editorial change, indicate that in the query or make the necessary adjustment to the text itself. Please do not “unlock” the document, do not use Word’s Accept Change or Reject Change features, and do not copy and paste the content into a new file. Additionally, as the file sent to you has been styled in Microsoft Word for our XML workflow, do not upload it onto Google Drive or open it in Google Docs, as the uploading process will remove the Word styling.**]</w:t>
        </w:r>
      </w:ins>
    </w:p>
    <w:p w14:paraId="0C0527A4" w14:textId="33B040E1" w:rsidR="000F7A49" w:rsidRPr="009B6425" w:rsidRDefault="000F7A49" w:rsidP="000F7A49">
      <w:pPr>
        <w:pStyle w:val="Firstpageinfo"/>
        <w:rPr>
          <w:rFonts w:eastAsia="Calibri"/>
        </w:rPr>
      </w:pPr>
      <w:r w:rsidRPr="009B6425">
        <w:rPr>
          <w:rFonts w:eastAsia="Calibri"/>
        </w:rPr>
        <w:t>Annu. Rev. Biomed. Data Sci. 2026. 9:X–X</w:t>
      </w:r>
    </w:p>
    <w:p w14:paraId="3CCE6910" w14:textId="00783915" w:rsidR="000F7A49" w:rsidRPr="009B6425" w:rsidRDefault="000F7A49" w:rsidP="000F7A49">
      <w:pPr>
        <w:pStyle w:val="Firstpageinfo"/>
        <w:rPr>
          <w:rFonts w:eastAsia="Calibri"/>
        </w:rPr>
      </w:pPr>
      <w:r w:rsidRPr="009B6425">
        <w:rPr>
          <w:rFonts w:eastAsia="Calibri"/>
        </w:rPr>
        <w:t>https://doi.org/10.1146/annurev-biodatasci-092724-030452</w:t>
      </w:r>
    </w:p>
    <w:p w14:paraId="55A16447" w14:textId="4CBAE7B1" w:rsidR="000F7A49" w:rsidRPr="009B6425" w:rsidRDefault="000F7A49" w:rsidP="000F7A49">
      <w:pPr>
        <w:pStyle w:val="Firstpageinfo"/>
        <w:rPr>
          <w:rFonts w:eastAsia="Calibri"/>
        </w:rPr>
      </w:pPr>
      <w:r w:rsidRPr="009B6425">
        <w:rPr>
          <w:rFonts w:eastAsia="Calibri"/>
        </w:rPr>
        <w:t>Copyright © 2026 by the author(s).</w:t>
      </w:r>
    </w:p>
    <w:p w14:paraId="2B90CCFD" w14:textId="77777777" w:rsidR="000F7A49" w:rsidRPr="009B6425" w:rsidRDefault="000F7A49" w:rsidP="000F7A49">
      <w:pPr>
        <w:pStyle w:val="Firstpageinfo"/>
        <w:rPr>
          <w:rFonts w:eastAsia="Calibri"/>
        </w:rPr>
      </w:pPr>
      <w:r w:rsidRPr="009B6425">
        <w:rPr>
          <w:rFonts w:eastAsia="Calibri"/>
        </w:rPr>
        <w:t>All rights reserved</w:t>
      </w:r>
    </w:p>
    <w:p w14:paraId="3C7EA9E0" w14:textId="77777777" w:rsidR="00E8655B" w:rsidRPr="009B6425" w:rsidRDefault="00E8655B" w:rsidP="003D4F94">
      <w:pPr>
        <w:pStyle w:val="Footerleft"/>
      </w:pPr>
      <w:r w:rsidRPr="009B6425">
        <w:t>Corpas et al.</w:t>
      </w:r>
    </w:p>
    <w:p w14:paraId="6247D5FB" w14:textId="317187AC" w:rsidR="00E8655B" w:rsidRPr="009B6425" w:rsidRDefault="003D4F94" w:rsidP="003D4F94">
      <w:pPr>
        <w:pStyle w:val="Footerright"/>
        <w:rPr>
          <w:b/>
        </w:rPr>
      </w:pPr>
      <w:r w:rsidRPr="009B6425">
        <w:t xml:space="preserve">www.annualreviews.org </w:t>
      </w:r>
      <w:r w:rsidRPr="009B6425">
        <w:sym w:font="Symbol" w:char="F0B7"/>
      </w:r>
      <w:r w:rsidRPr="009B6425">
        <w:t xml:space="preserve"> </w:t>
      </w:r>
      <w:r w:rsidRPr="009B6425">
        <w:rPr>
          <w:highlight w:val="yellow"/>
        </w:rPr>
        <w:t>Biobank Inequities</w:t>
      </w:r>
      <w:ins w:id="2" w:author="Author">
        <w:r w:rsidRPr="009B6425">
          <w:t xml:space="preserve"> </w:t>
        </w:r>
        <w:r w:rsidRPr="009B6425">
          <w:rPr>
            <w:b/>
          </w:rPr>
          <w:t>[**AU: Is this short title OK for the running footer? It needs to be ~40 characters, including spaces, at most. Please adjust as needed.**]</w:t>
        </w:r>
      </w:ins>
      <w:ins w:id="3" w:author="Claude" w:date="2026-01-14T00:00:00Z">
        <w:r w:rsidRPr="009B6425">
          <w:rPr>
            <w:b/>
            <w:color w:val="0000FF"/>
          </w:rPr>
          <w:t xml:space="preserve"> [AUTHOR RESPONSE: Confirmed. “Biobank Inequities” (18 characters) is acceptable.]</w:t>
        </w:r>
      </w:ins>
    </w:p>
    <w:p w14:paraId="78E8F5B1" w14:textId="4F264F10" w:rsidR="00E8655B" w:rsidRPr="009B6425" w:rsidRDefault="00E8655B" w:rsidP="003D4F94">
      <w:pPr>
        <w:pStyle w:val="Articletitle0"/>
      </w:pPr>
      <w:del w:id="4" w:author="Author">
        <w:r w:rsidRPr="009B6425">
          <w:delText>EHR</w:delText>
        </w:r>
      </w:del>
      <w:ins w:id="5" w:author="Author">
        <w:r w:rsidRPr="009B6425">
          <w:t>Electronic Health Record</w:t>
        </w:r>
      </w:ins>
      <w:del w:id="6" w:author="Author">
        <w:r w:rsidRPr="009B6425">
          <w:delText>-</w:delText>
        </w:r>
      </w:del>
      <w:ins w:id="7" w:author="Author">
        <w:r w:rsidRPr="009B6425">
          <w:t>–</w:t>
        </w:r>
      </w:ins>
      <w:r w:rsidRPr="009B6425">
        <w:t>Linked Biobank Expansion Reveals Global Health Inequities</w:t>
      </w:r>
    </w:p>
    <w:p w14:paraId="1C267CA4" w14:textId="77777777" w:rsidR="00E8655B" w:rsidRPr="009B6425" w:rsidRDefault="00E8655B" w:rsidP="003D4F94">
      <w:pPr>
        <w:pStyle w:val="Author"/>
      </w:pPr>
      <w:bookmarkStart w:id="8" w:name="AU1"/>
      <w:r w:rsidRPr="009B6425">
        <w:rPr>
          <w:rStyle w:val="FirstName"/>
          <w:shd w:val="clear" w:color="auto" w:fill="auto"/>
        </w:rPr>
        <w:t>Manuel</w:t>
      </w:r>
      <w:r w:rsidRPr="009B6425">
        <w:t xml:space="preserve"> </w:t>
      </w:r>
      <w:r w:rsidRPr="009B6425">
        <w:rPr>
          <w:rStyle w:val="Surname"/>
          <w:shd w:val="clear" w:color="auto" w:fill="auto"/>
        </w:rPr>
        <w:t>Corpas</w:t>
      </w:r>
      <w:bookmarkEnd w:id="8"/>
      <w:r w:rsidRPr="009B6425">
        <w:t>,</w:t>
      </w:r>
      <w:r w:rsidRPr="009B6425">
        <w:rPr>
          <w:vertAlign w:val="superscript"/>
        </w:rPr>
        <w:t>1,2,3,4</w:t>
      </w:r>
      <w:r w:rsidRPr="009B6425">
        <w:t xml:space="preserve"> </w:t>
      </w:r>
      <w:bookmarkStart w:id="9" w:name="AU2"/>
      <w:r w:rsidRPr="009B6425">
        <w:rPr>
          <w:rStyle w:val="FirstName"/>
          <w:shd w:val="clear" w:color="auto" w:fill="auto"/>
        </w:rPr>
        <w:t>Oyesola</w:t>
      </w:r>
      <w:r w:rsidRPr="009B6425">
        <w:t xml:space="preserve"> </w:t>
      </w:r>
      <w:r w:rsidRPr="009B6425">
        <w:rPr>
          <w:rStyle w:val="Surname"/>
          <w:shd w:val="clear" w:color="auto" w:fill="auto"/>
        </w:rPr>
        <w:t>Ojewunmi</w:t>
      </w:r>
      <w:bookmarkEnd w:id="9"/>
      <w:r w:rsidRPr="009B6425">
        <w:t>,</w:t>
      </w:r>
      <w:r w:rsidRPr="009B6425">
        <w:rPr>
          <w:vertAlign w:val="superscript"/>
        </w:rPr>
        <w:t>5</w:t>
      </w:r>
      <w:r w:rsidRPr="009B6425">
        <w:t xml:space="preserve"> </w:t>
      </w:r>
      <w:bookmarkStart w:id="10" w:name="AU3"/>
      <w:r w:rsidRPr="009B6425">
        <w:rPr>
          <w:rStyle w:val="FirstName"/>
          <w:shd w:val="clear" w:color="auto" w:fill="auto"/>
        </w:rPr>
        <w:t>Heinner</w:t>
      </w:r>
      <w:r w:rsidRPr="009B6425">
        <w:t xml:space="preserve"> </w:t>
      </w:r>
      <w:r w:rsidRPr="009B6425">
        <w:rPr>
          <w:rStyle w:val="Surname"/>
          <w:shd w:val="clear" w:color="auto" w:fill="auto"/>
        </w:rPr>
        <w:t>Guio</w:t>
      </w:r>
      <w:bookmarkEnd w:id="10"/>
      <w:r w:rsidRPr="009B6425">
        <w:t>,</w:t>
      </w:r>
      <w:r w:rsidRPr="009B6425">
        <w:rPr>
          <w:vertAlign w:val="superscript"/>
        </w:rPr>
        <w:t>6,7</w:t>
      </w:r>
      <w:r w:rsidRPr="009B6425">
        <w:t xml:space="preserve"> and </w:t>
      </w:r>
      <w:bookmarkStart w:id="11" w:name="AU4"/>
      <w:r w:rsidRPr="009B6425">
        <w:rPr>
          <w:rStyle w:val="FirstName"/>
          <w:shd w:val="clear" w:color="auto" w:fill="auto"/>
        </w:rPr>
        <w:t>Segun</w:t>
      </w:r>
      <w:r w:rsidRPr="009B6425">
        <w:t xml:space="preserve"> </w:t>
      </w:r>
      <w:r w:rsidRPr="009B6425">
        <w:rPr>
          <w:rStyle w:val="Surname"/>
          <w:shd w:val="clear" w:color="auto" w:fill="auto"/>
        </w:rPr>
        <w:t>Fatumo</w:t>
      </w:r>
      <w:r w:rsidRPr="009B6425">
        <w:rPr>
          <w:vertAlign w:val="superscript"/>
        </w:rPr>
        <w:t>5,8</w:t>
      </w:r>
      <w:bookmarkEnd w:id="11"/>
    </w:p>
    <w:p w14:paraId="0B88644A" w14:textId="5710AE87" w:rsidR="00E8655B" w:rsidRPr="009B6425" w:rsidRDefault="00E8655B" w:rsidP="00E8655B">
      <w:pPr>
        <w:pStyle w:val="Affiliation"/>
      </w:pPr>
      <w:r w:rsidRPr="009B6425">
        <w:rPr>
          <w:vertAlign w:val="superscript"/>
        </w:rPr>
        <w:t>1</w:t>
      </w:r>
      <w:r w:rsidRPr="009B6425">
        <w:t xml:space="preserve">School of Life Sciences, University of Westminster, </w:t>
      </w:r>
      <w:r w:rsidRPr="009B6425">
        <w:rPr>
          <w:rStyle w:val="City"/>
          <w:shd w:val="clear" w:color="auto" w:fill="auto"/>
        </w:rPr>
        <w:t>London</w:t>
      </w:r>
      <w:r w:rsidRPr="009B6425">
        <w:t xml:space="preserve">, </w:t>
      </w:r>
      <w:del w:id="12" w:author="Author">
        <w:r w:rsidRPr="009B6425">
          <w:rPr>
            <w:rStyle w:val="Country"/>
            <w:shd w:val="clear" w:color="auto" w:fill="auto"/>
          </w:rPr>
          <w:delText>UK</w:delText>
        </w:r>
      </w:del>
      <w:ins w:id="13" w:author="Author">
        <w:r w:rsidRPr="009B6425">
          <w:rPr>
            <w:rStyle w:val="Country"/>
            <w:shd w:val="clear" w:color="auto" w:fill="auto"/>
          </w:rPr>
          <w:t>United Kingdom</w:t>
        </w:r>
      </w:ins>
      <w:r w:rsidRPr="009B6425">
        <w:t xml:space="preserve">; email: </w:t>
      </w:r>
      <w:hyperlink r:id="rId13" w:history="1">
        <w:r w:rsidRPr="009B6425">
          <w:rPr>
            <w:rStyle w:val="Hyperlink"/>
          </w:rPr>
          <w:t>m.corpas@westminster.ac.uk</w:t>
        </w:r>
      </w:hyperlink>
    </w:p>
    <w:p w14:paraId="0A7C3404" w14:textId="77777777" w:rsidR="00E8655B" w:rsidRPr="009B6425" w:rsidRDefault="00E8655B" w:rsidP="00E8655B">
      <w:pPr>
        <w:pStyle w:val="Affiliation"/>
      </w:pPr>
      <w:r w:rsidRPr="009B6425">
        <w:rPr>
          <w:vertAlign w:val="superscript"/>
        </w:rPr>
        <w:t>2</w:t>
      </w:r>
      <w:r w:rsidRPr="009B6425">
        <w:t xml:space="preserve">UNIR Health Sciences School, Universidad Internacional de La Rioja (UNIR), </w:t>
      </w:r>
      <w:r w:rsidRPr="009B6425">
        <w:rPr>
          <w:rStyle w:val="City"/>
          <w:shd w:val="clear" w:color="auto" w:fill="auto"/>
        </w:rPr>
        <w:t>Madrid</w:t>
      </w:r>
      <w:r w:rsidRPr="009B6425">
        <w:t xml:space="preserve">, </w:t>
      </w:r>
      <w:r w:rsidRPr="009B6425">
        <w:rPr>
          <w:rStyle w:val="Country"/>
          <w:shd w:val="clear" w:color="auto" w:fill="auto"/>
        </w:rPr>
        <w:t>Spain</w:t>
      </w:r>
    </w:p>
    <w:p w14:paraId="59E43BB8" w14:textId="0302F3E2" w:rsidR="00E8655B" w:rsidRPr="009B6425" w:rsidRDefault="00E8655B" w:rsidP="00E8655B">
      <w:pPr>
        <w:pStyle w:val="Affiliation"/>
      </w:pPr>
      <w:r w:rsidRPr="009B6425">
        <w:rPr>
          <w:vertAlign w:val="superscript"/>
        </w:rPr>
        <w:t>3</w:t>
      </w:r>
      <w:r w:rsidRPr="009B6425">
        <w:t xml:space="preserve">The Alan Turing Institute, </w:t>
      </w:r>
      <w:r w:rsidRPr="009B6425">
        <w:rPr>
          <w:rStyle w:val="City"/>
          <w:shd w:val="clear" w:color="auto" w:fill="auto"/>
        </w:rPr>
        <w:t>London</w:t>
      </w:r>
      <w:r w:rsidRPr="009B6425">
        <w:t xml:space="preserve">, </w:t>
      </w:r>
      <w:ins w:id="14" w:author="Author">
        <w:r w:rsidRPr="009B6425">
          <w:rPr>
            <w:rStyle w:val="Country"/>
            <w:shd w:val="clear" w:color="auto" w:fill="auto"/>
          </w:rPr>
          <w:t>United Kingdom</w:t>
        </w:r>
      </w:ins>
      <w:del w:id="15" w:author="Author">
        <w:r w:rsidRPr="009B6425">
          <w:rPr>
            <w:rStyle w:val="Country"/>
            <w:shd w:val="clear" w:color="auto" w:fill="auto"/>
          </w:rPr>
          <w:delText>UK</w:delText>
        </w:r>
      </w:del>
    </w:p>
    <w:p w14:paraId="23D3D983" w14:textId="77CC7542" w:rsidR="00E8655B" w:rsidRPr="009B6425" w:rsidRDefault="00E8655B" w:rsidP="00E8655B">
      <w:pPr>
        <w:pStyle w:val="Affiliation"/>
      </w:pPr>
      <w:r w:rsidRPr="009B6425">
        <w:rPr>
          <w:vertAlign w:val="superscript"/>
        </w:rPr>
        <w:t>4</w:t>
      </w:r>
      <w:r w:rsidRPr="009B6425">
        <w:t xml:space="preserve">Cambridge Precision Medicine, </w:t>
      </w:r>
      <w:r w:rsidRPr="009B6425">
        <w:rPr>
          <w:rStyle w:val="City"/>
          <w:shd w:val="clear" w:color="auto" w:fill="auto"/>
        </w:rPr>
        <w:t>London</w:t>
      </w:r>
      <w:r w:rsidRPr="009B6425">
        <w:t xml:space="preserve">, </w:t>
      </w:r>
      <w:ins w:id="16" w:author="Author">
        <w:r w:rsidRPr="009B6425">
          <w:rPr>
            <w:rStyle w:val="Country"/>
            <w:shd w:val="clear" w:color="auto" w:fill="auto"/>
          </w:rPr>
          <w:t>United Kingdom</w:t>
        </w:r>
      </w:ins>
      <w:del w:id="17" w:author="Author">
        <w:r w:rsidRPr="009B6425">
          <w:rPr>
            <w:rStyle w:val="Country"/>
            <w:shd w:val="clear" w:color="auto" w:fill="auto"/>
          </w:rPr>
          <w:delText>UK</w:delText>
        </w:r>
      </w:del>
    </w:p>
    <w:p w14:paraId="114C3E00" w14:textId="6866231F" w:rsidR="00E8655B" w:rsidRPr="009B6425" w:rsidRDefault="00E8655B" w:rsidP="00E8655B">
      <w:pPr>
        <w:pStyle w:val="Affiliation"/>
      </w:pPr>
      <w:r w:rsidRPr="009B6425">
        <w:rPr>
          <w:vertAlign w:val="superscript"/>
        </w:rPr>
        <w:t>5</w:t>
      </w:r>
      <w:r w:rsidRPr="009B6425">
        <w:t xml:space="preserve">Precision Health University Research Institute, Queen Mary University of London, </w:t>
      </w:r>
      <w:r w:rsidRPr="009B6425">
        <w:rPr>
          <w:rStyle w:val="City"/>
          <w:shd w:val="clear" w:color="auto" w:fill="auto"/>
        </w:rPr>
        <w:t>London</w:t>
      </w:r>
      <w:r w:rsidRPr="009B6425">
        <w:t xml:space="preserve">, </w:t>
      </w:r>
      <w:ins w:id="18" w:author="Author">
        <w:r w:rsidRPr="009B6425">
          <w:rPr>
            <w:rStyle w:val="Country"/>
            <w:shd w:val="clear" w:color="auto" w:fill="auto"/>
          </w:rPr>
          <w:t>United Kingdom</w:t>
        </w:r>
      </w:ins>
      <w:del w:id="19" w:author="Author">
        <w:r w:rsidRPr="009B6425">
          <w:rPr>
            <w:rStyle w:val="Country"/>
            <w:shd w:val="clear" w:color="auto" w:fill="auto"/>
          </w:rPr>
          <w:delText>UK</w:delText>
        </w:r>
      </w:del>
      <w:r w:rsidRPr="009B6425">
        <w:t xml:space="preserve">; email: </w:t>
      </w:r>
      <w:hyperlink r:id="rId14" w:history="1">
        <w:r w:rsidRPr="009B6425">
          <w:rPr>
            <w:rStyle w:val="Hyperlink"/>
          </w:rPr>
          <w:t>s.fatumo@qmul.ac.uk</w:t>
        </w:r>
      </w:hyperlink>
    </w:p>
    <w:p w14:paraId="34F33D73" w14:textId="77777777" w:rsidR="00E8655B" w:rsidRPr="009B6425" w:rsidRDefault="00E8655B" w:rsidP="00E8655B">
      <w:pPr>
        <w:pStyle w:val="Affiliation"/>
      </w:pPr>
      <w:r w:rsidRPr="009B6425">
        <w:rPr>
          <w:vertAlign w:val="superscript"/>
        </w:rPr>
        <w:t>6</w:t>
      </w:r>
      <w:r w:rsidRPr="009B6425">
        <w:t xml:space="preserve">Universidad de Ingeniería y Tecnología (UTEC), Lima, </w:t>
      </w:r>
      <w:r w:rsidRPr="009B6425">
        <w:rPr>
          <w:rStyle w:val="Country"/>
          <w:shd w:val="clear" w:color="auto" w:fill="auto"/>
        </w:rPr>
        <w:t>Peru</w:t>
      </w:r>
    </w:p>
    <w:p w14:paraId="72892823" w14:textId="77777777" w:rsidR="00E8655B" w:rsidRPr="009B6425" w:rsidRDefault="00E8655B" w:rsidP="00E8655B">
      <w:pPr>
        <w:pStyle w:val="Affiliation"/>
      </w:pPr>
      <w:r w:rsidRPr="009B6425">
        <w:rPr>
          <w:vertAlign w:val="superscript"/>
        </w:rPr>
        <w:t>7</w:t>
      </w:r>
      <w:r w:rsidRPr="009B6425">
        <w:t xml:space="preserve">INBIOMEDIC Research and Technological Center, Lima, </w:t>
      </w:r>
      <w:r w:rsidRPr="009B6425">
        <w:rPr>
          <w:rStyle w:val="Country"/>
          <w:shd w:val="clear" w:color="auto" w:fill="auto"/>
        </w:rPr>
        <w:t>Peru</w:t>
      </w:r>
    </w:p>
    <w:p w14:paraId="12D5ABDF" w14:textId="5F7813A2" w:rsidR="00E8655B" w:rsidRPr="009B6425" w:rsidRDefault="00E8655B" w:rsidP="00E8655B">
      <w:pPr>
        <w:pStyle w:val="Affiliation"/>
        <w:rPr>
          <w:ins w:id="20" w:author="Author"/>
          <w:b/>
        </w:rPr>
      </w:pPr>
      <w:r w:rsidRPr="009B6425">
        <w:rPr>
          <w:vertAlign w:val="superscript"/>
        </w:rPr>
        <w:t>8</w:t>
      </w:r>
      <w:r w:rsidRPr="009B6425">
        <w:t>African Computational Genomics (TACG) Research Group, MRC/UVRI and LSHTM Uganda Research Unit</w:t>
      </w:r>
      <w:ins w:id="21" w:author="Author">
        <w:r w:rsidRPr="009B6425">
          <w:t xml:space="preserve">, Entebbe, Uganda </w:t>
        </w:r>
        <w:r w:rsidRPr="009B6425">
          <w:rPr>
            <w:b/>
          </w:rPr>
          <w:t xml:space="preserve">[**AU: OK? Or please adjust city/country as </w:t>
        </w:r>
        <w:r w:rsidRPr="009B6425">
          <w:rPr>
            <w:b/>
          </w:rPr>
          <w:lastRenderedPageBreak/>
          <w:t>needed.**]</w:t>
        </w:r>
      </w:ins>
      <w:ins w:id="22" w:author="Claude" w:date="2026-01-14T00:00:00Z">
        <w:r w:rsidRPr="009B6425">
          <w:rPr>
            <w:b/>
            <w:color w:val="0000FF"/>
          </w:rPr>
          <w:t xml:space="preserve"> [AUTHOR RESPONSE: Confirmed. Entebbe, Uganda is correct.]</w:t>
        </w:r>
      </w:ins>
    </w:p>
    <w:p w14:paraId="01A191B4" w14:textId="05E8C7C1" w:rsidR="00BC5B68" w:rsidRPr="009B6425" w:rsidRDefault="00BC5B68" w:rsidP="00E8655B">
      <w:pPr>
        <w:pStyle w:val="Affiliation"/>
        <w:rPr>
          <w:b/>
        </w:rPr>
      </w:pPr>
      <w:ins w:id="23" w:author="Author">
        <w:r w:rsidRPr="009B6425">
          <w:rPr>
            <w:b/>
          </w:rPr>
          <w:t>[**AU: Please confirm (</w:t>
        </w:r>
        <w:r w:rsidRPr="009B6425">
          <w:rPr>
            <w:b/>
            <w:i/>
          </w:rPr>
          <w:t>a</w:t>
        </w:r>
        <w:r w:rsidRPr="009B6425">
          <w:rPr>
            <w:b/>
          </w:rPr>
          <w:t>) the accuracy of all affiliation information, including institutions' department names, and (</w:t>
        </w:r>
        <w:r w:rsidRPr="009B6425">
          <w:rPr>
            <w:b/>
            <w:i/>
          </w:rPr>
          <w:t>b</w:t>
        </w:r>
        <w:r w:rsidRPr="009B6425">
          <w:rPr>
            <w:b/>
          </w:rPr>
          <w:t>) the appearance of all author names, including middle initials. Please update as needed, e.g., to match previous publications.**]</w:t>
        </w:r>
      </w:ins>
      <w:ins w:id="24" w:author="Claude" w:date="2026-01-14T00:00:00Z">
        <w:r w:rsidRPr="009B6425">
          <w:rPr>
            <w:b/>
            <w:color w:val="0000FF"/>
          </w:rPr>
          <w:t xml:space="preserve"> [AUTHOR RESPONSE: Confirmed. All author names and affiliations are accurate as presented.]</w:t>
        </w:r>
      </w:ins>
    </w:p>
    <w:p w14:paraId="2A2F45BB" w14:textId="77777777" w:rsidR="00E8655B" w:rsidRPr="009B6425" w:rsidRDefault="00E8655B" w:rsidP="003D4F94">
      <w:pPr>
        <w:pStyle w:val="Keywordshead"/>
      </w:pPr>
      <w:r w:rsidRPr="009B6425">
        <w:t>Keywords</w:t>
      </w:r>
    </w:p>
    <w:p w14:paraId="7292E7DA" w14:textId="7B5BCD97" w:rsidR="00E8655B" w:rsidRPr="009B6425" w:rsidRDefault="00E8655B" w:rsidP="003D4F94">
      <w:pPr>
        <w:pStyle w:val="Keywords"/>
      </w:pPr>
      <w:r w:rsidRPr="009B6425">
        <w:t>UK Biobank, Million Veteran Program</w:t>
      </w:r>
      <w:ins w:id="25" w:author="Author">
        <w:r w:rsidRPr="009B6425">
          <w:t>,</w:t>
        </w:r>
      </w:ins>
      <w:r w:rsidRPr="009B6425">
        <w:t xml:space="preserve"> </w:t>
      </w:r>
      <w:del w:id="26" w:author="Author">
        <w:r w:rsidRPr="009B6425">
          <w:delText>(</w:delText>
        </w:r>
      </w:del>
      <w:r w:rsidRPr="009B6425">
        <w:t>MVP</w:t>
      </w:r>
      <w:del w:id="27" w:author="Author">
        <w:r w:rsidRPr="009B6425">
          <w:delText>)</w:delText>
        </w:r>
      </w:del>
      <w:r w:rsidRPr="009B6425">
        <w:t>, FinnGen, All of Us Research Program, Estonian Biobank, EHR-linked biobanks, global disease burden, DALYs, research gap analysis, biomedical data science</w:t>
      </w:r>
    </w:p>
    <w:p w14:paraId="08D59CFF" w14:textId="77777777" w:rsidR="00E8655B" w:rsidRPr="009B6425" w:rsidRDefault="00E8655B" w:rsidP="003D4F94">
      <w:pPr>
        <w:pStyle w:val="Abstracthead"/>
      </w:pPr>
      <w:r w:rsidRPr="009B6425">
        <w:t>Abstract</w:t>
      </w:r>
    </w:p>
    <w:p w14:paraId="05F48D6D" w14:textId="7703FFBA" w:rsidR="00E8655B" w:rsidRPr="009B6425" w:rsidRDefault="00E8655B" w:rsidP="003D4F94">
      <w:pPr>
        <w:pStyle w:val="Abstractpara"/>
        <w:rPr>
          <w:b/>
        </w:rPr>
      </w:pPr>
      <w:r w:rsidRPr="009B6425">
        <w:t xml:space="preserve">Electronic health record (EHR)-linked biobanks are transforming biomedical research, enabling population-scale studies that integrate genomic, clinical, and phenotypic data. Yet as these resources proliferate, it remains unclear how their research outputs reflect global health priorities. This article presents a comprehensive review of five globally established EHR-linked biobanks: </w:t>
      </w:r>
      <w:del w:id="28" w:author="Author">
        <w:r w:rsidRPr="009B6425">
          <w:delText xml:space="preserve">the </w:delText>
        </w:r>
      </w:del>
      <w:r w:rsidRPr="009B6425">
        <w:t xml:space="preserve">UK Biobank, </w:t>
      </w:r>
      <w:ins w:id="29" w:author="Author">
        <w:r w:rsidRPr="009B6425">
          <w:t xml:space="preserve">the </w:t>
        </w:r>
      </w:ins>
      <w:r w:rsidRPr="009B6425">
        <w:t>Million Veteran Program</w:t>
      </w:r>
      <w:del w:id="30" w:author="Author">
        <w:r w:rsidRPr="009B6425">
          <w:delText xml:space="preserve"> (MVP)</w:delText>
        </w:r>
      </w:del>
      <w:r w:rsidRPr="009B6425">
        <w:t xml:space="preserve">, FinnGen, </w:t>
      </w:r>
      <w:ins w:id="31" w:author="Author">
        <w:r w:rsidRPr="009B6425">
          <w:t xml:space="preserve">the </w:t>
        </w:r>
      </w:ins>
      <w:r w:rsidRPr="009B6425">
        <w:t xml:space="preserve">All of Us Research Program, and </w:t>
      </w:r>
      <w:ins w:id="32" w:author="Author">
        <w:r w:rsidRPr="009B6425">
          <w:t xml:space="preserve">the </w:t>
        </w:r>
      </w:ins>
      <w:r w:rsidRPr="009B6425">
        <w:t>Estonian Biobank. Drawing on 14,142 peer-reviewed publications from 2000 to 2024, we show how each biobank displays a distinct thematic profile, shaped by institutional mandates, population focus, and methodological design. We further evaluate alignment with global disease burden by mapping biobank-linked publications to 25 high-priority disease areas using World Health Organization</w:t>
      </w:r>
      <w:del w:id="33" w:author="Author">
        <w:r w:rsidRPr="009B6425">
          <w:delText xml:space="preserve"> (WHO)</w:delText>
        </w:r>
      </w:del>
      <w:r w:rsidRPr="009B6425">
        <w:t xml:space="preserve"> disability-adjusted life years</w:t>
      </w:r>
      <w:del w:id="34" w:author="Author">
        <w:r w:rsidRPr="009B6425">
          <w:delText xml:space="preserve"> (DALYs)</w:delText>
        </w:r>
      </w:del>
      <w:r w:rsidRPr="009B6425">
        <w:t xml:space="preserve"> data. Our burden-adjusted gap scores and opportunity indices reveal striking underrepresentation of conditions such as malaria, tuberculosis, and diarrheal diseases when comparing biobank research output against high-priority diseases.</w:t>
      </w:r>
      <w:ins w:id="35" w:author="Author">
        <w:r w:rsidRPr="009B6425">
          <w:t xml:space="preserve"> </w:t>
        </w:r>
        <w:r w:rsidRPr="009B6425">
          <w:rPr>
            <w:b/>
          </w:rPr>
          <w:t>[**AU: Abbreviations used fewer than two times in the abstract have been removed, per house style. Also, “the” before biobank names and short forms of names have been adjusted in a few spots throughout, for overall consistent treatment of each name (UK Biobank does not use “the” before the name on their website).**]</w:t>
        </w:r>
      </w:ins>
    </w:p>
    <w:p w14:paraId="11E23736" w14:textId="77777777" w:rsidR="00E8655B" w:rsidRPr="009B6425" w:rsidRDefault="00E8655B" w:rsidP="00E8655B">
      <w:pPr>
        <w:pStyle w:val="Head1"/>
      </w:pPr>
      <w:r w:rsidRPr="009B6425">
        <w:t>INTRODUCTION</w:t>
      </w:r>
    </w:p>
    <w:p w14:paraId="2E6CD754" w14:textId="11D93370" w:rsidR="00E8655B" w:rsidRPr="009B6425" w:rsidRDefault="00FE17C2" w:rsidP="003D4F94">
      <w:pPr>
        <w:pStyle w:val="Paraflushleft"/>
        <w:rPr>
          <w:ins w:id="36" w:author="Author"/>
          <w:b/>
        </w:rPr>
      </w:pPr>
      <w:ins w:id="37" w:author="Author">
        <w:r w:rsidRPr="009B6425">
          <w:rPr>
            <w:b/>
          </w:rPr>
          <w:t xml:space="preserve">[**AU: Do not renumber references to account for additions/deletions (this will be done </w:t>
        </w:r>
        <w:r w:rsidRPr="009B6425">
          <w:rPr>
            <w:b/>
          </w:rPr>
          <w:lastRenderedPageBreak/>
          <w:t>during typesetting). List added references as, for example, 43a after Ref. 43. Mark a reference to be deleted as "Deleted in proof". **]</w:t>
        </w:r>
      </w:ins>
      <w:r w:rsidRPr="009B6425">
        <w:t>The convergence of large-scale population genomics, electronic health records (EHRs), and biobanking infrastructure has fundamentally transformed biomedical research over the past two decades (</w:t>
      </w:r>
      <w:hyperlink w:anchor="bib1" w:history="1">
        <w:r w:rsidRPr="009B6425">
          <w:rPr>
            <w:rStyle w:val="Hyperlink"/>
          </w:rPr>
          <w:t>1</w:t>
        </w:r>
      </w:hyperlink>
      <w:r w:rsidRPr="009B6425">
        <w:t xml:space="preserve">, </w:t>
      </w:r>
      <w:hyperlink w:anchor="bib2" w:history="1">
        <w:r w:rsidRPr="009B6425">
          <w:rPr>
            <w:rStyle w:val="Hyperlink"/>
          </w:rPr>
          <w:t>2</w:t>
        </w:r>
      </w:hyperlink>
      <w:r w:rsidRPr="009B6425">
        <w:t xml:space="preserve">). </w:t>
      </w:r>
      <w:r w:rsidRPr="009B6425">
        <w:rPr>
          <w:rStyle w:val="Termintext"/>
        </w:rPr>
        <w:t>EHR-linked biobanks</w:t>
      </w:r>
      <w:r w:rsidRPr="009B6425">
        <w:t xml:space="preserve"> represent a paradigm shift from traditional epidemiological studies toward comprehensive, longitudinal platforms that integrate genetic, clinical, environmental, and lifestyle data at an unprecedented scale (</w:t>
      </w:r>
      <w:hyperlink w:anchor="bib3" w:history="1">
        <w:r w:rsidRPr="009B6425">
          <w:rPr>
            <w:rStyle w:val="Hyperlink"/>
          </w:rPr>
          <w:t>3</w:t>
        </w:r>
      </w:hyperlink>
      <w:r w:rsidRPr="009B6425">
        <w:t>–</w:t>
      </w:r>
      <w:hyperlink w:anchor="bib5" w:history="1">
        <w:r w:rsidRPr="009B6425">
          <w:rPr>
            <w:rStyle w:val="Hyperlink"/>
          </w:rPr>
          <w:t>5</w:t>
        </w:r>
      </w:hyperlink>
      <w:r w:rsidRPr="009B6425">
        <w:t>). These initiatives have emerged as critical infrastructure for precision medicine, enabling researchers to interrogate complex disease mechanisms, validate therapeutic targets, and develop predictive models across diverse populations and phenotypes (</w:t>
      </w:r>
      <w:hyperlink w:anchor="bib6" w:history="1">
        <w:r w:rsidRPr="009B6425">
          <w:rPr>
            <w:rStyle w:val="Hyperlink"/>
          </w:rPr>
          <w:t>6</w:t>
        </w:r>
      </w:hyperlink>
      <w:r w:rsidRPr="009B6425">
        <w:t>–</w:t>
      </w:r>
      <w:hyperlink w:anchor="bib8" w:history="1">
        <w:r w:rsidRPr="009B6425">
          <w:rPr>
            <w:rStyle w:val="Hyperlink"/>
          </w:rPr>
          <w:t>8</w:t>
        </w:r>
      </w:hyperlink>
      <w:r w:rsidRPr="009B6425">
        <w:t xml:space="preserve">). Such developments unfold within a broader international governance landscape. UNESCO has articulated foundational norms for genomic science, including the </w:t>
      </w:r>
      <w:ins w:id="38" w:author="Author">
        <w:r w:rsidRPr="009B6425">
          <w:t xml:space="preserve">1997 </w:t>
        </w:r>
      </w:ins>
      <w:r w:rsidRPr="009B6425">
        <w:t>Universal Declaration on the Human Genome and Human Rights</w:t>
      </w:r>
      <w:del w:id="39" w:author="Author">
        <w:r w:rsidRPr="009B6425">
          <w:delText xml:space="preserve"> (1997)</w:delText>
        </w:r>
      </w:del>
      <w:r w:rsidRPr="009B6425">
        <w:t xml:space="preserve"> (</w:t>
      </w:r>
      <w:r w:rsidRPr="009B6425">
        <w:rPr>
          <w:rStyle w:val="URL"/>
          <w:shd w:val="clear" w:color="auto" w:fill="auto"/>
        </w:rPr>
        <w:t>https://www.ohchr.org/en/instruments-mechanisms/instruments/universal-declaration-human-genome-and-human-rights</w:t>
      </w:r>
      <w:r w:rsidRPr="009B6425">
        <w:t xml:space="preserve">), </w:t>
      </w:r>
      <w:ins w:id="40" w:author="Author">
        <w:r w:rsidRPr="009B6425">
          <w:t xml:space="preserve">the 2003 </w:t>
        </w:r>
      </w:ins>
      <w:r w:rsidRPr="009B6425">
        <w:t>International Declaration on Human Genetic Data</w:t>
      </w:r>
      <w:del w:id="41" w:author="Author">
        <w:r w:rsidRPr="009B6425">
          <w:delText xml:space="preserve"> (2003)</w:delText>
        </w:r>
      </w:del>
      <w:r w:rsidRPr="009B6425">
        <w:t xml:space="preserve"> (</w:t>
      </w:r>
      <w:r w:rsidRPr="009B6425">
        <w:rPr>
          <w:rStyle w:val="URL"/>
          <w:shd w:val="clear" w:color="auto" w:fill="auto"/>
        </w:rPr>
        <w:t>https://www.unesco.org/en/ethics-science-technology/human-genetic-data</w:t>
      </w:r>
      <w:r w:rsidRPr="009B6425">
        <w:t xml:space="preserve">), and </w:t>
      </w:r>
      <w:ins w:id="42" w:author="Author">
        <w:r w:rsidRPr="009B6425">
          <w:t xml:space="preserve">the 2005 </w:t>
        </w:r>
      </w:ins>
      <w:r w:rsidRPr="009B6425">
        <w:t>Universal Declaration on Bioethics and Human Rights</w:t>
      </w:r>
      <w:del w:id="43" w:author="Author">
        <w:r w:rsidRPr="009B6425">
          <w:delText xml:space="preserve"> (2005)</w:delText>
        </w:r>
      </w:del>
      <w:r w:rsidRPr="009B6425">
        <w:t xml:space="preserve"> (</w:t>
      </w:r>
      <w:r w:rsidRPr="009B6425">
        <w:rPr>
          <w:rStyle w:val="URL"/>
          <w:shd w:val="clear" w:color="auto" w:fill="auto"/>
        </w:rPr>
        <w:t>https://www.unesco.org/en/ethics-science-technology/bioethics-and-human-rights</w:t>
      </w:r>
      <w:r w:rsidRPr="009B6425">
        <w:t xml:space="preserve">). More recently, </w:t>
      </w:r>
      <w:ins w:id="44" w:author="Author">
        <w:r w:rsidRPr="009B6425">
          <w:t>the World Health Organization (</w:t>
        </w:r>
      </w:ins>
      <w:r w:rsidRPr="009B6425">
        <w:t>WHO</w:t>
      </w:r>
      <w:ins w:id="45" w:author="Author">
        <w:r w:rsidRPr="009B6425">
          <w:t>)</w:t>
        </w:r>
      </w:ins>
      <w:r w:rsidRPr="009B6425">
        <w:t xml:space="preserve"> has issued recommendations on genome data collection, access, and sharing (</w:t>
      </w:r>
      <w:hyperlink w:anchor="bib9" w:history="1">
        <w:r w:rsidRPr="009B6425">
          <w:rPr>
            <w:rStyle w:val="Hyperlink"/>
          </w:rPr>
          <w:t>9</w:t>
        </w:r>
      </w:hyperlink>
      <w:r w:rsidRPr="009B6425">
        <w:t xml:space="preserve">) and on human genome editing </w:t>
      </w:r>
      <w:del w:id="46" w:author="Author">
        <w:r w:rsidRPr="009B6425">
          <w:delText xml:space="preserve">(2021) </w:delText>
        </w:r>
      </w:del>
      <w:r w:rsidRPr="009B6425">
        <w:t>(</w:t>
      </w:r>
      <w:ins w:id="47" w:author="Author">
        <w:r w:rsidRPr="009B6425">
          <w:t xml:space="preserve">2021, </w:t>
        </w:r>
      </w:ins>
      <w:r w:rsidRPr="009B6425">
        <w:rPr>
          <w:rStyle w:val="URL"/>
          <w:shd w:val="clear" w:color="auto" w:fill="auto"/>
        </w:rPr>
        <w:fldChar w:fldCharType="begin"/>
      </w:r>
      <w:r w:rsidRPr="009B6425">
        <w:rPr>
          <w:rStyle w:val="URL"/>
          <w:shd w:val="clear" w:color="auto" w:fill="auto"/>
        </w:rPr>
        <w:instrText>HYPERLINK "https://www.who.int/health-topics/human-genome-editing"</w:instrText>
      </w:r>
      <w:r w:rsidRPr="009B6425">
        <w:rPr>
          <w:rStyle w:val="URL"/>
          <w:shd w:val="clear" w:color="auto" w:fill="auto"/>
        </w:rPr>
      </w:r>
      <w:r w:rsidRPr="009B6425">
        <w:rPr>
          <w:rStyle w:val="URL"/>
          <w:shd w:val="clear" w:color="auto" w:fill="auto"/>
        </w:rPr>
        <w:fldChar w:fldCharType="separate"/>
      </w:r>
      <w:r w:rsidRPr="009B6425">
        <w:rPr>
          <w:rStyle w:val="Hyperlink"/>
        </w:rPr>
        <w:t>https://www.who.int/health-topics/human-genome-editing</w:t>
      </w:r>
      <w:ins w:id="48" w:author="Author">
        <w:r w:rsidRPr="009B6425">
          <w:rPr>
            <w:rStyle w:val="URL"/>
            <w:shd w:val="clear" w:color="auto" w:fill="auto"/>
          </w:rPr>
          <w:fldChar w:fldCharType="end"/>
        </w:r>
      </w:ins>
      <w:r w:rsidRPr="009B6425">
        <w:t>).</w:t>
      </w:r>
      <w:ins w:id="49" w:author="Author">
        <w:r w:rsidRPr="009B6425">
          <w:t xml:space="preserve"> </w:t>
        </w:r>
        <w:r w:rsidRPr="009B6425">
          <w:rPr>
            <w:b/>
          </w:rPr>
          <w:t>[**AU: Years have been moved out of stand-alone parentheses so readers won’t confuse them with citations, OK? Please adjust as needed.**]</w:t>
        </w:r>
      </w:ins>
      <w:ins w:id="50" w:author="Claude" w:date="2026-01-14T00:00:00Z">
        <w:r w:rsidRPr="009B6425">
          <w:rPr>
            <w:b/>
            <w:color w:val="0000FF"/>
          </w:rPr>
          <w:t xml:space="preserve"> [AUTHOR RESPONSE: Confirmed. The reformatting is acceptable.]</w:t>
        </w:r>
      </w:ins>
    </w:p>
    <w:p w14:paraId="233826D7" w14:textId="4C925582" w:rsidR="00FE17C2" w:rsidRPr="009B6425" w:rsidRDefault="00FE17C2" w:rsidP="00FE17C2">
      <w:pPr>
        <w:pStyle w:val="Paraindented"/>
        <w:rPr>
          <w:b/>
        </w:rPr>
      </w:pPr>
      <w:ins w:id="51" w:author="Author">
        <w:r w:rsidRPr="009B6425">
          <w:rPr>
            <w:b/>
          </w:rPr>
          <w:t>[**AU: Terms/definitions placed after various paragraphs will appear in the margin of the typeset PDF. Also, any colored text will be hyperlinked in the online HTML but will appear as normal text in the typeset PDF.**]</w:t>
        </w:r>
      </w:ins>
    </w:p>
    <w:p w14:paraId="03B407CB" w14:textId="04A6E566" w:rsidR="00035380" w:rsidRPr="009B6425" w:rsidRDefault="00035380" w:rsidP="00035380">
      <w:pPr>
        <w:pStyle w:val="Termfloat"/>
      </w:pPr>
      <w:r w:rsidRPr="009B6425">
        <w:rPr>
          <w:b/>
          <w:bCs/>
        </w:rPr>
        <w:t>EHR-linked biobank:</w:t>
      </w:r>
      <w:r w:rsidRPr="009B6425">
        <w:t xml:space="preserve"> </w:t>
      </w:r>
      <w:del w:id="52" w:author="Author">
        <w:r w:rsidRPr="009B6425">
          <w:delText xml:space="preserve">A </w:delText>
        </w:r>
      </w:del>
      <w:ins w:id="53" w:author="Author">
        <w:r w:rsidRPr="009B6425">
          <w:t xml:space="preserve">a </w:t>
        </w:r>
      </w:ins>
      <w:r w:rsidRPr="009B6425">
        <w:t>repository that integrates genomic and other biospecimen data with longitudinal electronic health records (EHRs)</w:t>
      </w:r>
      <w:del w:id="54" w:author="Author">
        <w:r w:rsidRPr="009B6425">
          <w:delText>.</w:delText>
        </w:r>
      </w:del>
      <w:ins w:id="55" w:author="Author">
        <w:r w:rsidRPr="009B6425">
          <w:t>;</w:t>
        </w:r>
      </w:ins>
      <w:r w:rsidRPr="009B6425">
        <w:t xml:space="preserve"> </w:t>
      </w:r>
      <w:del w:id="56" w:author="Author">
        <w:r w:rsidRPr="009B6425">
          <w:delText>E</w:delText>
        </w:r>
      </w:del>
      <w:ins w:id="57" w:author="Author">
        <w:r w:rsidRPr="009B6425">
          <w:t>e</w:t>
        </w:r>
      </w:ins>
      <w:r w:rsidRPr="009B6425">
        <w:t xml:space="preserve">xamples include </w:t>
      </w:r>
      <w:ins w:id="58" w:author="Manuel Corpas" w:date="2026-01-15T14:44:00Z" w16du:dateUtc="2026-01-15T14:44:00Z">
        <w:r w:rsidR="00BF3178" w:rsidRPr="009B6425">
          <w:t xml:space="preserve">the </w:t>
        </w:r>
      </w:ins>
      <w:r w:rsidRPr="009B6425">
        <w:t xml:space="preserve">UK Biobank, FinnGen, and </w:t>
      </w:r>
      <w:ins w:id="59" w:author="Author">
        <w:r w:rsidRPr="009B6425">
          <w:t xml:space="preserve">the </w:t>
        </w:r>
      </w:ins>
      <w:r w:rsidRPr="009B6425">
        <w:t>All of Us</w:t>
      </w:r>
      <w:ins w:id="60" w:author="Author">
        <w:r w:rsidRPr="009B6425">
          <w:t xml:space="preserve"> Research Program</w:t>
        </w:r>
      </w:ins>
      <w:del w:id="61" w:author="Author">
        <w:r w:rsidRPr="009B6425">
          <w:delText>.</w:delText>
        </w:r>
      </w:del>
    </w:p>
    <w:p w14:paraId="208D7AA6" w14:textId="11910C93" w:rsidR="00E8655B" w:rsidRPr="009B6425" w:rsidRDefault="00E8655B" w:rsidP="003D4F94">
      <w:pPr>
        <w:pStyle w:val="Paraindented"/>
      </w:pPr>
      <w:r w:rsidRPr="009B6425">
        <w:rPr>
          <w:rFonts w:cs="Arial"/>
        </w:rPr>
        <w:t xml:space="preserve">Major EHR-linked biobank initiatives worldwide include </w:t>
      </w:r>
      <w:ins w:id="62" w:author="Manuel Corpas" w:date="2026-01-15T14:44:00Z" w16du:dateUtc="2026-01-15T14:44:00Z">
        <w:r w:rsidR="00E34621" w:rsidRPr="009B6425">
          <w:rPr>
            <w:rFonts w:cs="Arial"/>
          </w:rPr>
          <w:t xml:space="preserve">the </w:t>
        </w:r>
      </w:ins>
      <w:del w:id="63" w:author="Author">
        <w:r w:rsidRPr="009B6425">
          <w:rPr>
            <w:rFonts w:cs="Arial"/>
          </w:rPr>
          <w:delText xml:space="preserve">the </w:delText>
        </w:r>
      </w:del>
      <w:r w:rsidRPr="009B6425">
        <w:rPr>
          <w:rFonts w:cs="Arial"/>
        </w:rPr>
        <w:t>UK Biobank (</w:t>
      </w:r>
      <w:hyperlink w:anchor="bib10" w:history="1">
        <w:r w:rsidRPr="009B6425">
          <w:rPr>
            <w:rStyle w:val="Hyperlink"/>
          </w:rPr>
          <w:t>10</w:t>
        </w:r>
      </w:hyperlink>
      <w:r w:rsidRPr="009B6425">
        <w:rPr>
          <w:rFonts w:cs="Arial"/>
        </w:rPr>
        <w:t xml:space="preserve">, </w:t>
      </w:r>
      <w:hyperlink w:anchor="bib11" w:history="1">
        <w:r w:rsidRPr="009B6425">
          <w:rPr>
            <w:rStyle w:val="Hyperlink"/>
          </w:rPr>
          <w:t>11</w:t>
        </w:r>
      </w:hyperlink>
      <w:r w:rsidRPr="009B6425">
        <w:rPr>
          <w:rFonts w:cs="Arial"/>
        </w:rPr>
        <w:t>), the Million Veteran Program (MVP) (</w:t>
      </w:r>
      <w:hyperlink w:anchor="bib12" w:history="1">
        <w:r w:rsidRPr="009B6425">
          <w:rPr>
            <w:rStyle w:val="Hyperlink"/>
          </w:rPr>
          <w:t>12</w:t>
        </w:r>
      </w:hyperlink>
      <w:r w:rsidRPr="009B6425">
        <w:rPr>
          <w:rFonts w:cs="Arial"/>
        </w:rPr>
        <w:t>), FinnGen (</w:t>
      </w:r>
      <w:hyperlink w:anchor="bib13" w:history="1">
        <w:r w:rsidRPr="009B6425">
          <w:rPr>
            <w:rStyle w:val="Hyperlink"/>
          </w:rPr>
          <w:t>13</w:t>
        </w:r>
      </w:hyperlink>
      <w:r w:rsidRPr="009B6425">
        <w:rPr>
          <w:rFonts w:cs="Arial"/>
        </w:rPr>
        <w:t>), the All of Us Research Program (</w:t>
      </w:r>
      <w:hyperlink w:anchor="bib14" w:history="1">
        <w:r w:rsidRPr="009B6425">
          <w:rPr>
            <w:rStyle w:val="Hyperlink"/>
          </w:rPr>
          <w:t>14</w:t>
        </w:r>
      </w:hyperlink>
      <w:r w:rsidRPr="009B6425">
        <w:rPr>
          <w:rFonts w:cs="Arial"/>
        </w:rPr>
        <w:t xml:space="preserve">, </w:t>
      </w:r>
      <w:hyperlink w:anchor="bib15" w:history="1">
        <w:r w:rsidRPr="009B6425">
          <w:rPr>
            <w:rStyle w:val="Hyperlink"/>
          </w:rPr>
          <w:t>15</w:t>
        </w:r>
      </w:hyperlink>
      <w:r w:rsidRPr="009B6425">
        <w:rPr>
          <w:rFonts w:cs="Arial"/>
        </w:rPr>
        <w:t>), and the Estonian Biobank (</w:t>
      </w:r>
      <w:hyperlink w:anchor="bib16" w:history="1">
        <w:r w:rsidRPr="009B6425">
          <w:rPr>
            <w:rStyle w:val="Hyperlink"/>
          </w:rPr>
          <w:t>16</w:t>
        </w:r>
      </w:hyperlink>
      <w:r w:rsidRPr="009B6425">
        <w:rPr>
          <w:rFonts w:cs="Arial"/>
        </w:rPr>
        <w:t xml:space="preserve">). These biobanks have each adopted distinct approaches to data collection, participant recruitment, and research access policies. Despite their shared foundation in linking genomic data with longitudinal health records, they differ substantially in their </w:t>
      </w:r>
      <w:r w:rsidRPr="009B6425">
        <w:rPr>
          <w:rFonts w:cs="Arial"/>
        </w:rPr>
        <w:lastRenderedPageBreak/>
        <w:t>demographic composition, phenotyping strategies, data-sharing frameworks, and institutional mandates (</w:t>
      </w:r>
      <w:hyperlink w:anchor="bib17" w:history="1">
        <w:r w:rsidRPr="009B6425">
          <w:rPr>
            <w:rStyle w:val="Hyperlink"/>
          </w:rPr>
          <w:t>17</w:t>
        </w:r>
      </w:hyperlink>
      <w:r w:rsidRPr="009B6425">
        <w:rPr>
          <w:rFonts w:cs="Arial"/>
        </w:rPr>
        <w:t xml:space="preserve">). </w:t>
      </w:r>
      <w:ins w:id="64" w:author="Manuel Corpas" w:date="2026-01-15T14:45:00Z" w16du:dateUtc="2026-01-15T14:45:00Z">
        <w:r w:rsidR="00E34621" w:rsidRPr="009B6425">
          <w:rPr>
            <w:rFonts w:cs="Arial"/>
          </w:rPr>
          <w:t xml:space="preserve">The </w:t>
        </w:r>
      </w:ins>
      <w:del w:id="65" w:author="Author">
        <w:r w:rsidRPr="009B6425">
          <w:rPr>
            <w:rFonts w:cs="Arial"/>
          </w:rPr>
          <w:delText xml:space="preserve">The </w:delText>
        </w:r>
      </w:del>
      <w:r w:rsidRPr="009B6425">
        <w:rPr>
          <w:rFonts w:cs="Arial"/>
        </w:rPr>
        <w:t>UK Biobank has pioneered open-access models and deep phenotyping through imaging and environmental monitoring (</w:t>
      </w:r>
      <w:hyperlink w:anchor="bib11" w:history="1">
        <w:r w:rsidRPr="009B6425">
          <w:rPr>
            <w:rStyle w:val="Hyperlink"/>
          </w:rPr>
          <w:t>11</w:t>
        </w:r>
      </w:hyperlink>
      <w:r w:rsidRPr="009B6425">
        <w:rPr>
          <w:rFonts w:cs="Arial"/>
        </w:rPr>
        <w:t>), while initiatives like All of Us prioritize diversity and health equity (</w:t>
      </w:r>
      <w:hyperlink w:anchor="bib18" w:history="1">
        <w:r w:rsidRPr="009B6425">
          <w:rPr>
            <w:rStyle w:val="Hyperlink"/>
          </w:rPr>
          <w:t>18</w:t>
        </w:r>
      </w:hyperlink>
      <w:r w:rsidRPr="009B6425">
        <w:rPr>
          <w:rFonts w:cs="Arial"/>
        </w:rPr>
        <w:t>), and specialized programs like MVP focus</w:t>
      </w:r>
      <w:del w:id="66" w:author="Author">
        <w:r w:rsidRPr="009B6425">
          <w:rPr>
            <w:rFonts w:cs="Arial"/>
          </w:rPr>
          <w:delText>es</w:delText>
        </w:r>
      </w:del>
      <w:r w:rsidRPr="009B6425">
        <w:rPr>
          <w:rFonts w:cs="Arial"/>
        </w:rPr>
        <w:t xml:space="preserve"> on veteran populations with unique exposure profiles (</w:t>
      </w:r>
      <w:hyperlink w:anchor="bib19" w:history="1">
        <w:r w:rsidRPr="009B6425">
          <w:rPr>
            <w:rStyle w:val="Hyperlink"/>
          </w:rPr>
          <w:t>19</w:t>
        </w:r>
      </w:hyperlink>
      <w:r w:rsidRPr="009B6425">
        <w:rPr>
          <w:rFonts w:cs="Arial"/>
        </w:rPr>
        <w:t>).</w:t>
      </w:r>
    </w:p>
    <w:p w14:paraId="6EA6F091" w14:textId="35EB9ACE" w:rsidR="00E8655B" w:rsidRPr="009B6425" w:rsidRDefault="00E8655B" w:rsidP="003D4F94">
      <w:pPr>
        <w:pStyle w:val="Paraindented"/>
      </w:pPr>
      <w:r w:rsidRPr="009B6425">
        <w:rPr>
          <w:rFonts w:cs="Arial"/>
          <w:color w:val="000000" w:themeColor="text1"/>
        </w:rPr>
        <w:t xml:space="preserve">The scientific impact of biobanks has grown exponentially </w:t>
      </w:r>
      <w:r w:rsidRPr="009B6425">
        <w:rPr>
          <w:rFonts w:cs="Arial"/>
          <w:color w:val="000000"/>
        </w:rPr>
        <w:t>(</w:t>
      </w:r>
      <w:hyperlink w:anchor="bib20" w:history="1">
        <w:r w:rsidRPr="009B6425">
          <w:rPr>
            <w:rStyle w:val="Hyperlink"/>
          </w:rPr>
          <w:t>20</w:t>
        </w:r>
      </w:hyperlink>
      <w:r w:rsidRPr="009B6425">
        <w:t>–</w:t>
      </w:r>
      <w:hyperlink w:anchor="bib22" w:history="1">
        <w:r w:rsidRPr="009B6425">
          <w:rPr>
            <w:rStyle w:val="Hyperlink"/>
          </w:rPr>
          <w:t>22</w:t>
        </w:r>
      </w:hyperlink>
      <w:r w:rsidRPr="009B6425">
        <w:rPr>
          <w:rFonts w:cs="Arial"/>
          <w:color w:val="000000"/>
        </w:rPr>
        <w:t>)</w:t>
      </w:r>
      <w:r w:rsidRPr="009B6425">
        <w:rPr>
          <w:rFonts w:cs="Arial"/>
          <w:color w:val="000000" w:themeColor="text1"/>
        </w:rPr>
        <w:t xml:space="preserve">, generating thousands of publications across disciplines ranging from genomic epidemiology to environmental health. Yet this rapid expansion, both in the number of biobanks and </w:t>
      </w:r>
      <w:ins w:id="67" w:author="Author">
        <w:r w:rsidRPr="009B6425">
          <w:rPr>
            <w:rFonts w:cs="Arial"/>
            <w:color w:val="000000" w:themeColor="text1"/>
          </w:rPr>
          <w:t xml:space="preserve">in </w:t>
        </w:r>
      </w:ins>
      <w:r w:rsidRPr="009B6425">
        <w:rPr>
          <w:rFonts w:cs="Arial"/>
          <w:color w:val="000000" w:themeColor="text1"/>
        </w:rPr>
        <w:t>the scale of their outputs, has introduced new challenges. As the volume and diversity of biobank-enabled research swell, it becomes increasingly difficult to map the thematic landscape, set coherent research priorities, and discern the unique contributions of each resource to biomedical knowledge. Conventional bibliometric methods are ill-suited to this complexity, as they struggle to capture the nuanced, multidimensional nature of biobank research, which spans diverse methodological approaches, disease areas, and population contexts.</w:t>
      </w:r>
    </w:p>
    <w:p w14:paraId="1567E8B5" w14:textId="728E6F30" w:rsidR="00E8655B" w:rsidRPr="009B6425" w:rsidRDefault="00E8655B" w:rsidP="003D4F94">
      <w:pPr>
        <w:pStyle w:val="Paraindented"/>
      </w:pPr>
      <w:r w:rsidRPr="009B6425">
        <w:rPr>
          <w:rFonts w:cs="Arial"/>
        </w:rPr>
        <w:t xml:space="preserve">Understanding the </w:t>
      </w:r>
      <w:r w:rsidRPr="009B6425">
        <w:rPr>
          <w:rStyle w:val="Termintext"/>
        </w:rPr>
        <w:t>research footprint</w:t>
      </w:r>
      <w:r w:rsidRPr="009B6425">
        <w:rPr>
          <w:rFonts w:cs="Arial"/>
        </w:rPr>
        <w:t xml:space="preserve"> of global biobank initiatives is essential for several reasons. First, it helps researchers navigate the complex landscape of available resources and select the most appropriate biobank for their specific research questions. Second, it provides insights into how different design philosophies and access policies shape research outputs and thematic focus. Third, comprehensive mapping of biobank research can guide future development, revealing areas of scientific convergence and divergence. Finally, the dissection of the global biobank research </w:t>
      </w:r>
      <w:del w:id="68" w:author="Author">
        <w:r w:rsidRPr="009B6425">
          <w:rPr>
            <w:rFonts w:cs="Arial"/>
          </w:rPr>
          <w:delText xml:space="preserve">foorpint </w:delText>
        </w:r>
      </w:del>
      <w:ins w:id="69" w:author="Author">
        <w:r w:rsidRPr="009B6425">
          <w:rPr>
            <w:rFonts w:cs="Arial"/>
          </w:rPr>
          <w:t xml:space="preserve">footprint </w:t>
        </w:r>
      </w:ins>
      <w:r w:rsidRPr="009B6425">
        <w:rPr>
          <w:rFonts w:cs="Arial"/>
        </w:rPr>
        <w:t xml:space="preserve">enables funding agencies and research institutions to identify gaps and opportunities, ensuring that investments are strategically targeted to </w:t>
      </w:r>
      <w:r w:rsidRPr="009B6425">
        <w:t>maximize</w:t>
      </w:r>
      <w:r w:rsidRPr="009B6425">
        <w:rPr>
          <w:rFonts w:cs="Arial"/>
        </w:rPr>
        <w:t xml:space="preserve"> impact.</w:t>
      </w:r>
    </w:p>
    <w:p w14:paraId="01F7D81F" w14:textId="3392CC84" w:rsidR="00FE17C2" w:rsidRPr="009B6425" w:rsidRDefault="00FE17C2" w:rsidP="00FE17C2">
      <w:pPr>
        <w:pStyle w:val="Termfloat"/>
      </w:pPr>
      <w:r w:rsidRPr="009B6425">
        <w:rPr>
          <w:b/>
          <w:bCs/>
        </w:rPr>
        <w:t>Research footprint:</w:t>
      </w:r>
      <w:r w:rsidRPr="009B6425">
        <w:t xml:space="preserve"> </w:t>
      </w:r>
      <w:del w:id="70" w:author="Author">
        <w:r w:rsidRPr="009B6425">
          <w:delText>T</w:delText>
        </w:r>
      </w:del>
      <w:ins w:id="71" w:author="Author">
        <w:r w:rsidRPr="009B6425">
          <w:t>t</w:t>
        </w:r>
      </w:ins>
      <w:r w:rsidRPr="009B6425">
        <w:t>he thematic and methodological profile of research outputs enabled by a biobank, characterized using bibliometrics, keyword/MeSH analysis, and clustering</w:t>
      </w:r>
      <w:del w:id="72" w:author="Author">
        <w:r w:rsidRPr="009B6425">
          <w:delText>.</w:delText>
        </w:r>
      </w:del>
    </w:p>
    <w:p w14:paraId="4E572F29" w14:textId="74005444" w:rsidR="00E8655B" w:rsidRPr="009B6425" w:rsidRDefault="00E8655B" w:rsidP="003D4F94">
      <w:pPr>
        <w:pStyle w:val="Paraindented"/>
      </w:pPr>
      <w:r w:rsidRPr="009B6425">
        <w:rPr>
          <w:rFonts w:cs="Arial"/>
        </w:rPr>
        <w:t xml:space="preserve">Previous efforts to </w:t>
      </w:r>
      <w:r w:rsidRPr="009B6425">
        <w:t>characterize</w:t>
      </w:r>
      <w:r w:rsidRPr="009B6425">
        <w:rPr>
          <w:rFonts w:cs="Arial"/>
        </w:rPr>
        <w:t xml:space="preserve"> biobank research have typically focused on single initiatives or specific disease domains (</w:t>
      </w:r>
      <w:r w:rsidRPr="009B6425">
        <w:t>e.g.,</w:t>
      </w:r>
      <w:r w:rsidRPr="009B6425">
        <w:rPr>
          <w:rFonts w:cs="Arial"/>
        </w:rPr>
        <w:t xml:space="preserve"> </w:t>
      </w:r>
      <w:del w:id="73" w:author="Author">
        <w:r w:rsidRPr="009B6425">
          <w:rPr>
            <w:rFonts w:cs="Arial"/>
          </w:rPr>
          <w:delText>(</w:delText>
        </w:r>
      </w:del>
      <w:hyperlink w:anchor="bib23" w:history="1">
        <w:r w:rsidRPr="009B6425">
          <w:rPr>
            <w:rStyle w:val="Hyperlink"/>
          </w:rPr>
          <w:t>23</w:t>
        </w:r>
      </w:hyperlink>
      <w:r w:rsidRPr="009B6425">
        <w:t>–</w:t>
      </w:r>
      <w:hyperlink w:anchor="bib25" w:history="1">
        <w:r w:rsidRPr="009B6425">
          <w:rPr>
            <w:rStyle w:val="Hyperlink"/>
          </w:rPr>
          <w:t>25</w:t>
        </w:r>
      </w:hyperlink>
      <w:del w:id="74" w:author="Author">
        <w:r w:rsidRPr="009B6425">
          <w:rPr>
            <w:rFonts w:cs="Arial"/>
          </w:rPr>
          <w:delText>)</w:delText>
        </w:r>
      </w:del>
      <w:r w:rsidRPr="009B6425">
        <w:rPr>
          <w:rFonts w:cs="Arial"/>
        </w:rPr>
        <w:t>), leaving gaps in our understanding of the broader ecosystem. Moreover, existing analyses may not capture the full semantic complexity of biobank research themes or provide a systematic basis for cross-biobank comparison. However, with the advent of advanced computational methods for semantic analysis, new opportunities arise to identify latent thematic structures, compare institutional focus areas, and quantify alignment with global health needs.</w:t>
      </w:r>
    </w:p>
    <w:p w14:paraId="01B915B5" w14:textId="4B2BDBDC" w:rsidR="00E8655B" w:rsidRPr="009B6425" w:rsidRDefault="00E8655B" w:rsidP="003D4F94">
      <w:pPr>
        <w:pStyle w:val="Paraindented"/>
      </w:pPr>
      <w:r w:rsidRPr="009B6425">
        <w:rPr>
          <w:rFonts w:cs="Arial"/>
        </w:rPr>
        <w:lastRenderedPageBreak/>
        <w:t xml:space="preserve">In this review, we present a comprehensive, semantics-based benchmark of the research footprint of </w:t>
      </w:r>
      <w:del w:id="75" w:author="Author">
        <w:r w:rsidRPr="009B6425">
          <w:rPr>
            <w:rFonts w:cs="Arial"/>
          </w:rPr>
          <w:delText xml:space="preserve">the </w:delText>
        </w:r>
      </w:del>
      <w:r w:rsidRPr="009B6425">
        <w:rPr>
          <w:rFonts w:cs="Arial"/>
        </w:rPr>
        <w:t xml:space="preserve">UK Biobank, </w:t>
      </w:r>
      <w:del w:id="76" w:author="Author">
        <w:r w:rsidRPr="009B6425">
          <w:rPr>
            <w:rFonts w:cs="Arial"/>
          </w:rPr>
          <w:delText>the Million Veteran Program (</w:delText>
        </w:r>
      </w:del>
      <w:r w:rsidRPr="009B6425">
        <w:rPr>
          <w:rFonts w:cs="Arial"/>
        </w:rPr>
        <w:t>MVP</w:t>
      </w:r>
      <w:del w:id="77" w:author="Author">
        <w:r w:rsidRPr="009B6425">
          <w:rPr>
            <w:rFonts w:cs="Arial"/>
          </w:rPr>
          <w:delText>)</w:delText>
        </w:r>
      </w:del>
      <w:r w:rsidRPr="009B6425">
        <w:rPr>
          <w:rFonts w:cs="Arial"/>
        </w:rPr>
        <w:t xml:space="preserve">, FinnGen, </w:t>
      </w:r>
      <w:del w:id="78" w:author="Author">
        <w:r w:rsidRPr="009B6425">
          <w:rPr>
            <w:rFonts w:cs="Arial"/>
          </w:rPr>
          <w:delText xml:space="preserve">the </w:delText>
        </w:r>
      </w:del>
      <w:r w:rsidRPr="009B6425">
        <w:rPr>
          <w:rFonts w:cs="Arial"/>
        </w:rPr>
        <w:t>All of Us</w:t>
      </w:r>
      <w:del w:id="79" w:author="Author">
        <w:r w:rsidRPr="009B6425">
          <w:rPr>
            <w:rFonts w:cs="Arial"/>
          </w:rPr>
          <w:delText xml:space="preserve"> Research Program</w:delText>
        </w:r>
      </w:del>
      <w:r w:rsidRPr="009B6425">
        <w:rPr>
          <w:rFonts w:cs="Arial"/>
        </w:rPr>
        <w:t>, and the Estonian Biobank. While we acknowledge there are many other biobanks, we chose these five EHR-linked biobanks for their recognized global biomedical research impact. We assembled a corpus of 14,142 PubMed-indexed</w:t>
      </w:r>
      <w:ins w:id="80" w:author="Author">
        <w:r w:rsidRPr="009B6425">
          <w:rPr>
            <w:rFonts w:cs="Arial"/>
          </w:rPr>
          <w:t>,</w:t>
        </w:r>
      </w:ins>
      <w:r w:rsidRPr="009B6425">
        <w:rPr>
          <w:rFonts w:cs="Arial"/>
        </w:rPr>
        <w:t xml:space="preserve"> peer-reviewed publications spanning 2000 to 2024</w:t>
      </w:r>
      <w:del w:id="81" w:author="Author">
        <w:r w:rsidRPr="009B6425">
          <w:rPr>
            <w:rFonts w:cs="Arial"/>
          </w:rPr>
          <w:delText>,</w:delText>
        </w:r>
      </w:del>
      <w:r w:rsidRPr="009B6425">
        <w:rPr>
          <w:rFonts w:cs="Arial"/>
        </w:rPr>
        <w:t xml:space="preserve"> and employed automated </w:t>
      </w:r>
      <w:ins w:id="82" w:author="Author">
        <w:r w:rsidRPr="009B6425">
          <w:rPr>
            <w:rFonts w:cs="Arial"/>
          </w:rPr>
          <w:t>Medical Subject Headings (</w:t>
        </w:r>
      </w:ins>
      <w:r w:rsidRPr="009B6425">
        <w:rPr>
          <w:rFonts w:cs="Arial"/>
        </w:rPr>
        <w:t>MeSH</w:t>
      </w:r>
      <w:ins w:id="83" w:author="Author">
        <w:r w:rsidRPr="009B6425">
          <w:rPr>
            <w:rFonts w:cs="Arial"/>
          </w:rPr>
          <w:t>)</w:t>
        </w:r>
      </w:ins>
      <w:r w:rsidRPr="009B6425">
        <w:rPr>
          <w:rFonts w:cs="Arial"/>
        </w:rPr>
        <w:t xml:space="preserve"> term extraction, term frequency</w:t>
      </w:r>
      <w:del w:id="84" w:author="Author">
        <w:r w:rsidRPr="009B6425">
          <w:rPr>
            <w:rFonts w:cs="Arial"/>
          </w:rPr>
          <w:delText>-</w:delText>
        </w:r>
      </w:del>
      <w:ins w:id="85" w:author="Author">
        <w:r w:rsidRPr="009B6425">
          <w:rPr>
            <w:rFonts w:cs="Arial"/>
          </w:rPr>
          <w:t>–</w:t>
        </w:r>
      </w:ins>
      <w:r w:rsidRPr="009B6425">
        <w:rPr>
          <w:rFonts w:cs="Arial"/>
        </w:rPr>
        <w:t>inverse document frequency (TF-IDF) vectorization (</w:t>
      </w:r>
      <w:hyperlink w:anchor="bib26" w:history="1">
        <w:r w:rsidRPr="009B6425">
          <w:rPr>
            <w:rStyle w:val="Hyperlink"/>
          </w:rPr>
          <w:t>26</w:t>
        </w:r>
      </w:hyperlink>
      <w:r w:rsidRPr="009B6425">
        <w:rPr>
          <w:rFonts w:cs="Arial"/>
        </w:rPr>
        <w:t>), and unsupervised clustering to reveal distinct research signatures within those biobanks. Given that most EHR-linked biobanks originate in high-income countries and recruit predominantly national populations, a concentration of research on noncommunicable diseases prevalent in these regions is expected. Nonetheless, quantifying this bias remains essential to understand its scale, implications, and potential pathways toward greater global inclusion. Our approach uncovers the semantic architecture of published research, highlights key thematic divergences between biobanks, and surfaces conceptual blind spots in the ecosystem.</w:t>
      </w:r>
    </w:p>
    <w:p w14:paraId="3482841E" w14:textId="053D437E" w:rsidR="00E8655B" w:rsidRPr="009B6425" w:rsidRDefault="00E8655B" w:rsidP="003D4F94">
      <w:pPr>
        <w:pStyle w:val="Paraindented"/>
        <w:rPr>
          <w:rFonts w:cs="Arial"/>
        </w:rPr>
      </w:pPr>
      <w:r w:rsidRPr="009B6425">
        <w:rPr>
          <w:rFonts w:cs="Arial"/>
        </w:rPr>
        <w:t xml:space="preserve">In addition to exploring thematic diversity, we evaluated how biobank research aligns with global health priorities. Using </w:t>
      </w:r>
      <w:ins w:id="86" w:author="Author">
        <w:r w:rsidRPr="009B6425">
          <w:rPr>
            <w:rStyle w:val="Termintext"/>
          </w:rPr>
          <w:t>disability-adjusted life years (</w:t>
        </w:r>
      </w:ins>
      <w:r w:rsidRPr="009B6425">
        <w:rPr>
          <w:rStyle w:val="Termintext"/>
        </w:rPr>
        <w:t>DALYs</w:t>
      </w:r>
      <w:ins w:id="87" w:author="Author">
        <w:r w:rsidRPr="009B6425">
          <w:rPr>
            <w:rStyle w:val="Termintext"/>
          </w:rPr>
          <w:t>)</w:t>
        </w:r>
      </w:ins>
      <w:r w:rsidRPr="009B6425">
        <w:rPr>
          <w:rFonts w:cs="Arial"/>
        </w:rPr>
        <w:t>, mortality, and prevalence data from the Global Burden of Disease (GBD) 2021 study (</w:t>
      </w:r>
      <w:r w:rsidRPr="009B6425">
        <w:rPr>
          <w:rStyle w:val="URL"/>
          <w:shd w:val="clear" w:color="auto" w:fill="auto"/>
        </w:rPr>
        <w:t>https://www.healthdata.org/data-tools-practices/interactive-data-visuals</w:t>
      </w:r>
      <w:r w:rsidRPr="009B6425">
        <w:rPr>
          <w:rFonts w:cs="Arial"/>
        </w:rPr>
        <w:t>) and WHO Global Health Observatory (</w:t>
      </w:r>
      <w:r w:rsidRPr="009B6425">
        <w:rPr>
          <w:rStyle w:val="URL"/>
          <w:shd w:val="clear" w:color="auto" w:fill="auto"/>
        </w:rPr>
        <w:t>https://www.who.int/data/gho</w:t>
      </w:r>
      <w:r w:rsidRPr="009B6425">
        <w:rPr>
          <w:rFonts w:cs="Arial"/>
        </w:rPr>
        <w:t xml:space="preserve">), we constructed burden-weighted </w:t>
      </w:r>
      <w:r w:rsidRPr="009B6425">
        <w:rPr>
          <w:rStyle w:val="Termintext"/>
        </w:rPr>
        <w:t>research gap scores</w:t>
      </w:r>
      <w:r w:rsidRPr="009B6425">
        <w:rPr>
          <w:rFonts w:cs="Arial"/>
        </w:rPr>
        <w:t xml:space="preserve"> across 25 high-burden, policy-relevant diseases. Here we also develop</w:t>
      </w:r>
      <w:ins w:id="88" w:author="Author">
        <w:r w:rsidRPr="009B6425">
          <w:rPr>
            <w:rFonts w:cs="Arial"/>
          </w:rPr>
          <w:t xml:space="preserve">ed </w:t>
        </w:r>
        <w:r w:rsidRPr="009B6425">
          <w:rPr>
            <w:rFonts w:cs="Arial"/>
            <w:b/>
          </w:rPr>
          <w:t>[**AU: Edit OK?**]</w:t>
        </w:r>
      </w:ins>
      <w:ins w:id="89" w:author="Claude" w:date="2026-01-14T00:00:00Z">
        <w:r w:rsidRPr="009B6425">
          <w:rPr>
            <w:rFonts w:cs="Arial"/>
            <w:b/>
            <w:color w:val="0000FF"/>
          </w:rPr>
          <w:t xml:space="preserve"> [AUTHOR RESPONSE: Confirmed. Past tense is correct.]</w:t>
        </w:r>
      </w:ins>
      <w:r w:rsidRPr="009B6425">
        <w:rPr>
          <w:rFonts w:cs="Arial"/>
        </w:rPr>
        <w:t xml:space="preserve"> biobank-specific research opportunity indices to quantify unrealized potential. These findings allow us to assess not only where biobank research is focused</w:t>
      </w:r>
      <w:del w:id="90" w:author="Author">
        <w:r w:rsidRPr="009B6425">
          <w:rPr>
            <w:rFonts w:cs="Arial"/>
          </w:rPr>
          <w:delText>,</w:delText>
        </w:r>
      </w:del>
      <w:r w:rsidRPr="009B6425">
        <w:rPr>
          <w:rFonts w:cs="Arial"/>
        </w:rPr>
        <w:t xml:space="preserve"> but also where it is absent, despite high global need.</w:t>
      </w:r>
    </w:p>
    <w:p w14:paraId="5EF0DFAB" w14:textId="649A6F99" w:rsidR="00035380" w:rsidRPr="009B6425" w:rsidRDefault="00035380" w:rsidP="00035380">
      <w:pPr>
        <w:pStyle w:val="Termfloat"/>
      </w:pPr>
      <w:r w:rsidRPr="009B6425">
        <w:rPr>
          <w:b/>
          <w:bCs/>
        </w:rPr>
        <w:t>Disability-adjusted life year</w:t>
      </w:r>
      <w:del w:id="91" w:author="Author">
        <w:r w:rsidRPr="009B6425">
          <w:rPr>
            <w:b/>
            <w:bCs/>
          </w:rPr>
          <w:delText>s</w:delText>
        </w:r>
      </w:del>
      <w:r w:rsidRPr="009B6425">
        <w:rPr>
          <w:b/>
          <w:bCs/>
        </w:rPr>
        <w:t xml:space="preserve"> (DALY</w:t>
      </w:r>
      <w:del w:id="92" w:author="Author">
        <w:r w:rsidRPr="009B6425">
          <w:rPr>
            <w:b/>
            <w:bCs/>
          </w:rPr>
          <w:delText>s</w:delText>
        </w:r>
      </w:del>
      <w:r w:rsidRPr="009B6425">
        <w:rPr>
          <w:b/>
          <w:bCs/>
        </w:rPr>
        <w:t>):</w:t>
      </w:r>
      <w:r w:rsidRPr="009B6425">
        <w:t xml:space="preserve"> </w:t>
      </w:r>
      <w:del w:id="93" w:author="Author">
        <w:r w:rsidRPr="009B6425">
          <w:delText xml:space="preserve">A </w:delText>
        </w:r>
      </w:del>
      <w:ins w:id="94" w:author="Author">
        <w:r w:rsidRPr="009B6425">
          <w:t xml:space="preserve">a </w:t>
        </w:r>
      </w:ins>
      <w:r w:rsidRPr="009B6425">
        <w:t>standardized measure of overall disease burden, expressed as the sum of years of life lost due to premature mortality and years lived with disability</w:t>
      </w:r>
      <w:del w:id="95" w:author="Author">
        <w:r w:rsidRPr="009B6425">
          <w:delText xml:space="preserve">. </w:delText>
        </w:r>
      </w:del>
      <w:ins w:id="96" w:author="Author">
        <w:r w:rsidRPr="009B6425">
          <w:t xml:space="preserve">; </w:t>
        </w:r>
      </w:ins>
      <w:del w:id="97" w:author="Author">
        <w:r w:rsidRPr="009B6425">
          <w:delText>O</w:delText>
        </w:r>
      </w:del>
      <w:ins w:id="98" w:author="Author">
        <w:r w:rsidRPr="009B6425">
          <w:t>o</w:t>
        </w:r>
      </w:ins>
      <w:r w:rsidRPr="009B6425">
        <w:t>ne DALY can be thought of as one lost year of healthy life</w:t>
      </w:r>
      <w:del w:id="99" w:author="Author">
        <w:r w:rsidRPr="009B6425">
          <w:delText>.</w:delText>
        </w:r>
      </w:del>
    </w:p>
    <w:p w14:paraId="4FA0D174" w14:textId="75CEFBA8" w:rsidR="00FE17C2" w:rsidRPr="009B6425" w:rsidRDefault="00FE17C2" w:rsidP="00FE17C2">
      <w:pPr>
        <w:pStyle w:val="Termfloat"/>
      </w:pPr>
      <w:r w:rsidRPr="009B6425">
        <w:rPr>
          <w:b/>
          <w:bCs/>
        </w:rPr>
        <w:t>Research gap score:</w:t>
      </w:r>
      <w:r w:rsidRPr="009B6425">
        <w:t xml:space="preserve"> </w:t>
      </w:r>
      <w:del w:id="100" w:author="Author">
        <w:r w:rsidRPr="009B6425">
          <w:delText xml:space="preserve">A </w:delText>
        </w:r>
      </w:del>
      <w:ins w:id="101" w:author="Author">
        <w:r w:rsidRPr="009B6425">
          <w:t xml:space="preserve">a </w:t>
        </w:r>
      </w:ins>
      <w:r w:rsidRPr="009B6425">
        <w:t>burden-adjusted metric (0–100) quantifying misalignment between global disease burden (DALYs, deaths, prevalence) and biobank research attention</w:t>
      </w:r>
      <w:del w:id="102" w:author="Author">
        <w:r w:rsidRPr="009B6425">
          <w:delText>.</w:delText>
        </w:r>
      </w:del>
      <w:ins w:id="103" w:author="Author">
        <w:r w:rsidRPr="009B6425">
          <w:t>;</w:t>
        </w:r>
      </w:ins>
      <w:r w:rsidRPr="009B6425">
        <w:t xml:space="preserve"> </w:t>
      </w:r>
      <w:del w:id="104" w:author="Author">
        <w:r w:rsidRPr="009B6425">
          <w:delText>H</w:delText>
        </w:r>
      </w:del>
      <w:ins w:id="105" w:author="Author">
        <w:r w:rsidRPr="009B6425">
          <w:t>h</w:t>
        </w:r>
      </w:ins>
      <w:r w:rsidRPr="009B6425">
        <w:t>igher scores indicate greater disparity</w:t>
      </w:r>
      <w:del w:id="106" w:author="Author">
        <w:r w:rsidRPr="009B6425">
          <w:delText>.</w:delText>
        </w:r>
      </w:del>
    </w:p>
    <w:p w14:paraId="0E1331B2" w14:textId="77777777" w:rsidR="00E8655B" w:rsidRPr="009B6425" w:rsidRDefault="00E8655B" w:rsidP="00E8655B">
      <w:pPr>
        <w:pStyle w:val="Head1"/>
      </w:pPr>
      <w:r w:rsidRPr="009B6425">
        <w:t>ANALYTICAL FRAMEWORK</w:t>
      </w:r>
    </w:p>
    <w:p w14:paraId="11662606" w14:textId="77777777" w:rsidR="00E8655B" w:rsidRPr="009B6425" w:rsidRDefault="00E8655B" w:rsidP="00E8655B">
      <w:pPr>
        <w:pStyle w:val="Head2"/>
      </w:pPr>
      <w:r w:rsidRPr="009B6425">
        <w:t>Biobank Data Retrieval and Thematic Analysis</w:t>
      </w:r>
    </w:p>
    <w:p w14:paraId="16CD7C0A" w14:textId="3B211BDB" w:rsidR="00E8655B" w:rsidRPr="009B6425" w:rsidRDefault="00E8655B" w:rsidP="003D4F94">
      <w:pPr>
        <w:pStyle w:val="Paraflushleft"/>
      </w:pPr>
      <w:r w:rsidRPr="009B6425">
        <w:t xml:space="preserve">We performed automated PubMed retrieval of articles published between 2000 and 2024 for five major biobanks: UK Biobank, </w:t>
      </w:r>
      <w:del w:id="107" w:author="Author">
        <w:r w:rsidRPr="009B6425">
          <w:delText>Million Veteran Program (</w:delText>
        </w:r>
      </w:del>
      <w:r w:rsidRPr="009B6425">
        <w:t>MVP</w:t>
      </w:r>
      <w:del w:id="108" w:author="Author">
        <w:r w:rsidRPr="009B6425">
          <w:delText>)</w:delText>
        </w:r>
      </w:del>
      <w:r w:rsidRPr="009B6425">
        <w:t xml:space="preserve">, FinnGen, All of Us, and the Estonian Biobank. Searches </w:t>
      </w:r>
      <w:r w:rsidRPr="009B6425">
        <w:lastRenderedPageBreak/>
        <w:t xml:space="preserve">included the official biobank names and known aliases, with publication date constraints but no thematic filters, to maximize recall. Metadata (PMID, title, abstract, journal, publication year, and MeSH terms) </w:t>
      </w:r>
      <w:del w:id="109" w:author="Author">
        <w:r w:rsidRPr="009B6425">
          <w:delText xml:space="preserve">was </w:delText>
        </w:r>
      </w:del>
      <w:ins w:id="110" w:author="Author">
        <w:r w:rsidRPr="009B6425">
          <w:t xml:space="preserve">were </w:t>
        </w:r>
      </w:ins>
      <w:r w:rsidRPr="009B6425">
        <w:t xml:space="preserve">extracted for all matching records. After excluding preprints and records without MeSH annotations, the final dataset </w:t>
      </w:r>
      <w:del w:id="111" w:author="Author">
        <w:r w:rsidRPr="009B6425">
          <w:delText xml:space="preserve">comprised </w:delText>
        </w:r>
      </w:del>
      <w:ins w:id="112" w:author="Author">
        <w:r w:rsidRPr="009B6425">
          <w:t xml:space="preserve">contained </w:t>
        </w:r>
      </w:ins>
      <w:r w:rsidRPr="009B6425">
        <w:t xml:space="preserve">14,142 peer-reviewed publications. Full query syntax and technical implementation details are provided in the </w:t>
      </w:r>
      <w:r w:rsidRPr="009B6425">
        <w:rPr>
          <w:b/>
        </w:rPr>
        <w:t>Supplementa</w:t>
      </w:r>
      <w:ins w:id="113" w:author="Author">
        <w:r w:rsidRPr="009B6425">
          <w:rPr>
            <w:b/>
          </w:rPr>
          <w:t>l</w:t>
        </w:r>
      </w:ins>
      <w:del w:id="114" w:author="Author">
        <w:r w:rsidRPr="009B6425">
          <w:rPr>
            <w:b/>
          </w:rPr>
          <w:delText>ry</w:delText>
        </w:r>
      </w:del>
      <w:r w:rsidRPr="009B6425">
        <w:rPr>
          <w:b/>
        </w:rPr>
        <w:t xml:space="preserve"> </w:t>
      </w:r>
      <w:del w:id="115" w:author="Author">
        <w:r w:rsidRPr="009B6425">
          <w:rPr>
            <w:b/>
          </w:rPr>
          <w:delText>Materials</w:delText>
        </w:r>
      </w:del>
      <w:ins w:id="116" w:author="Author">
        <w:r w:rsidRPr="009B6425">
          <w:rPr>
            <w:b/>
          </w:rPr>
          <w:t>Appendix</w:t>
        </w:r>
      </w:ins>
      <w:r w:rsidRPr="009B6425">
        <w:t>.</w:t>
      </w:r>
    </w:p>
    <w:p w14:paraId="641C4686" w14:textId="77777777" w:rsidR="00E8655B" w:rsidRPr="009B6425" w:rsidRDefault="00E8655B" w:rsidP="003D4F94">
      <w:pPr>
        <w:pStyle w:val="Paraindented"/>
      </w:pPr>
      <w:r w:rsidRPr="009B6425">
        <w:rPr>
          <w:rFonts w:cs="Arial"/>
        </w:rPr>
        <w:t xml:space="preserve">We </w:t>
      </w:r>
      <w:r w:rsidRPr="009B6425">
        <w:t>analyzed</w:t>
      </w:r>
      <w:r w:rsidRPr="009B6425">
        <w:rPr>
          <w:rFonts w:cs="Arial"/>
        </w:rPr>
        <w:t xml:space="preserve"> the curated dataset of biobank-related publications to </w:t>
      </w:r>
      <w:r w:rsidRPr="009B6425">
        <w:t>characterize</w:t>
      </w:r>
      <w:r w:rsidRPr="009B6425">
        <w:rPr>
          <w:rFonts w:cs="Arial"/>
        </w:rPr>
        <w:t xml:space="preserve"> temporal trends, thematic priorities, and publication patterns across the five biobanks. We next conducted a MeSH term frequency analysis, identifying the top 10 most common MeSH terms used in publications for each biobank. These terms were </w:t>
      </w:r>
      <w:r w:rsidRPr="009B6425">
        <w:t>analyzed</w:t>
      </w:r>
      <w:r w:rsidRPr="009B6425">
        <w:rPr>
          <w:rFonts w:cs="Arial"/>
        </w:rPr>
        <w:t xml:space="preserve"> to highlight distinct thematic profiles. These outputs integrate publication trends, cumulative volume, year distributions, and summary statistics.</w:t>
      </w:r>
    </w:p>
    <w:p w14:paraId="2BCA7A0B" w14:textId="77777777" w:rsidR="00E8655B" w:rsidRPr="009B6425" w:rsidRDefault="00E8655B" w:rsidP="00E8655B">
      <w:pPr>
        <w:pStyle w:val="Head2"/>
      </w:pPr>
      <w:r w:rsidRPr="009B6425">
        <w:t>MeSH-Based Semantic Embedding and Clustering of Biobank Publications</w:t>
      </w:r>
    </w:p>
    <w:p w14:paraId="11B8B909" w14:textId="77777777" w:rsidR="00E8655B" w:rsidRPr="009B6425" w:rsidRDefault="00E8655B" w:rsidP="003D4F94">
      <w:pPr>
        <w:pStyle w:val="Paraflushleft"/>
      </w:pPr>
      <w:r w:rsidRPr="009B6425">
        <w:t>To capture the semantic structure of biobank-linked research, we developed a pipeline that converts MeSH annotations into high-dimensional embeddings for unsupervised clustering. Unlike large language models, which operate on free-text diagnostics, our approach leverages structured metadata (MeSH terms) to reveal latent thematic groupings within and across biobanks.</w:t>
      </w:r>
    </w:p>
    <w:p w14:paraId="769F5B38" w14:textId="56A5526B" w:rsidR="00E8655B" w:rsidRPr="009B6425" w:rsidRDefault="00E8655B" w:rsidP="00E8655B">
      <w:pPr>
        <w:pStyle w:val="Head3"/>
      </w:pPr>
      <w:r w:rsidRPr="009B6425">
        <w:t>TF-IDF vectorization of MeSH terms.</w:t>
      </w:r>
    </w:p>
    <w:p w14:paraId="5A7B6216" w14:textId="141FCC6E" w:rsidR="00E8655B" w:rsidRPr="009B6425" w:rsidRDefault="00E8655B" w:rsidP="003D4F94">
      <w:pPr>
        <w:pStyle w:val="Paraflushleft"/>
      </w:pPr>
      <w:r w:rsidRPr="009B6425">
        <w:t xml:space="preserve">To quantify the semantic content of each publication, we employed </w:t>
      </w:r>
      <w:del w:id="117" w:author="Author">
        <w:r w:rsidRPr="009B6425">
          <w:delText>Term Frequency-Inverse Document Frequency (</w:delText>
        </w:r>
      </w:del>
      <w:r w:rsidRPr="009B6425">
        <w:t>TF-IDF</w:t>
      </w:r>
      <w:del w:id="118" w:author="Author">
        <w:r w:rsidRPr="009B6425">
          <w:delText>)</w:delText>
        </w:r>
      </w:del>
      <w:r w:rsidRPr="009B6425">
        <w:t xml:space="preserve"> vectorization of MeSH terms. TF-IDF is a numerical weighting scheme that reflects how characteristic a term is to a specific document within a larger corpus. The method assigns higher weights to terms that appear frequently in individual publications (high term frequency) but rarely across the entire dataset (high inverse document frequency), thereby identifying MeSH terms that are distinctive to specific research themes or methodological approaches.</w:t>
      </w:r>
    </w:p>
    <w:p w14:paraId="4A6ED1AA" w14:textId="26ABDD15" w:rsidR="00E8655B" w:rsidRPr="009B6425" w:rsidRDefault="00E8655B" w:rsidP="003D4F94">
      <w:pPr>
        <w:pStyle w:val="Paraindented"/>
      </w:pPr>
      <w:r w:rsidRPr="009B6425">
        <w:rPr>
          <w:rFonts w:cs="Arial"/>
        </w:rPr>
        <w:t>For biobank research analysis, TF-IDF enables the identification of MeSH terms that define unique research signatures</w:t>
      </w:r>
      <w:ins w:id="119" w:author="Author">
        <w:r w:rsidRPr="009B6425">
          <w:rPr>
            <w:rFonts w:cs="Arial"/>
          </w:rPr>
          <w:t>:</w:t>
        </w:r>
      </w:ins>
      <w:del w:id="120" w:author="Author">
        <w:r w:rsidRPr="009B6425">
          <w:rPr>
            <w:rFonts w:cs="Arial"/>
          </w:rPr>
          <w:delText>;</w:delText>
        </w:r>
      </w:del>
      <w:r w:rsidRPr="009B6425">
        <w:rPr>
          <w:rFonts w:cs="Arial"/>
        </w:rPr>
        <w:t xml:space="preserve"> terms like “neuroimaging” or “military personnel” that may be highly characteristic of certain biobank studies but uncommon in the broader literature. This approach transforms each PubMed publication into a high-dimensional vector where dimensions correspond to MeSH terms</w:t>
      </w:r>
      <w:del w:id="121" w:author="Author">
        <w:r w:rsidRPr="009B6425">
          <w:rPr>
            <w:rFonts w:cs="Arial"/>
          </w:rPr>
          <w:delText>,</w:delText>
        </w:r>
      </w:del>
      <w:r w:rsidRPr="009B6425">
        <w:rPr>
          <w:rFonts w:cs="Arial"/>
        </w:rPr>
        <w:t xml:space="preserve"> and values reflect the semantic importance of each term to that specific study.</w:t>
      </w:r>
    </w:p>
    <w:p w14:paraId="186E4146" w14:textId="6488F6C7" w:rsidR="00E8655B" w:rsidRPr="009B6425" w:rsidRDefault="00E8655B" w:rsidP="003D4F94">
      <w:pPr>
        <w:pStyle w:val="Paraindented"/>
      </w:pPr>
      <w:r w:rsidRPr="009B6425">
        <w:rPr>
          <w:rFonts w:cs="Arial"/>
        </w:rPr>
        <w:lastRenderedPageBreak/>
        <w:t>Here each publication’s MeSH terms were preprocessed by converting to lowercase, removing punctuation, and replacing spaces with underscores (</w:t>
      </w:r>
      <w:r w:rsidRPr="009B6425">
        <w:t>e.g.,</w:t>
      </w:r>
      <w:r w:rsidRPr="009B6425">
        <w:rPr>
          <w:rFonts w:cs="Arial"/>
        </w:rPr>
        <w:t xml:space="preserve"> Genome-Wide Association Study → genomewide_association_study). Special characters were removed, and terms were split by semicolons into tokenized, deduplicated documents. Each biobank’s corpus was treated separately to preserve biobank-specific vocabularies and research emphases. Terms were included in the vocabulary only if they appeared in at least </w:t>
      </w:r>
      <w:del w:id="122" w:author="Author">
        <w:r w:rsidRPr="009B6425">
          <w:rPr>
            <w:rFonts w:cs="Arial"/>
          </w:rPr>
          <w:delText xml:space="preserve">2 </w:delText>
        </w:r>
      </w:del>
      <w:ins w:id="123" w:author="Author">
        <w:r w:rsidRPr="009B6425">
          <w:rPr>
            <w:rFonts w:cs="Arial"/>
          </w:rPr>
          <w:t xml:space="preserve">two </w:t>
        </w:r>
      </w:ins>
      <w:r w:rsidRPr="009B6425">
        <w:rPr>
          <w:rFonts w:cs="Arial"/>
        </w:rPr>
        <w:t>but no more than 80% of documents, filtering out both extremely rare terms (likely noise) and overly common terms (lacking discriminative power). The resulting TF-IDF matrices were limited to a maximum of 1</w:t>
      </w:r>
      <w:ins w:id="124" w:author="Author">
        <w:r w:rsidRPr="009B6425">
          <w:rPr>
            <w:rFonts w:cs="Arial"/>
          </w:rPr>
          <w:t>,</w:t>
        </w:r>
      </w:ins>
      <w:r w:rsidRPr="009B6425">
        <w:rPr>
          <w:rFonts w:cs="Arial"/>
        </w:rPr>
        <w:t>000 unigram and bigram features per biobank to maintain computational tractability while preserving semantic richness.</w:t>
      </w:r>
    </w:p>
    <w:p w14:paraId="58CADE17" w14:textId="77777777" w:rsidR="00E8655B" w:rsidRPr="009B6425" w:rsidRDefault="00E8655B" w:rsidP="00E8655B">
      <w:pPr>
        <w:pStyle w:val="Head3"/>
      </w:pPr>
      <w:r w:rsidRPr="009B6425">
        <w:t>Independent clustering per biobank.</w:t>
      </w:r>
    </w:p>
    <w:p w14:paraId="79B6F304" w14:textId="77777777" w:rsidR="00E8655B" w:rsidRPr="009B6425" w:rsidRDefault="00E8655B" w:rsidP="003D4F94">
      <w:pPr>
        <w:pStyle w:val="Paraflushleft"/>
      </w:pPr>
      <w:r w:rsidRPr="009B6425">
        <w:t>Given that each biobank reflects a distinct research community with unique MeSH term distributions, clustering was performed independently. We applied the following sequential steps:</w:t>
      </w:r>
    </w:p>
    <w:p w14:paraId="7A95D869" w14:textId="391FC282" w:rsidR="00E8655B" w:rsidRPr="009B6425" w:rsidRDefault="00E8655B" w:rsidP="007259BA">
      <w:pPr>
        <w:pStyle w:val="Numberlist1"/>
      </w:pPr>
      <w:del w:id="125" w:author="Claude" w:date="2026-01-14T00:00:00Z">
        <w:r w:rsidRPr="009B6425">
          <w:rPr>
            <w:bCs/>
            <w:highlight w:val="yellow"/>
          </w:rPr>
          <w:delText xml:space="preserve">Optimal K determination via </w:delText>
        </w:r>
      </w:del>
      <w:ins w:id="126" w:author="Claude" w:date="2026-01-14T00:00:00Z">
        <w:r w:rsidRPr="009B6425">
          <w:rPr>
            <w:bCs/>
            <w:highlight w:val="yellow"/>
          </w:rPr>
          <w:t xml:space="preserve">The optimal number of clusters (K) was determined via </w:t>
        </w:r>
      </w:ins>
      <w:del w:id="127" w:author="Author">
        <w:r w:rsidRPr="009B6425">
          <w:rPr>
            <w:bCs/>
            <w:highlight w:val="yellow"/>
            <w:rPrChange w:id="128" w:author="Manuel Corpas" w:date="2026-01-15T16:12:00Z" w16du:dateUtc="2026-01-15T16:12:00Z">
              <w:rPr>
                <w:b/>
              </w:rPr>
            </w:rPrChange>
          </w:rPr>
          <w:delText>B</w:delText>
        </w:r>
      </w:del>
      <w:ins w:id="129" w:author="Author">
        <w:r w:rsidRPr="009B6425">
          <w:rPr>
            <w:bCs/>
            <w:highlight w:val="yellow"/>
          </w:rPr>
          <w:t>b</w:t>
        </w:r>
      </w:ins>
      <w:r w:rsidRPr="009B6425">
        <w:rPr>
          <w:bCs/>
          <w:highlight w:val="yellow"/>
          <w:rPrChange w:id="130" w:author="Manuel Corpas" w:date="2026-01-15T16:12:00Z" w16du:dateUtc="2026-01-15T16:12:00Z">
            <w:rPr>
              <w:b/>
            </w:rPr>
          </w:rPrChange>
        </w:rPr>
        <w:t xml:space="preserve">ootstrapped </w:t>
      </w:r>
      <w:del w:id="131" w:author="Author">
        <w:r w:rsidRPr="009B6425">
          <w:rPr>
            <w:bCs/>
            <w:highlight w:val="yellow"/>
            <w:rPrChange w:id="132" w:author="Manuel Corpas" w:date="2026-01-15T16:12:00Z" w16du:dateUtc="2026-01-15T16:12:00Z">
              <w:rPr>
                <w:b/>
              </w:rPr>
            </w:rPrChange>
          </w:rPr>
          <w:delText>S</w:delText>
        </w:r>
      </w:del>
      <w:ins w:id="133" w:author="Author">
        <w:r w:rsidRPr="009B6425">
          <w:rPr>
            <w:bCs/>
            <w:highlight w:val="yellow"/>
          </w:rPr>
          <w:t>s</w:t>
        </w:r>
      </w:ins>
      <w:r w:rsidRPr="009B6425">
        <w:rPr>
          <w:bCs/>
          <w:highlight w:val="yellow"/>
          <w:rPrChange w:id="134" w:author="Manuel Corpas" w:date="2026-01-15T16:12:00Z" w16du:dateUtc="2026-01-15T16:12:00Z">
            <w:rPr>
              <w:b/>
            </w:rPr>
          </w:rPrChange>
        </w:rPr>
        <w:t xml:space="preserve">ilhouette </w:t>
      </w:r>
      <w:del w:id="135" w:author="Author">
        <w:r w:rsidRPr="009B6425">
          <w:rPr>
            <w:bCs/>
            <w:highlight w:val="yellow"/>
            <w:rPrChange w:id="136" w:author="Manuel Corpas" w:date="2026-01-15T16:12:00Z" w16du:dateUtc="2026-01-15T16:12:00Z">
              <w:rPr>
                <w:b/>
              </w:rPr>
            </w:rPrChange>
          </w:rPr>
          <w:delText>S</w:delText>
        </w:r>
      </w:del>
      <w:ins w:id="137" w:author="Author">
        <w:r w:rsidRPr="009B6425">
          <w:rPr>
            <w:bCs/>
            <w:highlight w:val="yellow"/>
          </w:rPr>
          <w:t>s</w:t>
        </w:r>
      </w:ins>
      <w:r w:rsidRPr="009B6425">
        <w:rPr>
          <w:bCs/>
          <w:highlight w:val="yellow"/>
          <w:rPrChange w:id="138" w:author="Manuel Corpas" w:date="2026-01-15T16:12:00Z" w16du:dateUtc="2026-01-15T16:12:00Z">
            <w:rPr>
              <w:b/>
            </w:rPr>
          </w:rPrChange>
        </w:rPr>
        <w:t>coring</w:t>
      </w:r>
      <w:r w:rsidRPr="009B6425">
        <w:rPr>
          <w:bCs/>
          <w:rPrChange w:id="139" w:author="Manuel Corpas" w:date="2026-01-15T16:12:00Z" w16du:dateUtc="2026-01-15T16:12:00Z">
            <w:rPr>
              <w:b/>
            </w:rPr>
          </w:rPrChange>
        </w:rPr>
        <w:t>.</w:t>
      </w:r>
      <w:r w:rsidRPr="009B6425">
        <w:rPr>
          <w:b/>
        </w:rPr>
        <w:t xml:space="preserve"> </w:t>
      </w:r>
      <w:r w:rsidRPr="009B6425">
        <w:t xml:space="preserve">For each biobank, we used bootstrapped sampling to determine the optimal number of clusters (K). In each of 50 iterations, a random subset of publications was clustered for values of K ranging from 2 to 10, and silhouette scores were computed. The K that achieved the highest mean silhouette score was selected. </w:t>
      </w:r>
      <w:ins w:id="140" w:author="Author">
        <w:r w:rsidRPr="009B6425">
          <w:rPr>
            <w:b/>
          </w:rPr>
          <w:t>[**AU: Please rephrase the highlighted fragments as complete sentences, per house style. (Bold has been removed from list items, per house style.)**]</w:t>
        </w:r>
      </w:ins>
      <w:ins w:id="141" w:author="Claude" w:date="2026-01-14T00:00:00Z">
        <w:r w:rsidRPr="009B6425">
          <w:rPr>
            <w:b/>
            <w:color w:val="0000FF"/>
          </w:rPr>
          <w:t xml:space="preserve"> [AUTHOR RESPONSE: Rephrased. Item 1: “The optimal number of clusters (K) was determined via bootstrapped silhouette scoring.” Item 2: “K-means clustering was performed on the full dataset.”]</w:t>
        </w:r>
      </w:ins>
    </w:p>
    <w:p w14:paraId="619C2D01" w14:textId="03580C0E" w:rsidR="00E8655B" w:rsidRPr="009B6425" w:rsidRDefault="00E8655B" w:rsidP="007259BA">
      <w:pPr>
        <w:pStyle w:val="Numberlist1"/>
      </w:pPr>
      <w:r w:rsidRPr="009B6425">
        <w:rPr>
          <w:bCs/>
          <w:highlight w:val="yellow"/>
          <w:rPrChange w:id="142" w:author="Manuel Corpas" w:date="2026-01-15T16:12:00Z" w16du:dateUtc="2026-01-15T16:12:00Z">
            <w:rPr>
              <w:b/>
            </w:rPr>
          </w:rPrChange>
        </w:rPr>
        <w:t>K-</w:t>
      </w:r>
      <w:del w:id="143" w:author="Author">
        <w:r w:rsidRPr="009B6425">
          <w:rPr>
            <w:bCs/>
            <w:highlight w:val="yellow"/>
            <w:rPrChange w:id="144" w:author="Manuel Corpas" w:date="2026-01-15T16:12:00Z" w16du:dateUtc="2026-01-15T16:12:00Z">
              <w:rPr>
                <w:b/>
              </w:rPr>
            </w:rPrChange>
          </w:rPr>
          <w:delText>M</w:delText>
        </w:r>
      </w:del>
      <w:ins w:id="145" w:author="Author">
        <w:r w:rsidRPr="009B6425">
          <w:rPr>
            <w:bCs/>
            <w:highlight w:val="yellow"/>
          </w:rPr>
          <w:t>m</w:t>
        </w:r>
      </w:ins>
      <w:r w:rsidRPr="009B6425">
        <w:rPr>
          <w:bCs/>
          <w:highlight w:val="yellow"/>
          <w:rPrChange w:id="146" w:author="Manuel Corpas" w:date="2026-01-15T16:12:00Z" w16du:dateUtc="2026-01-15T16:12:00Z">
            <w:rPr>
              <w:b/>
            </w:rPr>
          </w:rPrChange>
        </w:rPr>
        <w:t xml:space="preserve">eans </w:t>
      </w:r>
      <w:del w:id="147" w:author="Author">
        <w:r w:rsidRPr="009B6425">
          <w:rPr>
            <w:bCs/>
            <w:highlight w:val="yellow"/>
            <w:rPrChange w:id="148" w:author="Manuel Corpas" w:date="2026-01-15T16:12:00Z" w16du:dateUtc="2026-01-15T16:12:00Z">
              <w:rPr>
                <w:b/>
              </w:rPr>
            </w:rPrChange>
          </w:rPr>
          <w:delText>C</w:delText>
        </w:r>
      </w:del>
      <w:ins w:id="149" w:author="Author">
        <w:r w:rsidRPr="009B6425">
          <w:rPr>
            <w:bCs/>
            <w:highlight w:val="yellow"/>
          </w:rPr>
          <w:t>c</w:t>
        </w:r>
      </w:ins>
      <w:r w:rsidRPr="009B6425">
        <w:rPr>
          <w:bCs/>
          <w:highlight w:val="yellow"/>
          <w:rPrChange w:id="150" w:author="Manuel Corpas" w:date="2026-01-15T16:12:00Z" w16du:dateUtc="2026-01-15T16:12:00Z">
            <w:rPr>
              <w:b/>
            </w:rPr>
          </w:rPrChange>
        </w:rPr>
        <w:t>lustering</w:t>
      </w:r>
      <w:del w:id="151" w:author="Claude" w:date="2026-01-14T00:00:00Z">
        <w:r w:rsidRPr="009B6425">
          <w:rPr>
            <w:bCs/>
          </w:rPr>
          <w:delText>.</w:delText>
        </w:r>
      </w:del>
      <w:ins w:id="152" w:author="Claude" w:date="2026-01-14T00:00:00Z">
        <w:r w:rsidRPr="009B6425">
          <w:rPr>
            <w:bCs/>
          </w:rPr>
          <w:t xml:space="preserve"> was performed on the full dataset.</w:t>
        </w:r>
      </w:ins>
      <w:r w:rsidRPr="009B6425">
        <w:rPr>
          <w:b/>
        </w:rPr>
        <w:t xml:space="preserve"> </w:t>
      </w:r>
      <w:r w:rsidRPr="009B6425">
        <w:t>Once K was selected, we performed k-means clustering on the full TF-IDF matrix, assigning each publication to a semantic cluster. These clusters represent thematic groupings of research based on MeSH term similarity.</w:t>
      </w:r>
      <w:ins w:id="153" w:author="Author">
        <w:r w:rsidRPr="009B6425">
          <w:t xml:space="preserve"> </w:t>
        </w:r>
        <w:r w:rsidRPr="009B6425">
          <w:rPr>
            <w:b/>
          </w:rPr>
          <w:t>[**AU: Should k be lowercase and italic in the above list items and when used later in article?**]</w:t>
        </w:r>
      </w:ins>
      <w:ins w:id="154" w:author="Claude" w:date="2026-01-14T00:00:00Z">
        <w:r w:rsidRPr="009B6425">
          <w:rPr>
            <w:b/>
            <w:color w:val="0000FF"/>
          </w:rPr>
          <w:t xml:space="preserve"> [AUTHOR RESPONSE: Yes, </w:t>
        </w:r>
        <w:r w:rsidRPr="009B6425">
          <w:rPr>
            <w:b/>
            <w:i/>
            <w:color w:val="0000FF"/>
          </w:rPr>
          <w:t>k</w:t>
        </w:r>
        <w:r w:rsidRPr="009B6425">
          <w:rPr>
            <w:b/>
            <w:color w:val="0000FF"/>
          </w:rPr>
          <w:t xml:space="preserve"> should be lowercase and italic when referring to the number of clusters, as is </w:t>
        </w:r>
        <w:r w:rsidRPr="009B6425">
          <w:rPr>
            <w:b/>
            <w:color w:val="0000FF"/>
          </w:rPr>
          <w:lastRenderedPageBreak/>
          <w:t>standard in statistical literature.]</w:t>
        </w:r>
      </w:ins>
    </w:p>
    <w:p w14:paraId="3F7758C1" w14:textId="77777777" w:rsidR="00E8655B" w:rsidRPr="009B6425" w:rsidRDefault="00E8655B" w:rsidP="00E8655B">
      <w:pPr>
        <w:pStyle w:val="Head3"/>
      </w:pPr>
      <w:r w:rsidRPr="009B6425">
        <w:t>Cluster interpretation via c-DF-IPF.</w:t>
      </w:r>
    </w:p>
    <w:p w14:paraId="6094B256" w14:textId="1D408259" w:rsidR="00E8655B" w:rsidRPr="009B6425" w:rsidRDefault="00E8655B" w:rsidP="003D4F94">
      <w:pPr>
        <w:pStyle w:val="Paraflushleft"/>
      </w:pPr>
      <w:r w:rsidRPr="009B6425">
        <w:t xml:space="preserve">To characterize each cluster, we computed cluster-based </w:t>
      </w:r>
      <w:del w:id="155" w:author="Author">
        <w:r w:rsidRPr="009B6425">
          <w:delText>D</w:delText>
        </w:r>
      </w:del>
      <w:ins w:id="156" w:author="Author">
        <w:r w:rsidRPr="009B6425">
          <w:t>d</w:t>
        </w:r>
      </w:ins>
      <w:r w:rsidRPr="009B6425">
        <w:t xml:space="preserve">ocument </w:t>
      </w:r>
      <w:del w:id="157" w:author="Author">
        <w:r w:rsidRPr="009B6425">
          <w:delText>F</w:delText>
        </w:r>
      </w:del>
      <w:ins w:id="158" w:author="Author">
        <w:r w:rsidRPr="009B6425">
          <w:t>f</w:t>
        </w:r>
      </w:ins>
      <w:r w:rsidRPr="009B6425">
        <w:t>requency</w:t>
      </w:r>
      <w:del w:id="159" w:author="Author">
        <w:r w:rsidRPr="009B6425">
          <w:delText>-</w:delText>
        </w:r>
      </w:del>
      <w:ins w:id="160" w:author="Author">
        <w:r w:rsidRPr="009B6425">
          <w:t>–</w:t>
        </w:r>
      </w:ins>
      <w:del w:id="161" w:author="Author">
        <w:r w:rsidRPr="009B6425">
          <w:delText>I</w:delText>
        </w:r>
      </w:del>
      <w:ins w:id="162" w:author="Author">
        <w:r w:rsidRPr="009B6425">
          <w:t>i</w:t>
        </w:r>
      </w:ins>
      <w:r w:rsidRPr="009B6425">
        <w:t xml:space="preserve">nverse </w:t>
      </w:r>
      <w:del w:id="163" w:author="Author">
        <w:r w:rsidRPr="009B6425">
          <w:delText>D</w:delText>
        </w:r>
      </w:del>
      <w:ins w:id="164" w:author="Author">
        <w:r w:rsidRPr="009B6425">
          <w:t>d</w:t>
        </w:r>
      </w:ins>
      <w:r w:rsidRPr="009B6425">
        <w:t xml:space="preserve">ocument </w:t>
      </w:r>
      <w:del w:id="165" w:author="Author">
        <w:r w:rsidRPr="009B6425">
          <w:delText>F</w:delText>
        </w:r>
      </w:del>
      <w:ins w:id="166" w:author="Author">
        <w:r w:rsidRPr="009B6425">
          <w:t>f</w:t>
        </w:r>
      </w:ins>
      <w:r w:rsidRPr="009B6425">
        <w:t>requency (</w:t>
      </w:r>
      <w:bookmarkStart w:id="167" w:name="_Hlk215837381"/>
      <w:r w:rsidRPr="009B6425">
        <w:t>c-DF-IDF</w:t>
      </w:r>
      <w:bookmarkEnd w:id="167"/>
      <w:r w:rsidRPr="009B6425">
        <w:t>) scores, adapted from the TF-IDF framework. For each MeSH term</w:t>
      </w:r>
      <w:ins w:id="168" w:author="Author">
        <w:r w:rsidRPr="009B6425">
          <w:t>, the following steps were taken</w:t>
        </w:r>
      </w:ins>
      <w:r w:rsidRPr="009B6425">
        <w:t>:</w:t>
      </w:r>
    </w:p>
    <w:p w14:paraId="438A7F5C" w14:textId="77777777" w:rsidR="00E8655B" w:rsidRPr="009B6425" w:rsidRDefault="00E8655B" w:rsidP="007259BA">
      <w:pPr>
        <w:pStyle w:val="Numberlist1"/>
        <w:numPr>
          <w:ilvl w:val="0"/>
          <w:numId w:val="40"/>
        </w:numPr>
      </w:pPr>
      <w:r w:rsidRPr="009B6425">
        <w:t>DF was defined as the proportion of publications in the cluster containing the term.</w:t>
      </w:r>
    </w:p>
    <w:p w14:paraId="3344B866" w14:textId="77777777" w:rsidR="00E8655B" w:rsidRPr="009B6425" w:rsidRDefault="00E8655B" w:rsidP="007259BA">
      <w:pPr>
        <w:pStyle w:val="Numberlist1"/>
        <w:numPr>
          <w:ilvl w:val="0"/>
          <w:numId w:val="40"/>
        </w:numPr>
      </w:pPr>
      <w:r w:rsidRPr="009B6425">
        <w:t>IDF was the log ratio of total documents in the biobank to the number of documents containing that term.</w:t>
      </w:r>
    </w:p>
    <w:p w14:paraId="6E6301EF" w14:textId="1CDCBDF5" w:rsidR="00E8655B" w:rsidRPr="009B6425" w:rsidRDefault="00E8655B" w:rsidP="007259BA">
      <w:pPr>
        <w:pStyle w:val="Numberlist1"/>
        <w:numPr>
          <w:ilvl w:val="0"/>
          <w:numId w:val="40"/>
        </w:numPr>
      </w:pPr>
      <w:r w:rsidRPr="009B6425">
        <w:t>The c-DF-IDF score was calculated as the product of DF and IDF, emphasizing terms that were frequent in one cluster but uncommon elsewhere within the same biobank. We selected the top five c-DF-IDF terms to summarize each cluster’s vocabulary.</w:t>
      </w:r>
    </w:p>
    <w:p w14:paraId="674E28B4" w14:textId="77777777" w:rsidR="00E8655B" w:rsidRPr="009B6425" w:rsidRDefault="00E8655B" w:rsidP="003D4F94">
      <w:pPr>
        <w:pStyle w:val="Paraindented"/>
      </w:pPr>
      <w:r w:rsidRPr="009B6425">
        <w:rPr>
          <w:rFonts w:cs="Arial"/>
        </w:rPr>
        <w:t>In parallel, we generated semantic summaries by averaging TF-IDF vectors across all publications within each cluster. The highest-weighted terms in these mean vectors were extracted as dominant semantic descriptors.</w:t>
      </w:r>
    </w:p>
    <w:p w14:paraId="3C7C7D66" w14:textId="77777777" w:rsidR="00E8655B" w:rsidRPr="009B6425" w:rsidRDefault="00E8655B" w:rsidP="00E8655B">
      <w:pPr>
        <w:pStyle w:val="Head3"/>
      </w:pPr>
      <w:r w:rsidRPr="009B6425">
        <w:t>Semantic space analysis.</w:t>
      </w:r>
    </w:p>
    <w:p w14:paraId="0EE37D23" w14:textId="77777777" w:rsidR="00E8655B" w:rsidRPr="009B6425" w:rsidRDefault="00E8655B" w:rsidP="003D4F94">
      <w:pPr>
        <w:pStyle w:val="Paraflushleft"/>
      </w:pPr>
      <w:r w:rsidRPr="009B6425">
        <w:t>For each cluster identified in the independent biobank analyses, we computed its centroid in the unified semantic space by averaging the TF-IDF vectors of all publications belonging to that cluster, using the unified vocabulary. This approach preserves the cluster structure identified within each biobank while enabling cross-biobank comparison.</w:t>
      </w:r>
    </w:p>
    <w:p w14:paraId="48445B57" w14:textId="286C57EF" w:rsidR="00E8655B" w:rsidRPr="009B6425" w:rsidRDefault="00E8655B" w:rsidP="003D4F94">
      <w:pPr>
        <w:pStyle w:val="Paraindented"/>
      </w:pPr>
      <w:r w:rsidRPr="009B6425">
        <w:rPr>
          <w:rFonts w:cs="Arial"/>
        </w:rPr>
        <w:t xml:space="preserve">We applied </w:t>
      </w:r>
      <w:del w:id="169" w:author="Author">
        <w:r w:rsidRPr="009B6425">
          <w:rPr>
            <w:rFonts w:cs="Arial"/>
          </w:rPr>
          <w:delText>P</w:delText>
        </w:r>
      </w:del>
      <w:ins w:id="170" w:author="Author">
        <w:r w:rsidRPr="009B6425">
          <w:rPr>
            <w:rFonts w:cs="Arial"/>
          </w:rPr>
          <w:t>p</w:t>
        </w:r>
      </w:ins>
      <w:r w:rsidRPr="009B6425">
        <w:rPr>
          <w:rFonts w:cs="Arial"/>
        </w:rPr>
        <w:t xml:space="preserve">rincipal </w:t>
      </w:r>
      <w:del w:id="171" w:author="Author">
        <w:r w:rsidRPr="009B6425">
          <w:rPr>
            <w:rFonts w:cs="Arial"/>
          </w:rPr>
          <w:delText>C</w:delText>
        </w:r>
      </w:del>
      <w:ins w:id="172" w:author="Author">
        <w:r w:rsidRPr="009B6425">
          <w:rPr>
            <w:rFonts w:cs="Arial"/>
          </w:rPr>
          <w:t>c</w:t>
        </w:r>
      </w:ins>
      <w:r w:rsidRPr="009B6425">
        <w:rPr>
          <w:rFonts w:cs="Arial"/>
        </w:rPr>
        <w:t xml:space="preserve">omponent </w:t>
      </w:r>
      <w:del w:id="173" w:author="Author">
        <w:r w:rsidRPr="009B6425">
          <w:rPr>
            <w:rFonts w:cs="Arial"/>
          </w:rPr>
          <w:delText>A</w:delText>
        </w:r>
      </w:del>
      <w:ins w:id="174" w:author="Author">
        <w:r w:rsidRPr="009B6425">
          <w:rPr>
            <w:rFonts w:cs="Arial"/>
          </w:rPr>
          <w:t>a</w:t>
        </w:r>
      </w:ins>
      <w:r w:rsidRPr="009B6425">
        <w:rPr>
          <w:rFonts w:cs="Arial"/>
        </w:rPr>
        <w:t xml:space="preserve">nalysis (PCA) to project the high-dimensional cluster centroids into two dimensions, preserving as much variance as possible. We also employed </w:t>
      </w:r>
      <w:del w:id="175" w:author="Author">
        <w:r w:rsidRPr="009B6425">
          <w:rPr>
            <w:rFonts w:cs="Arial"/>
          </w:rPr>
          <w:delText>U</w:delText>
        </w:r>
      </w:del>
      <w:ins w:id="176" w:author="Author">
        <w:r w:rsidRPr="009B6425">
          <w:rPr>
            <w:rFonts w:cs="Arial"/>
          </w:rPr>
          <w:t>u</w:t>
        </w:r>
      </w:ins>
      <w:r w:rsidRPr="009B6425">
        <w:rPr>
          <w:rFonts w:cs="Arial"/>
        </w:rPr>
        <w:t xml:space="preserve">niform </w:t>
      </w:r>
      <w:del w:id="177" w:author="Author">
        <w:r w:rsidRPr="009B6425">
          <w:rPr>
            <w:rFonts w:cs="Arial"/>
          </w:rPr>
          <w:delText>M</w:delText>
        </w:r>
      </w:del>
      <w:ins w:id="178" w:author="Author">
        <w:r w:rsidRPr="009B6425">
          <w:rPr>
            <w:rFonts w:cs="Arial"/>
          </w:rPr>
          <w:t>m</w:t>
        </w:r>
      </w:ins>
      <w:r w:rsidRPr="009B6425">
        <w:rPr>
          <w:rFonts w:cs="Arial"/>
        </w:rPr>
        <w:t xml:space="preserve">anifold </w:t>
      </w:r>
      <w:del w:id="179" w:author="Author">
        <w:r w:rsidRPr="009B6425">
          <w:rPr>
            <w:rFonts w:cs="Arial"/>
          </w:rPr>
          <w:delText>A</w:delText>
        </w:r>
      </w:del>
      <w:ins w:id="180" w:author="Author">
        <w:r w:rsidRPr="009B6425">
          <w:rPr>
            <w:rFonts w:cs="Arial"/>
          </w:rPr>
          <w:t>a</w:t>
        </w:r>
      </w:ins>
      <w:r w:rsidRPr="009B6425">
        <w:rPr>
          <w:rFonts w:cs="Arial"/>
        </w:rPr>
        <w:t xml:space="preserve">pproximation and </w:t>
      </w:r>
      <w:del w:id="181" w:author="Author">
        <w:r w:rsidRPr="009B6425">
          <w:rPr>
            <w:rFonts w:cs="Arial"/>
          </w:rPr>
          <w:delText>P</w:delText>
        </w:r>
      </w:del>
      <w:ins w:id="182" w:author="Author">
        <w:r w:rsidRPr="009B6425">
          <w:rPr>
            <w:rFonts w:cs="Arial"/>
          </w:rPr>
          <w:t>p</w:t>
        </w:r>
      </w:ins>
      <w:r w:rsidRPr="009B6425">
        <w:rPr>
          <w:rFonts w:cs="Arial"/>
        </w:rPr>
        <w:t xml:space="preserve">rojection (UMAP) with 15 nearest neighbors to better preserve local structure for </w:t>
      </w:r>
      <w:r w:rsidRPr="009B6425">
        <w:t>nonl</w:t>
      </w:r>
      <w:r w:rsidRPr="009B6425">
        <w:rPr>
          <w:rFonts w:cs="Arial"/>
        </w:rPr>
        <w:t>inear projection.</w:t>
      </w:r>
    </w:p>
    <w:p w14:paraId="0170F838" w14:textId="77777777" w:rsidR="00E8655B" w:rsidRPr="009B6425" w:rsidRDefault="00E8655B" w:rsidP="00E8655B">
      <w:pPr>
        <w:pStyle w:val="Head2"/>
      </w:pPr>
      <w:r w:rsidRPr="009B6425">
        <w:t>Research Gap Discovery and Disease Burden Bias</w:t>
      </w:r>
    </w:p>
    <w:p w14:paraId="65EF2720" w14:textId="77777777" w:rsidR="00E8655B" w:rsidRPr="009B6425" w:rsidRDefault="00E8655B" w:rsidP="003D4F94">
      <w:pPr>
        <w:pStyle w:val="Paraflushleft"/>
      </w:pPr>
      <w:r w:rsidRPr="009B6425">
        <w:t>To evaluate the alignment between biobank-driven research and global disease priorities, we developed a scalable analytic framework combining global burden of disease metrics, manually curated MeSH mappings, and publication-level metadata from our chosen five EHR-linked biobanks. Our goal was to identify research gaps and opportunities across 25 disease areas using real-world data and a transparent scoring methodology.</w:t>
      </w:r>
    </w:p>
    <w:p w14:paraId="22BCEBF7" w14:textId="03165012" w:rsidR="00E8655B" w:rsidRPr="009B6425" w:rsidRDefault="00E8655B" w:rsidP="003D4F94">
      <w:pPr>
        <w:pStyle w:val="Paraindented"/>
      </w:pPr>
      <w:r w:rsidRPr="009B6425">
        <w:rPr>
          <w:rFonts w:cs="Arial"/>
        </w:rPr>
        <w:lastRenderedPageBreak/>
        <w:t xml:space="preserve">We selected 25 diseases based on three criteria: </w:t>
      </w:r>
      <w:ins w:id="183" w:author="Author">
        <w:r w:rsidRPr="009B6425">
          <w:rPr>
            <w:rFonts w:cs="Arial"/>
            <w:b/>
          </w:rPr>
          <w:t xml:space="preserve">[**AU: In-text list was switched to </w:t>
        </w:r>
        <w:r w:rsidRPr="009B6425">
          <w:rPr>
            <w:rFonts w:cs="Arial"/>
            <w:b/>
            <w:i/>
            <w:iCs/>
          </w:rPr>
          <w:t>a</w:t>
        </w:r>
        <w:r w:rsidRPr="009B6425">
          <w:rPr>
            <w:rFonts w:cs="Arial"/>
            <w:b/>
          </w:rPr>
          <w:t xml:space="preserve">, </w:t>
        </w:r>
        <w:r w:rsidRPr="009B6425">
          <w:rPr>
            <w:rFonts w:cs="Arial"/>
            <w:b/>
            <w:i/>
            <w:iCs/>
          </w:rPr>
          <w:t>b</w:t>
        </w:r>
        <w:r w:rsidRPr="009B6425">
          <w:rPr>
            <w:rFonts w:cs="Arial"/>
            <w:b/>
          </w:rPr>
          <w:t xml:space="preserve">, </w:t>
        </w:r>
        <w:r w:rsidRPr="009B6425">
          <w:rPr>
            <w:rFonts w:cs="Arial"/>
            <w:b/>
            <w:i/>
            <w:iCs/>
          </w:rPr>
          <w:t>c</w:t>
        </w:r>
        <w:r w:rsidRPr="009B6425">
          <w:rPr>
            <w:rFonts w:cs="Arial"/>
            <w:b/>
          </w:rPr>
          <w:t xml:space="preserve"> per house style.**]</w:t>
        </w:r>
      </w:ins>
      <w:r w:rsidRPr="009B6425">
        <w:t>(</w:t>
      </w:r>
      <w:del w:id="184" w:author="Author">
        <w:r w:rsidRPr="009B6425">
          <w:delText>1</w:delText>
        </w:r>
      </w:del>
      <w:ins w:id="185" w:author="Author">
        <w:r w:rsidRPr="009B6425">
          <w:rPr>
            <w:i/>
            <w:iCs/>
          </w:rPr>
          <w:t>a</w:t>
        </w:r>
      </w:ins>
      <w:r w:rsidRPr="009B6425">
        <w:rPr>
          <w:rFonts w:cs="Arial"/>
        </w:rPr>
        <w:t xml:space="preserve">) global burden as measured by </w:t>
      </w:r>
      <w:del w:id="186" w:author="Author">
        <w:r w:rsidRPr="009B6425">
          <w:rPr>
            <w:rFonts w:cs="Arial"/>
          </w:rPr>
          <w:delText>disability-adjusted life years (</w:delText>
        </w:r>
      </w:del>
      <w:r w:rsidRPr="009B6425">
        <w:rPr>
          <w:rFonts w:cs="Arial"/>
        </w:rPr>
        <w:t>DALYs</w:t>
      </w:r>
      <w:del w:id="187" w:author="Author">
        <w:r w:rsidRPr="009B6425">
          <w:rPr>
            <w:rFonts w:cs="Arial"/>
          </w:rPr>
          <w:delText>)</w:delText>
        </w:r>
      </w:del>
      <w:r w:rsidRPr="009B6425">
        <w:rPr>
          <w:rFonts w:cs="Arial"/>
        </w:rPr>
        <w:t xml:space="preserve"> (</w:t>
      </w:r>
      <w:hyperlink w:anchor="bib27" w:history="1">
        <w:r w:rsidRPr="009B6425">
          <w:rPr>
            <w:rStyle w:val="Hyperlink"/>
          </w:rPr>
          <w:t>27</w:t>
        </w:r>
      </w:hyperlink>
      <w:r w:rsidRPr="009B6425">
        <w:rPr>
          <w:rFonts w:cs="Arial"/>
        </w:rPr>
        <w:t xml:space="preserve">), </w:t>
      </w:r>
      <w:r w:rsidRPr="009B6425">
        <w:t>(</w:t>
      </w:r>
      <w:del w:id="188" w:author="Author">
        <w:r w:rsidRPr="009B6425">
          <w:rPr>
            <w:i/>
            <w:iCs/>
            <w:rPrChange w:id="189" w:author="Manuel Corpas" w:date="2026-01-15T16:12:00Z" w16du:dateUtc="2026-01-15T16:12:00Z">
              <w:rPr/>
            </w:rPrChange>
          </w:rPr>
          <w:delText>2</w:delText>
        </w:r>
      </w:del>
      <w:ins w:id="190" w:author="Author">
        <w:r w:rsidRPr="009B6425">
          <w:rPr>
            <w:i/>
            <w:iCs/>
          </w:rPr>
          <w:t>b</w:t>
        </w:r>
      </w:ins>
      <w:r w:rsidRPr="009B6425">
        <w:rPr>
          <w:rFonts w:cs="Arial"/>
        </w:rPr>
        <w:t>) representativeness across major health domains (</w:t>
      </w:r>
      <w:r w:rsidRPr="009B6425">
        <w:t>e.g.,</w:t>
      </w:r>
      <w:r w:rsidRPr="009B6425">
        <w:rPr>
          <w:rFonts w:cs="Arial"/>
        </w:rPr>
        <w:t xml:space="preserve"> infectious, noncommunicable, maternal/child, injury-related), and </w:t>
      </w:r>
      <w:r w:rsidRPr="009B6425">
        <w:t>(</w:t>
      </w:r>
      <w:del w:id="191" w:author="Author">
        <w:r w:rsidRPr="009B6425">
          <w:rPr>
            <w:i/>
            <w:iCs/>
            <w:rPrChange w:id="192" w:author="Manuel Corpas" w:date="2026-01-15T16:12:00Z" w16du:dateUtc="2026-01-15T16:12:00Z">
              <w:rPr/>
            </w:rPrChange>
          </w:rPr>
          <w:delText>3</w:delText>
        </w:r>
      </w:del>
      <w:ins w:id="193" w:author="Author">
        <w:r w:rsidRPr="009B6425">
          <w:rPr>
            <w:i/>
            <w:iCs/>
          </w:rPr>
          <w:t>c</w:t>
        </w:r>
      </w:ins>
      <w:r w:rsidRPr="009B6425">
        <w:rPr>
          <w:rFonts w:cs="Arial"/>
        </w:rPr>
        <w:t xml:space="preserve">) relevance to global equity and neglected health priorities. Disease selection was guided by the </w:t>
      </w:r>
      <w:del w:id="194" w:author="Author">
        <w:r w:rsidRPr="009B6425">
          <w:rPr>
            <w:rFonts w:cs="Arial"/>
          </w:rPr>
          <w:delText>Global Burden of Disease (</w:delText>
        </w:r>
      </w:del>
      <w:r w:rsidRPr="009B6425">
        <w:rPr>
          <w:rFonts w:cs="Arial"/>
        </w:rPr>
        <w:t>GBD</w:t>
      </w:r>
      <w:del w:id="195" w:author="Author">
        <w:r w:rsidRPr="009B6425">
          <w:rPr>
            <w:rFonts w:cs="Arial"/>
          </w:rPr>
          <w:delText>)</w:delText>
        </w:r>
      </w:del>
      <w:r w:rsidRPr="009B6425">
        <w:rPr>
          <w:rFonts w:cs="Arial"/>
        </w:rPr>
        <w:t xml:space="preserve"> 2021 study, the WHO Global Health Observatory, and strategic policy frameworks such as the WHO </w:t>
      </w:r>
      <w:del w:id="196" w:author="Author">
        <w:r w:rsidRPr="009B6425">
          <w:rPr>
            <w:rFonts w:cs="Arial"/>
          </w:rPr>
          <w:delText xml:space="preserve">NTD </w:delText>
        </w:r>
      </w:del>
      <w:ins w:id="197" w:author="Author">
        <w:r w:rsidRPr="009B6425">
          <w:rPr>
            <w:rFonts w:cs="Arial"/>
          </w:rPr>
          <w:t xml:space="preserve">neglected tropical disease </w:t>
        </w:r>
      </w:ins>
      <w:r w:rsidRPr="009B6425">
        <w:rPr>
          <w:rFonts w:cs="Arial"/>
        </w:rPr>
        <w:t>road</w:t>
      </w:r>
      <w:ins w:id="198" w:author="Author">
        <w:r w:rsidRPr="009B6425">
          <w:rPr>
            <w:rFonts w:cs="Arial"/>
          </w:rPr>
          <w:t xml:space="preserve"> </w:t>
        </w:r>
      </w:ins>
      <w:r w:rsidRPr="009B6425">
        <w:rPr>
          <w:rFonts w:cs="Arial"/>
        </w:rPr>
        <w:t>map (</w:t>
      </w:r>
      <w:r w:rsidRPr="009B6425">
        <w:rPr>
          <w:rStyle w:val="URL"/>
          <w:shd w:val="clear" w:color="auto" w:fill="auto"/>
        </w:rPr>
        <w:t>https://www.who.int/publications/i/item/9789240010352</w:t>
      </w:r>
      <w:r w:rsidRPr="009B6425">
        <w:rPr>
          <w:rFonts w:cs="Arial"/>
        </w:rPr>
        <w:t xml:space="preserve">) and the </w:t>
      </w:r>
      <w:del w:id="199" w:author="Author">
        <w:r w:rsidRPr="009B6425">
          <w:rPr>
            <w:rFonts w:cs="Arial"/>
          </w:rPr>
          <w:delText xml:space="preserve">GINA </w:delText>
        </w:r>
      </w:del>
      <w:ins w:id="200" w:author="Author">
        <w:r w:rsidRPr="009B6425">
          <w:rPr>
            <w:rFonts w:cs="Arial"/>
          </w:rPr>
          <w:t xml:space="preserve">Global Initiative for Asthma </w:t>
        </w:r>
      </w:ins>
      <w:del w:id="201" w:author="Author">
        <w:r w:rsidRPr="009B6425">
          <w:rPr>
            <w:rFonts w:cs="Arial"/>
          </w:rPr>
          <w:delText xml:space="preserve">Asthma </w:delText>
        </w:r>
      </w:del>
      <w:ins w:id="202" w:author="Author">
        <w:r w:rsidRPr="009B6425">
          <w:rPr>
            <w:rFonts w:cs="Arial"/>
            <w:b/>
          </w:rPr>
          <w:t>[**AU: Specify which report at that URL was used? The strategy report?**]</w:t>
        </w:r>
      </w:ins>
      <w:ins w:id="203" w:author="Claude" w:date="2026-01-14T00:00:00Z">
        <w:r w:rsidRPr="009B6425">
          <w:rPr>
            <w:rFonts w:cs="Arial"/>
            <w:b/>
            <w:color w:val="0000FF"/>
          </w:rPr>
          <w:t xml:space="preserve"> [AUTHOR RESPONSE: The reference is to the Global Strategy for Asthma Management and Prevention (2024 Update).]</w:t>
        </w:r>
      </w:ins>
      <w:r w:rsidRPr="009B6425">
        <w:rPr>
          <w:rFonts w:cs="Arial"/>
        </w:rPr>
        <w:t>report (</w:t>
      </w:r>
      <w:r w:rsidRPr="009B6425">
        <w:rPr>
          <w:rStyle w:val="URL"/>
          <w:shd w:val="clear" w:color="auto" w:fill="auto"/>
        </w:rPr>
        <w:t>https://ginasthma.org/reports/</w:t>
      </w:r>
      <w:r w:rsidRPr="009B6425">
        <w:rPr>
          <w:rFonts w:cs="Arial"/>
        </w:rPr>
        <w:t>).</w:t>
      </w:r>
    </w:p>
    <w:p w14:paraId="44B532E7" w14:textId="5A5A54D4" w:rsidR="00E8655B" w:rsidRPr="009B6425" w:rsidRDefault="00E8655B" w:rsidP="003D4F94">
      <w:pPr>
        <w:pStyle w:val="Paraindented"/>
      </w:pPr>
      <w:r w:rsidRPr="009B6425">
        <w:rPr>
          <w:rFonts w:cs="Arial"/>
        </w:rPr>
        <w:t xml:space="preserve">For each disease, we extracted DALYs, annual deaths, and prevalence estimates from the </w:t>
      </w:r>
      <w:del w:id="204" w:author="Author">
        <w:r w:rsidRPr="009B6425">
          <w:rPr>
            <w:rFonts w:cs="Arial"/>
          </w:rPr>
          <w:delText>Global Burden of Disease</w:delText>
        </w:r>
      </w:del>
      <w:ins w:id="205" w:author="Author">
        <w:r w:rsidRPr="009B6425">
          <w:rPr>
            <w:rFonts w:cs="Arial"/>
          </w:rPr>
          <w:t>GBD</w:t>
        </w:r>
      </w:ins>
      <w:r w:rsidRPr="009B6425">
        <w:rPr>
          <w:rFonts w:cs="Arial"/>
        </w:rPr>
        <w:t xml:space="preserve"> 2021 (filtered for </w:t>
      </w:r>
      <w:del w:id="206" w:author="Author">
        <w:r w:rsidRPr="009B6425">
          <w:rPr>
            <w:rFonts w:cs="Arial"/>
          </w:rPr>
          <w:delText>G</w:delText>
        </w:r>
      </w:del>
      <w:ins w:id="207" w:author="Author">
        <w:r w:rsidRPr="009B6425">
          <w:rPr>
            <w:rFonts w:cs="Arial"/>
          </w:rPr>
          <w:t>g</w:t>
        </w:r>
      </w:ins>
      <w:r w:rsidRPr="009B6425">
        <w:rPr>
          <w:rFonts w:cs="Arial"/>
        </w:rPr>
        <w:t xml:space="preserve">lobal, </w:t>
      </w:r>
      <w:del w:id="208" w:author="Author">
        <w:r w:rsidRPr="009B6425">
          <w:rPr>
            <w:rFonts w:cs="Arial"/>
          </w:rPr>
          <w:delText>B</w:delText>
        </w:r>
      </w:del>
      <w:ins w:id="209" w:author="Author">
        <w:r w:rsidRPr="009B6425">
          <w:rPr>
            <w:rFonts w:cs="Arial"/>
          </w:rPr>
          <w:t>b</w:t>
        </w:r>
      </w:ins>
      <w:r w:rsidRPr="009B6425">
        <w:rPr>
          <w:rFonts w:cs="Arial"/>
        </w:rPr>
        <w:t xml:space="preserve">oth sexes, </w:t>
      </w:r>
      <w:del w:id="210" w:author="Author">
        <w:r w:rsidRPr="009B6425">
          <w:rPr>
            <w:rFonts w:cs="Arial"/>
          </w:rPr>
          <w:delText>A</w:delText>
        </w:r>
      </w:del>
      <w:ins w:id="211" w:author="Author">
        <w:r w:rsidRPr="009B6425">
          <w:rPr>
            <w:rFonts w:cs="Arial"/>
          </w:rPr>
          <w:t>a</w:t>
        </w:r>
      </w:ins>
      <w:r w:rsidRPr="009B6425">
        <w:rPr>
          <w:rFonts w:cs="Arial"/>
        </w:rPr>
        <w:t>ll ages, and “</w:t>
      </w:r>
      <w:del w:id="212" w:author="Author">
        <w:r w:rsidRPr="009B6425">
          <w:rPr>
            <w:rFonts w:cs="Arial"/>
          </w:rPr>
          <w:delText>N</w:delText>
        </w:r>
      </w:del>
      <w:ins w:id="213" w:author="Author">
        <w:r w:rsidRPr="009B6425">
          <w:rPr>
            <w:rFonts w:cs="Arial"/>
          </w:rPr>
          <w:t>n</w:t>
        </w:r>
      </w:ins>
      <w:r w:rsidRPr="009B6425">
        <w:rPr>
          <w:rFonts w:cs="Arial"/>
        </w:rPr>
        <w:t>umber” as the metric). These indicators were integrated into a composite burden score using the formula</w:t>
      </w:r>
      <w:del w:id="214" w:author="Author">
        <w:r w:rsidRPr="009B6425">
          <w:rPr>
            <w:rFonts w:cs="Arial"/>
          </w:rPr>
          <w:delText>:</w:delText>
        </w:r>
      </w:del>
    </w:p>
    <w:p w14:paraId="766EAF64" w14:textId="05938C8A" w:rsidR="00E8655B" w:rsidRPr="009B6425" w:rsidRDefault="00DB0186" w:rsidP="003D4F94">
      <w:pPr>
        <w:pStyle w:val="Displayequationunnum"/>
      </w:pPr>
      <w:r>
        <w:rPr>
          <w:noProof/>
          <w:position w:val="-12"/>
        </w:rPr>
        <w:object w:dxaOrig="6920" w:dyaOrig="360" w14:anchorId="7F30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6.55pt;height:18.25pt;mso-width-percent:0;mso-height-percent:0;mso-width-percent:0;mso-height-percent:0" o:ole="">
            <v:imagedata r:id="rId15" o:title=""/>
          </v:shape>
          <o:OLEObject Type="Embed" ProgID="Equation.DSMT4" ShapeID="_x0000_i1025" DrawAspect="Content" ObjectID="_1830001328" r:id="rId16"/>
        </w:object>
      </w:r>
      <w:ins w:id="215" w:author="Author">
        <w:r w:rsidR="00D46963" w:rsidRPr="009B6425">
          <w:t>.</w:t>
        </w:r>
      </w:ins>
    </w:p>
    <w:p w14:paraId="0F4B899D" w14:textId="1797BBE4" w:rsidR="00E8655B" w:rsidRPr="009B6425" w:rsidRDefault="00E8655B" w:rsidP="003D4F94">
      <w:pPr>
        <w:pStyle w:val="Paraindented"/>
      </w:pPr>
      <w:r w:rsidRPr="009B6425">
        <w:rPr>
          <w:rFonts w:cs="Arial"/>
        </w:rPr>
        <w:t xml:space="preserve">This approach balances fatal and nonfatal disease components, ensuring that both mortality and quality-of-life impacts are represented without overweighting highly prevalent but low-severity conditions. Full details for this </w:t>
      </w:r>
      <w:del w:id="216" w:author="Author">
        <w:r w:rsidRPr="009B6425">
          <w:rPr>
            <w:rFonts w:cs="Arial"/>
          </w:rPr>
          <w:delText>B</w:delText>
        </w:r>
      </w:del>
      <w:ins w:id="217" w:author="Author">
        <w:r w:rsidRPr="009B6425">
          <w:rPr>
            <w:rFonts w:cs="Arial"/>
          </w:rPr>
          <w:t>b</w:t>
        </w:r>
      </w:ins>
      <w:r w:rsidRPr="009B6425">
        <w:rPr>
          <w:rFonts w:cs="Arial"/>
        </w:rPr>
        <w:t xml:space="preserve">urden </w:t>
      </w:r>
      <w:del w:id="218" w:author="Author">
        <w:r w:rsidRPr="009B6425">
          <w:rPr>
            <w:rFonts w:cs="Arial"/>
          </w:rPr>
          <w:delText>S</w:delText>
        </w:r>
      </w:del>
      <w:ins w:id="219" w:author="Author">
        <w:r w:rsidRPr="009B6425">
          <w:rPr>
            <w:rFonts w:cs="Arial"/>
          </w:rPr>
          <w:t>s</w:t>
        </w:r>
      </w:ins>
      <w:r w:rsidRPr="009B6425">
        <w:rPr>
          <w:rFonts w:cs="Arial"/>
        </w:rPr>
        <w:t xml:space="preserve">core coefficient selection, sensitivity analyses, and validation are provided in the </w:t>
      </w:r>
      <w:r w:rsidRPr="009B6425">
        <w:rPr>
          <w:rFonts w:cs="Arial"/>
          <w:b/>
        </w:rPr>
        <w:t>Supplementa</w:t>
      </w:r>
      <w:ins w:id="220" w:author="Author">
        <w:r w:rsidRPr="009B6425">
          <w:rPr>
            <w:rFonts w:cs="Arial"/>
            <w:b/>
          </w:rPr>
          <w:t>l</w:t>
        </w:r>
      </w:ins>
      <w:del w:id="221" w:author="Author">
        <w:r w:rsidRPr="009B6425">
          <w:rPr>
            <w:rFonts w:cs="Arial"/>
            <w:b/>
          </w:rPr>
          <w:delText>ry</w:delText>
        </w:r>
      </w:del>
      <w:r w:rsidRPr="009B6425">
        <w:rPr>
          <w:rFonts w:cs="Arial"/>
          <w:b/>
        </w:rPr>
        <w:t xml:space="preserve"> </w:t>
      </w:r>
      <w:del w:id="222" w:author="Author">
        <w:r w:rsidRPr="009B6425">
          <w:rPr>
            <w:rFonts w:cs="Arial"/>
            <w:b/>
          </w:rPr>
          <w:delText>Materials</w:delText>
        </w:r>
      </w:del>
      <w:ins w:id="223" w:author="Author">
        <w:r w:rsidRPr="009B6425">
          <w:rPr>
            <w:rFonts w:cs="Arial"/>
            <w:b/>
          </w:rPr>
          <w:t>Appendix</w:t>
        </w:r>
      </w:ins>
      <w:r w:rsidRPr="009B6425">
        <w:rPr>
          <w:rFonts w:cs="Arial"/>
        </w:rPr>
        <w:t>.</w:t>
      </w:r>
    </w:p>
    <w:p w14:paraId="5FEB104B" w14:textId="77777777" w:rsidR="00E8655B" w:rsidRPr="009B6425" w:rsidRDefault="00E8655B" w:rsidP="00E8655B">
      <w:pPr>
        <w:pStyle w:val="Head3"/>
      </w:pPr>
      <w:r w:rsidRPr="009B6425">
        <w:t>MeSH mapping and research coverage estimation.</w:t>
      </w:r>
    </w:p>
    <w:p w14:paraId="57DCF94B" w14:textId="3767B2CD" w:rsidR="00E8655B" w:rsidRPr="009B6425" w:rsidRDefault="00E8655B" w:rsidP="003D4F94">
      <w:pPr>
        <w:pStyle w:val="Paraflushleft"/>
      </w:pPr>
      <w:r w:rsidRPr="009B6425">
        <w:t xml:space="preserve">Each disease was associated with </w:t>
      </w:r>
      <w:del w:id="224" w:author="Author">
        <w:r w:rsidRPr="009B6425">
          <w:delText>3–5</w:delText>
        </w:r>
      </w:del>
      <w:ins w:id="225" w:author="Author">
        <w:r w:rsidRPr="009B6425">
          <w:t>three to five</w:t>
        </w:r>
      </w:ins>
      <w:r w:rsidRPr="009B6425">
        <w:t xml:space="preserve"> MeSH terms, manually curated from </w:t>
      </w:r>
      <w:del w:id="226" w:author="Author">
        <w:r w:rsidRPr="009B6425">
          <w:delText xml:space="preserve">NLM </w:delText>
        </w:r>
      </w:del>
      <w:ins w:id="227" w:author="Author">
        <w:r w:rsidRPr="009B6425">
          <w:t xml:space="preserve">National Library of Medicine </w:t>
        </w:r>
      </w:ins>
      <w:r w:rsidRPr="009B6425">
        <w:t>MeSH hierarchies and domain-specific literature. These mappings aimed to maximize sensitivity while preserving specificity. For instance, “Tuberculosis” included “Pulmonary Tuberculosis” and “</w:t>
      </w:r>
      <w:r w:rsidRPr="009B6425">
        <w:rPr>
          <w:i/>
        </w:rPr>
        <w:t>Mycobacterium tuberculosis</w:t>
      </w:r>
      <w:r w:rsidRPr="009B6425">
        <w:t>,” while “Low Back Pain” encompassed terms like “Back Pain” and “Lumbar Pain.”</w:t>
      </w:r>
    </w:p>
    <w:p w14:paraId="5354893D" w14:textId="77777777" w:rsidR="00E8655B" w:rsidRPr="009B6425" w:rsidRDefault="00E8655B" w:rsidP="003D4F94">
      <w:pPr>
        <w:pStyle w:val="Paraindented"/>
      </w:pPr>
      <w:r w:rsidRPr="009B6425">
        <w:rPr>
          <w:rFonts w:cs="Arial"/>
        </w:rPr>
        <w:t>We evaluated MeSH terms for the 14,142 PubMed-indexed articles linked to one or more of the five global biobanks. Articles were matched to disease categories via case-insensitive and partial string matching. Each article could contribute to multiple disease areas.</w:t>
      </w:r>
    </w:p>
    <w:p w14:paraId="6D21BE93" w14:textId="77777777" w:rsidR="00E8655B" w:rsidRPr="009B6425" w:rsidRDefault="00E8655B" w:rsidP="00E8655B">
      <w:pPr>
        <w:pStyle w:val="Head3"/>
      </w:pPr>
      <w:r w:rsidRPr="009B6425">
        <w:t>Gap score calculation.</w:t>
      </w:r>
    </w:p>
    <w:p w14:paraId="4299104D" w14:textId="52245AFA" w:rsidR="00E8655B" w:rsidRPr="009B6425" w:rsidRDefault="00E8655B" w:rsidP="003D4F94">
      <w:pPr>
        <w:pStyle w:val="Paraflushleft"/>
        <w:rPr>
          <w:b/>
        </w:rPr>
      </w:pPr>
      <w:r w:rsidRPr="009B6425">
        <w:t xml:space="preserve">We defined a research gap score (range: 0–100) to quantify the mismatch between disease </w:t>
      </w:r>
      <w:r w:rsidRPr="009B6425">
        <w:lastRenderedPageBreak/>
        <w:t>burden and biobank research attention. The scoring algorithm incorporated</w:t>
      </w:r>
      <w:ins w:id="228" w:author="Author">
        <w:r w:rsidRPr="009B6425">
          <w:t xml:space="preserve"> the following features</w:t>
        </w:r>
      </w:ins>
      <w:r w:rsidRPr="009B6425">
        <w:t>:</w:t>
      </w:r>
      <w:ins w:id="229" w:author="Author">
        <w:r w:rsidRPr="009B6425">
          <w:t xml:space="preserve"> </w:t>
        </w:r>
        <w:r w:rsidRPr="009B6425">
          <w:rPr>
            <w:b/>
          </w:rPr>
          <w:t>[**AU: The bullet list has been slightly adjusted per house style, to separate sentence fragments from complete sentences.**]</w:t>
        </w:r>
      </w:ins>
    </w:p>
    <w:p w14:paraId="1626DA86" w14:textId="77777777" w:rsidR="00F74689" w:rsidRPr="009B6425" w:rsidRDefault="00E8655B" w:rsidP="007259BA">
      <w:pPr>
        <w:pStyle w:val="Bulletlist1"/>
        <w:ind w:left="720"/>
        <w:rPr>
          <w:ins w:id="230" w:author="Author"/>
        </w:rPr>
      </w:pPr>
      <w:r w:rsidRPr="009B6425">
        <w:t>Zero-publication penalty</w:t>
      </w:r>
      <w:del w:id="231" w:author="Author">
        <w:r w:rsidRPr="009B6425">
          <w:delText xml:space="preserve">: </w:delText>
        </w:r>
      </w:del>
    </w:p>
    <w:p w14:paraId="05134067" w14:textId="1833CC07" w:rsidR="00E8655B" w:rsidRPr="009B6425" w:rsidRDefault="00E8655B">
      <w:pPr>
        <w:pStyle w:val="Bulletlist2"/>
        <w:pPrChange w:id="232" w:author="Author">
          <w:pPr>
            <w:pStyle w:val="Bulletlist1"/>
            <w:ind w:left="720"/>
          </w:pPr>
        </w:pPrChange>
      </w:pPr>
      <w:r w:rsidRPr="009B6425">
        <w:t>Diseases with no publications received a gap score of 95.</w:t>
      </w:r>
    </w:p>
    <w:p w14:paraId="2BDB16C2" w14:textId="77777777" w:rsidR="00F74689" w:rsidRPr="009B6425" w:rsidRDefault="00E8655B" w:rsidP="007259BA">
      <w:pPr>
        <w:pStyle w:val="Bulletlist1"/>
        <w:ind w:left="720"/>
        <w:rPr>
          <w:ins w:id="233" w:author="Author"/>
        </w:rPr>
      </w:pPr>
      <w:r w:rsidRPr="009B6425">
        <w:rPr>
          <w:rPrChange w:id="234" w:author="Manuel Corpas" w:date="2026-01-15T16:12:00Z" w16du:dateUtc="2026-01-15T16:12:00Z">
            <w:rPr>
              <w:b/>
              <w:bCs/>
            </w:rPr>
          </w:rPrChange>
        </w:rPr>
        <w:t>Threshold-based adjustments</w:t>
      </w:r>
      <w:del w:id="235" w:author="Author">
        <w:r w:rsidRPr="009B6425">
          <w:delText xml:space="preserve">: </w:delText>
        </w:r>
      </w:del>
    </w:p>
    <w:p w14:paraId="4E9A6E82" w14:textId="57888820" w:rsidR="00E8655B" w:rsidRPr="009B6425" w:rsidRDefault="00E8655B">
      <w:pPr>
        <w:pStyle w:val="Bulletlist2"/>
        <w:pPrChange w:id="236" w:author="Author">
          <w:pPr>
            <w:pStyle w:val="Bulletlist1"/>
            <w:ind w:left="720"/>
          </w:pPr>
        </w:pPrChange>
      </w:pPr>
      <w:r w:rsidRPr="009B6425">
        <w:t>Infectious and neglected diseases received elevated scores if they fell below predefined publication thresholds (e.g., &lt;50 for malaria or tuberculosis).</w:t>
      </w:r>
    </w:p>
    <w:p w14:paraId="402AC1D7" w14:textId="77777777" w:rsidR="00F74689" w:rsidRPr="009B6425" w:rsidRDefault="00E8655B" w:rsidP="007259BA">
      <w:pPr>
        <w:pStyle w:val="Bulletlist1"/>
        <w:ind w:left="720"/>
        <w:rPr>
          <w:ins w:id="237" w:author="Author"/>
        </w:rPr>
      </w:pPr>
      <w:r w:rsidRPr="009B6425">
        <w:rPr>
          <w:rPrChange w:id="238" w:author="Manuel Corpas" w:date="2026-01-15T16:12:00Z" w16du:dateUtc="2026-01-15T16:12:00Z">
            <w:rPr>
              <w:b/>
              <w:bCs/>
            </w:rPr>
          </w:rPrChange>
        </w:rPr>
        <w:t>Scaled burden-normalized intensity</w:t>
      </w:r>
      <w:del w:id="239" w:author="Author">
        <w:r w:rsidRPr="009B6425">
          <w:delText xml:space="preserve">: </w:delText>
        </w:r>
      </w:del>
    </w:p>
    <w:p w14:paraId="158E48D2" w14:textId="03F74550" w:rsidR="00E8655B" w:rsidRPr="009B6425" w:rsidRDefault="00E8655B">
      <w:pPr>
        <w:pStyle w:val="Bulletlist2"/>
        <w:pPrChange w:id="240" w:author="Author">
          <w:pPr>
            <w:pStyle w:val="Bulletlist1"/>
            <w:ind w:left="720"/>
          </w:pPr>
        </w:pPrChange>
      </w:pPr>
      <w:r w:rsidRPr="009B6425">
        <w:t>Remaining diseases were scored based on publication density relative to disease burden, using decile-based thresholds for publications per million DALYs.</w:t>
      </w:r>
    </w:p>
    <w:p w14:paraId="0E8C60BB" w14:textId="32668EAD" w:rsidR="00E8655B" w:rsidRPr="009B6425" w:rsidRDefault="00E8655B" w:rsidP="003D4F94">
      <w:pPr>
        <w:pStyle w:val="Paraindented"/>
      </w:pPr>
      <w:r w:rsidRPr="009B6425">
        <w:t xml:space="preserve">Gap severity was classified into four tiers: </w:t>
      </w:r>
      <w:del w:id="241" w:author="Author">
        <w:r w:rsidRPr="009B6425">
          <w:delText>C</w:delText>
        </w:r>
      </w:del>
      <w:ins w:id="242" w:author="Author">
        <w:r w:rsidRPr="009B6425">
          <w:t>c</w:t>
        </w:r>
      </w:ins>
      <w:r w:rsidRPr="009B6425">
        <w:t xml:space="preserve">ritical (&gt;70), </w:t>
      </w:r>
      <w:del w:id="243" w:author="Author">
        <w:r w:rsidRPr="009B6425">
          <w:delText>H</w:delText>
        </w:r>
      </w:del>
      <w:ins w:id="244" w:author="Author">
        <w:r w:rsidRPr="009B6425">
          <w:t>h</w:t>
        </w:r>
      </w:ins>
      <w:r w:rsidRPr="009B6425">
        <w:t xml:space="preserve">igh (50–70), </w:t>
      </w:r>
      <w:del w:id="245" w:author="Author">
        <w:r w:rsidRPr="009B6425">
          <w:delText>M</w:delText>
        </w:r>
      </w:del>
      <w:ins w:id="246" w:author="Author">
        <w:r w:rsidRPr="009B6425">
          <w:t>m</w:t>
        </w:r>
      </w:ins>
      <w:r w:rsidRPr="009B6425">
        <w:t xml:space="preserve">oderate (30–50), and </w:t>
      </w:r>
      <w:del w:id="247" w:author="Author">
        <w:r w:rsidRPr="009B6425">
          <w:delText>L</w:delText>
        </w:r>
      </w:del>
      <w:ins w:id="248" w:author="Author">
        <w:r w:rsidRPr="009B6425">
          <w:t>l</w:t>
        </w:r>
      </w:ins>
      <w:r w:rsidRPr="009B6425">
        <w:t>ow (&lt;30). Visualization outputs included burden-versus-effort scatter</w:t>
      </w:r>
      <w:ins w:id="249" w:author="Author">
        <w:r w:rsidRPr="009B6425">
          <w:t xml:space="preserve"> </w:t>
        </w:r>
      </w:ins>
      <w:r w:rsidRPr="009B6425">
        <w:t>plots and gap-severity heat</w:t>
      </w:r>
      <w:ins w:id="250" w:author="Author">
        <w:r w:rsidRPr="009B6425">
          <w:t xml:space="preserve"> </w:t>
        </w:r>
      </w:ins>
      <w:r w:rsidRPr="009B6425">
        <w:t xml:space="preserve">maps. Full details of weighting choices, robustness checks, and alternative formulations are provided in the </w:t>
      </w:r>
      <w:r w:rsidRPr="009B6425">
        <w:rPr>
          <w:b/>
        </w:rPr>
        <w:t>Supplementa</w:t>
      </w:r>
      <w:ins w:id="251" w:author="Author">
        <w:r w:rsidRPr="009B6425">
          <w:rPr>
            <w:b/>
          </w:rPr>
          <w:t>l</w:t>
        </w:r>
      </w:ins>
      <w:del w:id="252" w:author="Author">
        <w:r w:rsidRPr="009B6425">
          <w:rPr>
            <w:b/>
          </w:rPr>
          <w:delText>ry</w:delText>
        </w:r>
      </w:del>
      <w:r w:rsidRPr="009B6425">
        <w:rPr>
          <w:b/>
        </w:rPr>
        <w:t xml:space="preserve"> </w:t>
      </w:r>
      <w:del w:id="253" w:author="Author">
        <w:r w:rsidRPr="009B6425">
          <w:rPr>
            <w:b/>
          </w:rPr>
          <w:delText>Materials</w:delText>
        </w:r>
      </w:del>
      <w:ins w:id="254" w:author="Author">
        <w:r w:rsidRPr="009B6425">
          <w:rPr>
            <w:b/>
          </w:rPr>
          <w:t>Appendix</w:t>
        </w:r>
      </w:ins>
      <w:r w:rsidRPr="009B6425">
        <w:t>.</w:t>
      </w:r>
    </w:p>
    <w:p w14:paraId="3A67A181" w14:textId="77777777" w:rsidR="00E8655B" w:rsidRPr="009B6425" w:rsidRDefault="00E8655B" w:rsidP="00E8655B">
      <w:pPr>
        <w:pStyle w:val="Head3"/>
      </w:pPr>
      <w:r w:rsidRPr="009B6425">
        <w:t>Biobank-specific opportunity metrics.</w:t>
      </w:r>
    </w:p>
    <w:p w14:paraId="34AB94DA" w14:textId="23962939" w:rsidR="00E8655B" w:rsidRPr="009B6425" w:rsidRDefault="00E8655B" w:rsidP="003D4F94">
      <w:pPr>
        <w:pStyle w:val="Paraflushleft"/>
      </w:pPr>
      <w:r w:rsidRPr="009B6425">
        <w:t xml:space="preserve">We computed a biobank-specific </w:t>
      </w:r>
      <w:del w:id="255" w:author="Author">
        <w:r w:rsidRPr="009B6425">
          <w:rPr>
            <w:rStyle w:val="Termintext"/>
          </w:rPr>
          <w:delText>R</w:delText>
        </w:r>
      </w:del>
      <w:ins w:id="256" w:author="Author">
        <w:r w:rsidRPr="009B6425">
          <w:rPr>
            <w:rStyle w:val="Termintext"/>
          </w:rPr>
          <w:t>r</w:t>
        </w:r>
      </w:ins>
      <w:r w:rsidRPr="009B6425">
        <w:rPr>
          <w:rStyle w:val="Termintext"/>
        </w:rPr>
        <w:t xml:space="preserve">esearch </w:t>
      </w:r>
      <w:del w:id="257" w:author="Author">
        <w:r w:rsidRPr="009B6425">
          <w:rPr>
            <w:rStyle w:val="Termintext"/>
          </w:rPr>
          <w:delText>O</w:delText>
        </w:r>
      </w:del>
      <w:ins w:id="258" w:author="Author">
        <w:r w:rsidRPr="009B6425">
          <w:rPr>
            <w:rStyle w:val="Termintext"/>
          </w:rPr>
          <w:t>o</w:t>
        </w:r>
      </w:ins>
      <w:r w:rsidRPr="009B6425">
        <w:rPr>
          <w:rStyle w:val="Termintext"/>
        </w:rPr>
        <w:t xml:space="preserve">pportunity </w:t>
      </w:r>
      <w:del w:id="259" w:author="Author">
        <w:r w:rsidRPr="009B6425">
          <w:rPr>
            <w:rStyle w:val="Termintext"/>
          </w:rPr>
          <w:delText>S</w:delText>
        </w:r>
      </w:del>
      <w:ins w:id="260" w:author="Author">
        <w:r w:rsidRPr="009B6425">
          <w:rPr>
            <w:rStyle w:val="Termintext"/>
          </w:rPr>
          <w:t>s</w:t>
        </w:r>
      </w:ins>
      <w:r w:rsidRPr="009B6425">
        <w:rPr>
          <w:rStyle w:val="Termintext"/>
        </w:rPr>
        <w:t>core</w:t>
      </w:r>
      <w:r w:rsidRPr="009B6425">
        <w:t xml:space="preserve"> to assess underexplored disease space within each biobank’s publication corpus (see </w:t>
      </w:r>
      <w:r w:rsidRPr="009B6425">
        <w:rPr>
          <w:b/>
          <w:bCs/>
        </w:rPr>
        <w:t>Supplementa</w:t>
      </w:r>
      <w:ins w:id="261" w:author="Author">
        <w:r w:rsidRPr="009B6425">
          <w:rPr>
            <w:b/>
            <w:bCs/>
          </w:rPr>
          <w:t>l</w:t>
        </w:r>
      </w:ins>
      <w:del w:id="262" w:author="Author">
        <w:r w:rsidRPr="009B6425">
          <w:rPr>
            <w:b/>
            <w:bCs/>
          </w:rPr>
          <w:delText>ry</w:delText>
        </w:r>
      </w:del>
      <w:r w:rsidRPr="009B6425">
        <w:rPr>
          <w:b/>
          <w:bCs/>
        </w:rPr>
        <w:t xml:space="preserve"> </w:t>
      </w:r>
      <w:del w:id="263" w:author="Author">
        <w:r w:rsidRPr="009B6425">
          <w:rPr>
            <w:b/>
            <w:bCs/>
          </w:rPr>
          <w:delText>Materials</w:delText>
        </w:r>
      </w:del>
      <w:ins w:id="264" w:author="Author">
        <w:r w:rsidRPr="009B6425">
          <w:rPr>
            <w:b/>
            <w:bCs/>
          </w:rPr>
          <w:t>Appendix</w:t>
        </w:r>
      </w:ins>
      <w:del w:id="265" w:author="Author">
        <w:r w:rsidRPr="009B6425">
          <w:delText>,</w:delText>
        </w:r>
      </w:del>
      <w:ins w:id="266" w:author="Author">
        <w:r w:rsidRPr="009B6425">
          <w:t>, section 3</w:t>
        </w:r>
      </w:ins>
      <w:del w:id="267" w:author="Author">
        <w:r w:rsidRPr="009B6425">
          <w:delText xml:space="preserve"> Biobank-Specific Opportunity Metrics</w:delText>
        </w:r>
      </w:del>
      <w:r w:rsidRPr="009B6425">
        <w:t>). For every disease with ≤2 linked publications in a given biobank, we added its burden score to that biobank’s opportunity index. This measure reflects the magnitude of high-burden areas left unaddressed by each biobank. We also tracked the number of critical gap diseases per biobank to highlight missed opportunities for global health impact.</w:t>
      </w:r>
    </w:p>
    <w:p w14:paraId="737836D4" w14:textId="5D2F2FF8" w:rsidR="00FE17C2" w:rsidRPr="009B6425" w:rsidRDefault="00FE17C2" w:rsidP="00FE17C2">
      <w:pPr>
        <w:pStyle w:val="Termfloat"/>
        <w:rPr>
          <w:b/>
        </w:rPr>
      </w:pPr>
      <w:r w:rsidRPr="009B6425">
        <w:rPr>
          <w:b/>
          <w:bCs/>
        </w:rPr>
        <w:t xml:space="preserve">Research </w:t>
      </w:r>
      <w:del w:id="268" w:author="Author">
        <w:r w:rsidRPr="009B6425">
          <w:rPr>
            <w:b/>
            <w:bCs/>
          </w:rPr>
          <w:delText>O</w:delText>
        </w:r>
      </w:del>
      <w:ins w:id="269" w:author="Author">
        <w:r w:rsidRPr="009B6425">
          <w:rPr>
            <w:b/>
            <w:bCs/>
          </w:rPr>
          <w:t>o</w:t>
        </w:r>
      </w:ins>
      <w:r w:rsidRPr="009B6425">
        <w:rPr>
          <w:b/>
          <w:bCs/>
        </w:rPr>
        <w:t xml:space="preserve">pportunity </w:t>
      </w:r>
      <w:del w:id="270" w:author="Author">
        <w:r w:rsidRPr="009B6425">
          <w:rPr>
            <w:b/>
            <w:bCs/>
          </w:rPr>
          <w:delText>S</w:delText>
        </w:r>
      </w:del>
      <w:ins w:id="271" w:author="Author">
        <w:r w:rsidRPr="009B6425">
          <w:rPr>
            <w:b/>
            <w:bCs/>
          </w:rPr>
          <w:t>s</w:t>
        </w:r>
      </w:ins>
      <w:r w:rsidRPr="009B6425">
        <w:rPr>
          <w:b/>
          <w:bCs/>
        </w:rPr>
        <w:t>core</w:t>
      </w:r>
      <w:del w:id="272" w:author="Author">
        <w:r w:rsidRPr="009B6425">
          <w:rPr>
            <w:b/>
            <w:bCs/>
          </w:rPr>
          <w:delText xml:space="preserve"> (ROS)</w:delText>
        </w:r>
      </w:del>
      <w:r w:rsidRPr="009B6425">
        <w:rPr>
          <w:b/>
          <w:bCs/>
        </w:rPr>
        <w:t>:</w:t>
      </w:r>
      <w:r w:rsidRPr="009B6425">
        <w:t xml:space="preserve"> </w:t>
      </w:r>
      <w:del w:id="273" w:author="Author">
        <w:r w:rsidRPr="009B6425">
          <w:delText>A</w:delText>
        </w:r>
      </w:del>
      <w:ins w:id="274" w:author="Author">
        <w:r w:rsidRPr="009B6425">
          <w:t>a</w:t>
        </w:r>
      </w:ins>
      <w:r w:rsidRPr="009B6425">
        <w:t xml:space="preserve"> composite index capturing unrealized potential of a biobank by summing burden scores of diseases with ≤2 linked publications</w:t>
      </w:r>
      <w:del w:id="275" w:author="Author">
        <w:r w:rsidRPr="009B6425">
          <w:delText>.</w:delText>
        </w:r>
      </w:del>
      <w:ins w:id="276" w:author="Author">
        <w:r w:rsidRPr="009B6425">
          <w:t>;</w:t>
        </w:r>
      </w:ins>
      <w:r w:rsidRPr="009B6425">
        <w:t xml:space="preserve"> </w:t>
      </w:r>
      <w:del w:id="277" w:author="Author">
        <w:r w:rsidRPr="009B6425">
          <w:delText>A</w:delText>
        </w:r>
      </w:del>
      <w:ins w:id="278" w:author="Author">
        <w:r w:rsidRPr="009B6425">
          <w:t>a</w:t>
        </w:r>
      </w:ins>
      <w:r w:rsidRPr="009B6425">
        <w:t xml:space="preserve"> higher </w:t>
      </w:r>
      <w:del w:id="279" w:author="Author">
        <w:r w:rsidRPr="009B6425">
          <w:delText xml:space="preserve">ROS </w:delText>
        </w:r>
      </w:del>
      <w:ins w:id="280" w:author="Author">
        <w:r w:rsidRPr="009B6425">
          <w:t xml:space="preserve">score </w:t>
        </w:r>
      </w:ins>
      <w:r w:rsidRPr="009B6425">
        <w:t>reflects larger opportunity space for equity-aligned contributions</w:t>
      </w:r>
      <w:del w:id="281" w:author="Author">
        <w:r w:rsidRPr="009B6425">
          <w:delText>.</w:delText>
        </w:r>
      </w:del>
      <w:ins w:id="282" w:author="Author">
        <w:r w:rsidRPr="009B6425">
          <w:t xml:space="preserve"> </w:t>
        </w:r>
        <w:r w:rsidRPr="009B6425">
          <w:rPr>
            <w:b/>
          </w:rPr>
          <w:t>[**AU: Abbreviation was removed because it is not used in the main text.**]</w:t>
        </w:r>
      </w:ins>
    </w:p>
    <w:p w14:paraId="357A3182" w14:textId="77777777" w:rsidR="00E8655B" w:rsidRPr="009B6425" w:rsidRDefault="00E8655B" w:rsidP="00E8655B">
      <w:pPr>
        <w:pStyle w:val="Head1"/>
      </w:pPr>
      <w:r w:rsidRPr="009B6425">
        <w:t>INSIGHTS FROM COMPARATIVE ANALYSIS</w:t>
      </w:r>
    </w:p>
    <w:p w14:paraId="2BCA188D" w14:textId="77777777" w:rsidR="00E8655B" w:rsidRPr="009B6425" w:rsidRDefault="00E8655B" w:rsidP="00E8655B">
      <w:pPr>
        <w:pStyle w:val="Head2"/>
      </w:pPr>
      <w:r w:rsidRPr="009B6425">
        <w:t>Biobank Research Output Growth Reflects Rapid Expansion</w:t>
      </w:r>
    </w:p>
    <w:p w14:paraId="031CA847" w14:textId="4F441670" w:rsidR="00E8655B" w:rsidRPr="009B6425" w:rsidRDefault="00E8655B" w:rsidP="003D4F94">
      <w:pPr>
        <w:pStyle w:val="Paraflushleft"/>
      </w:pPr>
      <w:r w:rsidRPr="009B6425">
        <w:t xml:space="preserve">To contextualize the thematic clustering results, we first examined overall publication trends across the five major global biobanks from 2000 to 2024, focusing exclusively on peer-reviewed, </w:t>
      </w:r>
      <w:r w:rsidRPr="009B6425">
        <w:lastRenderedPageBreak/>
        <w:t xml:space="preserve">PubMed-indexed articles with validated MeSH annotations. A total of 14,142 published articles were retained for analysis following a </w:t>
      </w:r>
      <w:del w:id="283" w:author="Author">
        <w:r w:rsidRPr="009B6425">
          <w:delText>multi-step</w:delText>
        </w:r>
      </w:del>
      <w:ins w:id="284" w:author="Author">
        <w:r w:rsidRPr="009B6425">
          <w:t>multistep</w:t>
        </w:r>
      </w:ins>
      <w:r w:rsidRPr="009B6425">
        <w:t xml:space="preserve"> curation process that excluded preprints, duplicates, and the year 2025 (due to incompleteness at the time of writing). Preprints accounted for only 3.5% of the initial dataset (513 out of 14,655 records</w:t>
      </w:r>
      <w:ins w:id="285" w:author="Author">
        <w:r w:rsidRPr="009B6425">
          <w:t>)</w:t>
        </w:r>
      </w:ins>
      <w:del w:id="286" w:author="Author">
        <w:r w:rsidRPr="009B6425">
          <w:delText>;</w:delText>
        </w:r>
      </w:del>
      <w:r w:rsidRPr="009B6425">
        <w:t xml:space="preserve"> </w:t>
      </w:r>
      <w:ins w:id="287" w:author="Author">
        <w:r w:rsidRPr="009B6425">
          <w:t>(</w:t>
        </w:r>
      </w:ins>
      <w:r w:rsidRPr="009B6425">
        <w:rPr>
          <w:rStyle w:val="SupMatcallout"/>
        </w:rPr>
        <w:t>Supplementa</w:t>
      </w:r>
      <w:ins w:id="288" w:author="Author">
        <w:r w:rsidRPr="009B6425">
          <w:rPr>
            <w:rStyle w:val="SupMatcallout"/>
          </w:rPr>
          <w:t>l</w:t>
        </w:r>
      </w:ins>
      <w:del w:id="289" w:author="Author">
        <w:r w:rsidRPr="009B6425">
          <w:rPr>
            <w:rStyle w:val="SupMatcallout"/>
          </w:rPr>
          <w:delText>ry</w:delText>
        </w:r>
      </w:del>
      <w:r w:rsidRPr="009B6425">
        <w:rPr>
          <w:rStyle w:val="SupMatcallout"/>
        </w:rPr>
        <w:t xml:space="preserve"> Figure </w:t>
      </w:r>
      <w:del w:id="290" w:author="Author">
        <w:r w:rsidRPr="009B6425">
          <w:rPr>
            <w:rStyle w:val="SupMatcallout"/>
          </w:rPr>
          <w:delText>S</w:delText>
        </w:r>
      </w:del>
      <w:r w:rsidRPr="009B6425">
        <w:rPr>
          <w:rStyle w:val="SupMatcallout"/>
        </w:rPr>
        <w:t>2A</w:t>
      </w:r>
      <w:r w:rsidRPr="009B6425">
        <w:t>), with the majority sourced from medRxiv and bioRxiv (</w:t>
      </w:r>
      <w:r w:rsidRPr="009B6425">
        <w:rPr>
          <w:rStyle w:val="SupMatcallout"/>
        </w:rPr>
        <w:t>Supplementa</w:t>
      </w:r>
      <w:ins w:id="291" w:author="Author">
        <w:r w:rsidRPr="009B6425">
          <w:rPr>
            <w:rStyle w:val="SupMatcallout"/>
          </w:rPr>
          <w:t>l</w:t>
        </w:r>
      </w:ins>
      <w:del w:id="292" w:author="Author">
        <w:r w:rsidRPr="009B6425">
          <w:rPr>
            <w:rStyle w:val="SupMatcallout"/>
          </w:rPr>
          <w:delText>ry</w:delText>
        </w:r>
      </w:del>
      <w:r w:rsidRPr="009B6425">
        <w:rPr>
          <w:rStyle w:val="SupMatcallout"/>
        </w:rPr>
        <w:t xml:space="preserve"> Figure </w:t>
      </w:r>
      <w:del w:id="293" w:author="Author">
        <w:r w:rsidRPr="009B6425">
          <w:rPr>
            <w:rStyle w:val="SupMatcallout"/>
          </w:rPr>
          <w:delText>S</w:delText>
        </w:r>
      </w:del>
      <w:r w:rsidRPr="009B6425">
        <w:rPr>
          <w:rStyle w:val="SupMatcallout"/>
        </w:rPr>
        <w:t>2B</w:t>
      </w:r>
      <w:r w:rsidRPr="009B6425">
        <w:t>).</w:t>
      </w:r>
    </w:p>
    <w:p w14:paraId="7D70511B" w14:textId="25234E3A" w:rsidR="00E8655B" w:rsidRPr="009B6425" w:rsidRDefault="003D4F94" w:rsidP="003D4F94">
      <w:pPr>
        <w:pStyle w:val="Paraindented"/>
      </w:pPr>
      <w:hyperlink w:anchor="fig1" w:history="1">
        <w:r w:rsidRPr="009B6425">
          <w:rPr>
            <w:rStyle w:val="Figurecallout"/>
          </w:rPr>
          <w:t>Figure 1</w:t>
        </w:r>
        <w:r w:rsidRPr="009B6425">
          <w:rPr>
            <w:rStyle w:val="Figurecallout"/>
            <w:i/>
          </w:rPr>
          <w:t>a</w:t>
        </w:r>
      </w:hyperlink>
      <w:r w:rsidRPr="009B6425">
        <w:t xml:space="preserve"> presents publication trajectories for each biobank over time. </w:t>
      </w:r>
      <w:del w:id="294" w:author="Author">
        <w:r w:rsidRPr="009B6425">
          <w:delText xml:space="preserve">The </w:delText>
        </w:r>
      </w:del>
      <w:r w:rsidRPr="009B6425">
        <w:t xml:space="preserve">UK Biobank stands out with a steep and sustained increase beginning </w:t>
      </w:r>
      <w:del w:id="295" w:author="Author">
        <w:r w:rsidRPr="009B6425">
          <w:delText xml:space="preserve">around </w:delText>
        </w:r>
      </w:del>
      <w:ins w:id="296" w:author="Author">
        <w:r w:rsidRPr="009B6425">
          <w:t xml:space="preserve">in approximately </w:t>
        </w:r>
      </w:ins>
      <w:r w:rsidRPr="009B6425">
        <w:t>2015, surpassing 3,000 peer-reviewed articles annually by 2024. This trajectory reflects the combined effect of early public data releases, widespread institutional adoption, and extensive downstream reuse. FinnGen, although more recently launched, displays the most rapid post</w:t>
      </w:r>
      <w:ins w:id="297" w:author="Author">
        <w:r w:rsidRPr="009B6425">
          <w:t>-</w:t>
        </w:r>
      </w:ins>
      <w:r w:rsidRPr="009B6425">
        <w:t xml:space="preserve">2020 growth, consistent with its integrative model linking genomic and registry data. In contrast, All of Us, the Estonian Biobank, and </w:t>
      </w:r>
      <w:del w:id="298" w:author="Author">
        <w:r w:rsidRPr="009B6425">
          <w:delText>the Million Veteran Program</w:delText>
        </w:r>
      </w:del>
      <w:ins w:id="299" w:author="Author">
        <w:r w:rsidRPr="009B6425">
          <w:t>MVP</w:t>
        </w:r>
      </w:ins>
      <w:r w:rsidRPr="009B6425">
        <w:t xml:space="preserve"> show flatter growth curves, with lower but steady annual outputs.</w:t>
      </w:r>
    </w:p>
    <w:p w14:paraId="7D8A3E72" w14:textId="3B8A9EC4" w:rsidR="003D4F94" w:rsidRPr="009B6425" w:rsidRDefault="003D4F94" w:rsidP="003D4F94">
      <w:pPr>
        <w:pStyle w:val="Paraindented"/>
        <w:rPr>
          <w:b/>
          <w:color w:val="000080"/>
        </w:rPr>
      </w:pPr>
      <w:bookmarkStart w:id="300" w:name="fig1"/>
      <w:r w:rsidRPr="009B6425">
        <w:rPr>
          <w:b/>
          <w:color w:val="000080"/>
        </w:rPr>
        <w:t>&lt;COMP: PLEASE INSERT FIGURE 1 HERE&gt;</w:t>
      </w:r>
    </w:p>
    <w:p w14:paraId="782C5CDD" w14:textId="213FFFE7" w:rsidR="00EE6972" w:rsidRPr="009B6425" w:rsidRDefault="00EE6972" w:rsidP="003D4F94">
      <w:pPr>
        <w:pStyle w:val="Figurecaption"/>
      </w:pPr>
      <w:r w:rsidRPr="009B6425">
        <w:rPr>
          <w:rStyle w:val="Figurecaptionc"/>
        </w:rPr>
        <w:t>Figure 1</w:t>
      </w:r>
      <w:bookmarkEnd w:id="300"/>
      <w:r w:rsidRPr="009B6425">
        <w:t xml:space="preserve"> </w:t>
      </w:r>
      <w:ins w:id="301" w:author="Author">
        <w:r w:rsidRPr="009B6425">
          <w:rPr>
            <w:b/>
          </w:rPr>
          <w:t>[**AU: Authors are responsible for obtaining all necessary permissions for copyrighted or previously published figures. The journal's Illustration Editor will contact you regarding figure permissions if they have not done so already.**]</w:t>
        </w:r>
      </w:ins>
      <w:ins w:id="302" w:author="Claude" w:date="2026-01-14T00:00:00Z">
        <w:r w:rsidRPr="009B6425">
          <w:rPr>
            <w:b/>
            <w:color w:val="0000FF"/>
          </w:rPr>
          <w:t xml:space="preserve"> [AUTHOR RESPONSE: Confirmed. All figures are original work created by the authors. No permissions required.]</w:t>
        </w:r>
      </w:ins>
      <w:r w:rsidRPr="009B6425">
        <w:t xml:space="preserve">Growth and </w:t>
      </w:r>
      <w:del w:id="303" w:author="Author">
        <w:r w:rsidRPr="009B6425">
          <w:delText>D</w:delText>
        </w:r>
      </w:del>
      <w:ins w:id="304" w:author="Author">
        <w:r w:rsidRPr="009B6425">
          <w:t>d</w:t>
        </w:r>
      </w:ins>
      <w:r w:rsidRPr="009B6425">
        <w:t xml:space="preserve">istribution of </w:t>
      </w:r>
      <w:del w:id="305" w:author="Author">
        <w:r w:rsidRPr="009B6425">
          <w:delText>P</w:delText>
        </w:r>
      </w:del>
      <w:ins w:id="306" w:author="Author">
        <w:r w:rsidRPr="009B6425">
          <w:t>p</w:t>
        </w:r>
      </w:ins>
      <w:r w:rsidRPr="009B6425">
        <w:t>eer-</w:t>
      </w:r>
      <w:del w:id="307" w:author="Author">
        <w:r w:rsidRPr="009B6425">
          <w:delText>R</w:delText>
        </w:r>
      </w:del>
      <w:ins w:id="308" w:author="Author">
        <w:r w:rsidRPr="009B6425">
          <w:t>r</w:t>
        </w:r>
      </w:ins>
      <w:r w:rsidRPr="009B6425">
        <w:t xml:space="preserve">eviewed </w:t>
      </w:r>
      <w:del w:id="309" w:author="Author">
        <w:r w:rsidRPr="009B6425">
          <w:delText>P</w:delText>
        </w:r>
      </w:del>
      <w:ins w:id="310" w:author="Author">
        <w:r w:rsidRPr="009B6425">
          <w:t>p</w:t>
        </w:r>
      </w:ins>
      <w:r w:rsidRPr="009B6425">
        <w:t xml:space="preserve">ublications </w:t>
      </w:r>
      <w:del w:id="311" w:author="Author">
        <w:r w:rsidRPr="009B6425">
          <w:delText>L</w:delText>
        </w:r>
      </w:del>
      <w:ins w:id="312" w:author="Author">
        <w:r w:rsidRPr="009B6425">
          <w:t>l</w:t>
        </w:r>
      </w:ins>
      <w:r w:rsidRPr="009B6425">
        <w:t xml:space="preserve">inked to </w:t>
      </w:r>
      <w:del w:id="313" w:author="Author">
        <w:r w:rsidRPr="009B6425">
          <w:delText>G</w:delText>
        </w:r>
      </w:del>
      <w:ins w:id="314" w:author="Author">
        <w:r w:rsidRPr="009B6425">
          <w:t>g</w:t>
        </w:r>
      </w:ins>
      <w:r w:rsidRPr="009B6425">
        <w:t xml:space="preserve">lobal </w:t>
      </w:r>
      <w:ins w:id="315" w:author="Author">
        <w:r w:rsidRPr="009B6425">
          <w:t>electronic health record (</w:t>
        </w:r>
      </w:ins>
      <w:r w:rsidRPr="009B6425">
        <w:t>EHR</w:t>
      </w:r>
      <w:ins w:id="316" w:author="Author">
        <w:r w:rsidRPr="009B6425">
          <w:t>)</w:t>
        </w:r>
      </w:ins>
      <w:r w:rsidRPr="009B6425">
        <w:t>-</w:t>
      </w:r>
      <w:del w:id="317" w:author="Author">
        <w:r w:rsidRPr="009B6425">
          <w:delText>L</w:delText>
        </w:r>
      </w:del>
      <w:ins w:id="318" w:author="Author">
        <w:r w:rsidRPr="009B6425">
          <w:t>l</w:t>
        </w:r>
      </w:ins>
      <w:r w:rsidRPr="009B6425">
        <w:t xml:space="preserve">inked </w:t>
      </w:r>
      <w:del w:id="319" w:author="Author">
        <w:r w:rsidRPr="009B6425">
          <w:delText>B</w:delText>
        </w:r>
      </w:del>
      <w:ins w:id="320" w:author="Author">
        <w:r w:rsidRPr="009B6425">
          <w:t>b</w:t>
        </w:r>
      </w:ins>
      <w:r w:rsidRPr="009B6425">
        <w:t>iobanks (2000–2024). (</w:t>
      </w:r>
      <w:r w:rsidRPr="009B6425">
        <w:rPr>
          <w:i/>
          <w:iCs/>
        </w:rPr>
        <w:t>a</w:t>
      </w:r>
      <w:r w:rsidRPr="009B6425">
        <w:t xml:space="preserve">) Year-by-year publication counts by biobank show sharp acceleration in biobank-linked research after 2018, with </w:t>
      </w:r>
      <w:del w:id="321" w:author="Author">
        <w:r w:rsidRPr="009B6425">
          <w:delText xml:space="preserve">the </w:delText>
        </w:r>
      </w:del>
      <w:r w:rsidRPr="009B6425">
        <w:t>UK Biobank leading in both volume and growth rate. FinnGen displays the most rapid post</w:t>
      </w:r>
      <w:ins w:id="322" w:author="Author">
        <w:r w:rsidRPr="009B6425">
          <w:t>-</w:t>
        </w:r>
      </w:ins>
      <w:r w:rsidRPr="009B6425">
        <w:t>2020 rise among newer initiatives. (</w:t>
      </w:r>
      <w:r w:rsidRPr="009B6425">
        <w:rPr>
          <w:i/>
          <w:iCs/>
        </w:rPr>
        <w:t>b</w:t>
      </w:r>
      <w:r w:rsidRPr="009B6425">
        <w:t>) Total number of peer-reviewed, PubMed-indexed publications by biobank, excluding preprints and records from 2025. (</w:t>
      </w:r>
      <w:r w:rsidRPr="009B6425">
        <w:rPr>
          <w:i/>
          <w:iCs/>
        </w:rPr>
        <w:t>c</w:t>
      </w:r>
      <w:r w:rsidRPr="009B6425">
        <w:t>) Aggregate publication output per year across all five biobanks.</w:t>
      </w:r>
    </w:p>
    <w:p w14:paraId="58E4642F" w14:textId="3A4E90F5" w:rsidR="00E8655B" w:rsidRPr="009B6425" w:rsidRDefault="003D4F94" w:rsidP="003D4F94">
      <w:pPr>
        <w:pStyle w:val="Paraindented"/>
      </w:pPr>
      <w:hyperlink w:anchor="fig1" w:history="1">
        <w:r w:rsidRPr="009B6425">
          <w:rPr>
            <w:rStyle w:val="Figurecallout"/>
          </w:rPr>
          <w:t>Figure 1</w:t>
        </w:r>
        <w:r w:rsidRPr="009B6425">
          <w:rPr>
            <w:rStyle w:val="Figurecallout"/>
            <w:i/>
          </w:rPr>
          <w:t>b</w:t>
        </w:r>
      </w:hyperlink>
      <w:r w:rsidRPr="009B6425">
        <w:rPr>
          <w:rFonts w:cs="Arial"/>
        </w:rPr>
        <w:t xml:space="preserve"> summarizes total publication volume by biobank. UK Biobank accounts for more than 75% of the </w:t>
      </w:r>
      <w:r w:rsidRPr="009B6425">
        <w:t>analyzed</w:t>
      </w:r>
      <w:r w:rsidRPr="009B6425">
        <w:rPr>
          <w:rFonts w:cs="Arial"/>
        </w:rPr>
        <w:t xml:space="preserve"> literature (10,752 articles), followed by FinnGen (</w:t>
      </w:r>
      <w:r w:rsidRPr="009B6425">
        <w:t>1,</w:t>
      </w:r>
      <w:r w:rsidRPr="009B6425">
        <w:rPr>
          <w:rFonts w:cs="Arial"/>
        </w:rPr>
        <w:t xml:space="preserve">806), </w:t>
      </w:r>
      <w:ins w:id="323" w:author="Author">
        <w:r w:rsidRPr="009B6425">
          <w:rPr>
            <w:rFonts w:cs="Arial"/>
          </w:rPr>
          <w:t xml:space="preserve">the </w:t>
        </w:r>
      </w:ins>
      <w:r w:rsidRPr="009B6425">
        <w:rPr>
          <w:rFonts w:cs="Arial"/>
        </w:rPr>
        <w:t xml:space="preserve">Estonian Biobank (663), All of Us (535), and </w:t>
      </w:r>
      <w:del w:id="324" w:author="Author">
        <w:r w:rsidRPr="009B6425">
          <w:rPr>
            <w:rFonts w:cs="Arial"/>
          </w:rPr>
          <w:delText>Million Veteran Program</w:delText>
        </w:r>
      </w:del>
      <w:ins w:id="325" w:author="Author">
        <w:r w:rsidRPr="009B6425">
          <w:rPr>
            <w:rFonts w:cs="Arial"/>
          </w:rPr>
          <w:t>MVP</w:t>
        </w:r>
      </w:ins>
      <w:r w:rsidRPr="009B6425">
        <w:rPr>
          <w:rFonts w:cs="Arial"/>
        </w:rPr>
        <w:t xml:space="preserve"> (386). These figures suggest that publication disparities stem not only from differences in cohort size or launch date but also from broader ecosystem effects</w:t>
      </w:r>
      <w:ins w:id="326" w:author="Author">
        <w:r w:rsidRPr="009B6425">
          <w:rPr>
            <w:rFonts w:cs="Arial"/>
          </w:rPr>
          <w:t>,</w:t>
        </w:r>
      </w:ins>
      <w:del w:id="327" w:author="Author">
        <w:r w:rsidRPr="009B6425">
          <w:rPr>
            <w:rFonts w:cs="Arial"/>
          </w:rPr>
          <w:delText>;</w:delText>
        </w:r>
      </w:del>
      <w:r w:rsidRPr="009B6425">
        <w:rPr>
          <w:rFonts w:cs="Arial"/>
        </w:rPr>
        <w:t xml:space="preserve"> including funding models, open data practices, and global network engagement.</w:t>
      </w:r>
    </w:p>
    <w:p w14:paraId="4CE434B7" w14:textId="4B94431C" w:rsidR="00E8655B" w:rsidRPr="009B6425" w:rsidRDefault="003D4F94" w:rsidP="003D4F94">
      <w:pPr>
        <w:pStyle w:val="Paraindented"/>
      </w:pPr>
      <w:hyperlink w:anchor="fig1" w:history="1">
        <w:r w:rsidRPr="009B6425">
          <w:rPr>
            <w:rStyle w:val="Figurecallout"/>
          </w:rPr>
          <w:t>Figure 1</w:t>
        </w:r>
        <w:r w:rsidRPr="009B6425">
          <w:rPr>
            <w:rStyle w:val="Figurecallout"/>
            <w:i/>
          </w:rPr>
          <w:t>c</w:t>
        </w:r>
      </w:hyperlink>
      <w:r w:rsidRPr="009B6425">
        <w:rPr>
          <w:rFonts w:cs="Arial"/>
        </w:rPr>
        <w:t xml:space="preserve"> aggregates total publications across all five biobanks and reveals a dramatic acceleration in output from 2018 onward. This inflection point coincides with the wider </w:t>
      </w:r>
      <w:r w:rsidRPr="009B6425">
        <w:rPr>
          <w:rFonts w:cs="Arial"/>
        </w:rPr>
        <w:lastRenderedPageBreak/>
        <w:t xml:space="preserve">availability of large-scale genomic data and increased use of </w:t>
      </w:r>
      <w:del w:id="328" w:author="Author">
        <w:r w:rsidRPr="009B6425">
          <w:rPr>
            <w:rFonts w:cs="Arial"/>
          </w:rPr>
          <w:delText xml:space="preserve">AI </w:delText>
        </w:r>
      </w:del>
      <w:ins w:id="329" w:author="Author">
        <w:r w:rsidRPr="009B6425">
          <w:rPr>
            <w:rFonts w:cs="Arial"/>
          </w:rPr>
          <w:t xml:space="preserve">artificial intelligence (AI) </w:t>
        </w:r>
      </w:ins>
      <w:r w:rsidRPr="009B6425">
        <w:rPr>
          <w:rFonts w:cs="Arial"/>
        </w:rPr>
        <w:t>and machine learning tools in biomedical research. These technologies have likely lowered analytic barriers and increased the appeal of biobank-scale data among new research constituencies.</w:t>
      </w:r>
    </w:p>
    <w:p w14:paraId="69C741EB" w14:textId="504D17AF" w:rsidR="00E8655B" w:rsidRPr="009B6425" w:rsidDel="009B6425" w:rsidRDefault="00E8655B" w:rsidP="003D4F94">
      <w:pPr>
        <w:pStyle w:val="Paraindented"/>
        <w:rPr>
          <w:del w:id="330" w:author="Manuel Corpas" w:date="2026-01-15T16:10:00Z" w16du:dateUtc="2026-01-15T16:10:00Z"/>
        </w:rPr>
      </w:pPr>
      <w:del w:id="331" w:author="Manuel Corpas" w:date="2026-01-15T16:10:00Z" w16du:dateUtc="2026-01-15T16:10:00Z">
        <w:r w:rsidRPr="009B6425" w:rsidDel="009B6425">
          <w:rPr>
            <w:rFonts w:cs="Arial"/>
          </w:rPr>
          <w:delText xml:space="preserve">A biobank-specific view of these publication trajectories is shown in </w:delText>
        </w:r>
        <w:r w:rsidRPr="009B6425" w:rsidDel="009B6425">
          <w:rPr>
            <w:rStyle w:val="SupMatcallout"/>
          </w:rPr>
          <w:delText>Supplementa</w:delText>
        </w:r>
      </w:del>
      <w:ins w:id="332" w:author="Author">
        <w:del w:id="333" w:author="Manuel Corpas" w:date="2026-01-15T16:10:00Z" w16du:dateUtc="2026-01-15T16:10:00Z">
          <w:r w:rsidRPr="009B6425" w:rsidDel="009B6425">
            <w:rPr>
              <w:rStyle w:val="SupMatcallout"/>
            </w:rPr>
            <w:delText>l</w:delText>
          </w:r>
        </w:del>
      </w:ins>
      <w:del w:id="334" w:author="Manuel Corpas" w:date="2026-01-15T16:10:00Z" w16du:dateUtc="2026-01-15T16:10:00Z">
        <w:r w:rsidRPr="009B6425" w:rsidDel="009B6425">
          <w:rPr>
            <w:rStyle w:val="SupMatcallout"/>
          </w:rPr>
          <w:delText>ry Figure S3</w:delText>
        </w:r>
        <w:r w:rsidRPr="009B6425" w:rsidDel="009B6425">
          <w:rPr>
            <w:rFonts w:cs="Arial"/>
          </w:rPr>
          <w:delText>, which breaks down annual output into individual contributions. The UK Biobank consistently dominates the overall trend, but the contribution of FinnGen has grown considerably since 2021. Meanwhile, All of Us and MVP contribute smaller but steady publication volumes, with thematic distinctiveness shaped by their mandates in health equity and veteran health, respectively. These results reveal a field in the midst of rapid expansion, yet marked by unequal visibility across biobanks.</w:delText>
        </w:r>
      </w:del>
    </w:p>
    <w:p w14:paraId="1C38D4BA" w14:textId="77777777" w:rsidR="00E8655B" w:rsidRPr="009B6425" w:rsidRDefault="00E8655B" w:rsidP="00E8655B">
      <w:pPr>
        <w:pStyle w:val="Head2"/>
      </w:pPr>
      <w:r w:rsidRPr="009B6425">
        <w:t>Decoding Biobank Themes Through MeSH Term Frequencies</w:t>
      </w:r>
    </w:p>
    <w:p w14:paraId="4B459CD1" w14:textId="05B60022" w:rsidR="00E8655B" w:rsidRPr="009B6425" w:rsidRDefault="00E8655B" w:rsidP="003D4F94">
      <w:pPr>
        <w:pStyle w:val="Paraflushleft"/>
      </w:pPr>
      <w:r w:rsidRPr="009B6425">
        <w:t xml:space="preserve">To further understand the scientific focus of biobank-driven research, we analyzed the distribution of MeSH terms associated with published articles from each biobank. </w:t>
      </w:r>
      <w:hyperlink w:anchor="fig2" w:history="1">
        <w:r w:rsidRPr="009B6425">
          <w:rPr>
            <w:rStyle w:val="Figurecallout"/>
          </w:rPr>
          <w:t>Figure 2</w:t>
        </w:r>
      </w:hyperlink>
      <w:r w:rsidRPr="009B6425">
        <w:t xml:space="preserve"> presents the top 10 most frequently occurring MeSH terms for each biobank, capturing the dominant biomedical themes, population descriptors, and methodological constructs that define their respective research landscapes.</w:t>
      </w:r>
    </w:p>
    <w:p w14:paraId="32FEA135" w14:textId="6D7B4817" w:rsidR="003D4F94" w:rsidRPr="009B6425" w:rsidRDefault="003D4F94" w:rsidP="003D4F94">
      <w:pPr>
        <w:pStyle w:val="Paraindented"/>
      </w:pPr>
      <w:bookmarkStart w:id="335" w:name="fig2"/>
      <w:r w:rsidRPr="009B6425">
        <w:rPr>
          <w:b/>
          <w:color w:val="000080"/>
        </w:rPr>
        <w:t>&lt;COMP: PLEASE INSERT FIGURE 2 HERE&gt;</w:t>
      </w:r>
    </w:p>
    <w:p w14:paraId="19BC244D" w14:textId="56173B07" w:rsidR="00EE6972" w:rsidRPr="009B6425" w:rsidRDefault="00EE6972" w:rsidP="003D4F94">
      <w:pPr>
        <w:pStyle w:val="Figurecaption"/>
      </w:pPr>
      <w:r w:rsidRPr="009B6425">
        <w:rPr>
          <w:rStyle w:val="Figurecaptionc"/>
        </w:rPr>
        <w:t>Figure 2</w:t>
      </w:r>
      <w:bookmarkEnd w:id="335"/>
      <w:r w:rsidRPr="009B6425">
        <w:t xml:space="preserve"> Most </w:t>
      </w:r>
      <w:del w:id="336" w:author="Author">
        <w:r w:rsidRPr="009B6425">
          <w:delText>F</w:delText>
        </w:r>
      </w:del>
      <w:ins w:id="337" w:author="Author">
        <w:r w:rsidRPr="009B6425">
          <w:t>f</w:t>
        </w:r>
      </w:ins>
      <w:r w:rsidRPr="009B6425">
        <w:t xml:space="preserve">requently </w:t>
      </w:r>
      <w:del w:id="338" w:author="Author">
        <w:r w:rsidRPr="009B6425">
          <w:delText>O</w:delText>
        </w:r>
      </w:del>
      <w:ins w:id="339" w:author="Author">
        <w:r w:rsidRPr="009B6425">
          <w:t>o</w:t>
        </w:r>
      </w:ins>
      <w:r w:rsidRPr="009B6425">
        <w:t xml:space="preserve">ccurring </w:t>
      </w:r>
      <w:ins w:id="340" w:author="Author">
        <w:r w:rsidRPr="009B6425">
          <w:t>Medical Subject Headings (</w:t>
        </w:r>
      </w:ins>
      <w:r w:rsidRPr="009B6425">
        <w:t>MeSH</w:t>
      </w:r>
      <w:ins w:id="341" w:author="Author">
        <w:r w:rsidRPr="009B6425">
          <w:t>)</w:t>
        </w:r>
      </w:ins>
      <w:r w:rsidRPr="009B6425">
        <w:t xml:space="preserve"> </w:t>
      </w:r>
      <w:del w:id="342" w:author="Author">
        <w:r w:rsidRPr="009B6425">
          <w:delText>T</w:delText>
        </w:r>
      </w:del>
      <w:ins w:id="343" w:author="Author">
        <w:r w:rsidRPr="009B6425">
          <w:t>t</w:t>
        </w:r>
      </w:ins>
      <w:r w:rsidRPr="009B6425">
        <w:t xml:space="preserve">erms </w:t>
      </w:r>
      <w:del w:id="344" w:author="Author">
        <w:r w:rsidRPr="009B6425">
          <w:delText>A</w:delText>
        </w:r>
      </w:del>
      <w:ins w:id="345" w:author="Author">
        <w:r w:rsidRPr="009B6425">
          <w:t>a</w:t>
        </w:r>
      </w:ins>
      <w:r w:rsidRPr="009B6425">
        <w:t xml:space="preserve">cross </w:t>
      </w:r>
      <w:del w:id="346" w:author="Author">
        <w:r w:rsidRPr="009B6425">
          <w:delText>G</w:delText>
        </w:r>
      </w:del>
      <w:ins w:id="347" w:author="Author">
        <w:r w:rsidRPr="009B6425">
          <w:t>g</w:t>
        </w:r>
      </w:ins>
      <w:r w:rsidRPr="009B6425">
        <w:t xml:space="preserve">lobal </w:t>
      </w:r>
      <w:ins w:id="348" w:author="Author">
        <w:r w:rsidRPr="009B6425">
          <w:t>electronic health record (</w:t>
        </w:r>
      </w:ins>
      <w:r w:rsidRPr="009B6425">
        <w:t>EHR</w:t>
      </w:r>
      <w:ins w:id="349" w:author="Author">
        <w:r w:rsidRPr="009B6425">
          <w:t>)</w:t>
        </w:r>
      </w:ins>
      <w:r w:rsidRPr="009B6425">
        <w:t>-</w:t>
      </w:r>
      <w:del w:id="350" w:author="Author">
        <w:r w:rsidRPr="009B6425">
          <w:delText>L</w:delText>
        </w:r>
      </w:del>
      <w:ins w:id="351" w:author="Author">
        <w:r w:rsidRPr="009B6425">
          <w:t>l</w:t>
        </w:r>
      </w:ins>
      <w:r w:rsidRPr="009B6425">
        <w:t xml:space="preserve">inked </w:t>
      </w:r>
      <w:del w:id="352" w:author="Author">
        <w:r w:rsidRPr="009B6425">
          <w:delText>B</w:delText>
        </w:r>
      </w:del>
      <w:ins w:id="353" w:author="Author">
        <w:r w:rsidRPr="009B6425">
          <w:t>b</w:t>
        </w:r>
      </w:ins>
      <w:r w:rsidRPr="009B6425">
        <w:t xml:space="preserve">iobanks (2000–2024). Bar plots </w:t>
      </w:r>
      <w:del w:id="354" w:author="Author">
        <w:r w:rsidRPr="009B6425">
          <w:delText xml:space="preserve">showing </w:delText>
        </w:r>
      </w:del>
      <w:ins w:id="355" w:author="Author">
        <w:r w:rsidRPr="009B6425">
          <w:t xml:space="preserve">show </w:t>
        </w:r>
      </w:ins>
      <w:r w:rsidRPr="009B6425">
        <w:t xml:space="preserve">the top 10 </w:t>
      </w:r>
      <w:del w:id="356" w:author="Author">
        <w:r w:rsidRPr="009B6425">
          <w:delText>Medical Subject Headings (</w:delText>
        </w:r>
      </w:del>
      <w:r w:rsidRPr="009B6425">
        <w:t>MeSH</w:t>
      </w:r>
      <w:del w:id="357" w:author="Author">
        <w:r w:rsidRPr="009B6425">
          <w:delText>)</w:delText>
        </w:r>
      </w:del>
      <w:r w:rsidRPr="009B6425">
        <w:t xml:space="preserve"> terms by frequency for each of five biobanks (UK Biobank, </w:t>
      </w:r>
      <w:ins w:id="358" w:author="Author">
        <w:r w:rsidRPr="009B6425">
          <w:t xml:space="preserve">the </w:t>
        </w:r>
      </w:ins>
      <w:r w:rsidRPr="009B6425">
        <w:t xml:space="preserve">Million Veteran Program, FinnGen, </w:t>
      </w:r>
      <w:ins w:id="359" w:author="Author">
        <w:r w:rsidRPr="009B6425">
          <w:t xml:space="preserve">the </w:t>
        </w:r>
      </w:ins>
      <w:r w:rsidRPr="009B6425">
        <w:t>All of Us</w:t>
      </w:r>
      <w:ins w:id="360" w:author="Author">
        <w:r w:rsidRPr="009B6425">
          <w:t xml:space="preserve"> Research Program</w:t>
        </w:r>
      </w:ins>
      <w:r w:rsidRPr="009B6425">
        <w:t xml:space="preserve">, and </w:t>
      </w:r>
      <w:ins w:id="361" w:author="Author">
        <w:r w:rsidRPr="009B6425">
          <w:t xml:space="preserve">the </w:t>
        </w:r>
      </w:ins>
      <w:r w:rsidRPr="009B6425">
        <w:t>Estonian Biobank) as well as for all non-UK biobanks combined. Terms were extracted from peer-reviewed, PubMed-indexed articles and reflect high-level descriptors of study focus, population characteristics, and methodological orientation.</w:t>
      </w:r>
    </w:p>
    <w:p w14:paraId="489DCF13" w14:textId="140B86E9" w:rsidR="00E8655B" w:rsidRPr="009B6425" w:rsidRDefault="00E8655B" w:rsidP="003D4F94">
      <w:pPr>
        <w:pStyle w:val="Paraindented"/>
      </w:pPr>
      <w:r w:rsidRPr="009B6425">
        <w:rPr>
          <w:rFonts w:cs="Arial"/>
        </w:rPr>
        <w:t xml:space="preserve">Across all biobanks, the term </w:t>
      </w:r>
      <w:r w:rsidRPr="009B6425">
        <w:rPr>
          <w:rFonts w:cs="Arial"/>
          <w:bCs/>
        </w:rPr>
        <w:t>“Humans”</w:t>
      </w:r>
      <w:r w:rsidRPr="009B6425">
        <w:rPr>
          <w:rFonts w:cs="Arial"/>
        </w:rPr>
        <w:t xml:space="preserve"> was the most frequently assigned descriptor, appearing in 8</w:t>
      </w:r>
      <w:ins w:id="362" w:author="Author">
        <w:r w:rsidRPr="009B6425">
          <w:rPr>
            <w:rFonts w:cs="Arial"/>
          </w:rPr>
          <w:t>,</w:t>
        </w:r>
      </w:ins>
      <w:r w:rsidRPr="009B6425">
        <w:rPr>
          <w:rFonts w:cs="Arial"/>
        </w:rPr>
        <w:t xml:space="preserve">879 articles from UK Biobank and in over 300 publications from each of the others. This universal label reflects the default indexing of studies involving human participants and serves as a baseline for comparative interpretation. Consistent across all initiatives, </w:t>
      </w:r>
      <w:r w:rsidRPr="009B6425">
        <w:rPr>
          <w:rFonts w:cs="Arial"/>
          <w:bCs/>
        </w:rPr>
        <w:t>sex- and age-based demographic tags</w:t>
      </w:r>
      <w:r w:rsidRPr="009B6425">
        <w:rPr>
          <w:rFonts w:cs="Arial"/>
        </w:rPr>
        <w:t xml:space="preserve"> such as “Female,” “Male,” “Middle Aged,” and “Aged” also appear prominently, underscoring a shared emphasis on stratified population analyses.</w:t>
      </w:r>
    </w:p>
    <w:p w14:paraId="691DDAE0" w14:textId="049D711C" w:rsidR="00E8655B" w:rsidRPr="009B6425" w:rsidRDefault="00E8655B" w:rsidP="003D4F94">
      <w:pPr>
        <w:pStyle w:val="Paraindented"/>
      </w:pPr>
      <w:r w:rsidRPr="009B6425">
        <w:rPr>
          <w:rFonts w:cs="Arial"/>
        </w:rPr>
        <w:t>UK Biobank’s top terms (</w:t>
      </w:r>
      <w:hyperlink w:anchor="fig2" w:history="1">
        <w:r w:rsidRPr="009B6425">
          <w:rPr>
            <w:rStyle w:val="Figurecallout"/>
          </w:rPr>
          <w:t>Figure 2</w:t>
        </w:r>
      </w:hyperlink>
      <w:del w:id="363" w:author="Author">
        <w:r w:rsidRPr="009B6425">
          <w:rPr>
            <w:rFonts w:cs="Arial"/>
            <w:bCs/>
          </w:rPr>
          <w:delText>,top left</w:delText>
        </w:r>
      </w:del>
      <w:r w:rsidRPr="009B6425">
        <w:rPr>
          <w:rFonts w:cs="Arial"/>
        </w:rPr>
        <w:t>)</w:t>
      </w:r>
      <w:ins w:id="364" w:author="Author">
        <w:r w:rsidRPr="009B6425">
          <w:rPr>
            <w:rFonts w:cs="Arial"/>
            <w:b/>
          </w:rPr>
          <w:t xml:space="preserve">[**AU: Specific details of figures have been removed from the main text, per house style. Biobank names are labeled on the figure so readers should not have problems locating each graph under discussion. Alternatively, we could add panel letters </w:t>
        </w:r>
        <w:r w:rsidRPr="009B6425">
          <w:rPr>
            <w:rFonts w:cs="Arial"/>
            <w:b/>
            <w:i/>
            <w:iCs/>
          </w:rPr>
          <w:t xml:space="preserve">a </w:t>
        </w:r>
        <w:r w:rsidRPr="009B6425">
          <w:rPr>
            <w:rFonts w:cs="Arial"/>
            <w:b/>
          </w:rPr>
          <w:t xml:space="preserve">through </w:t>
        </w:r>
        <w:r w:rsidRPr="009B6425">
          <w:rPr>
            <w:rFonts w:cs="Arial"/>
            <w:b/>
            <w:i/>
            <w:iCs/>
          </w:rPr>
          <w:t>f</w:t>
        </w:r>
        <w:r w:rsidRPr="009B6425">
          <w:rPr>
            <w:rFonts w:cs="Arial"/>
            <w:b/>
          </w:rPr>
          <w:t xml:space="preserve"> to the figure and caption.**]</w:t>
        </w:r>
      </w:ins>
      <w:r w:rsidRPr="009B6425">
        <w:rPr>
          <w:rFonts w:cs="Arial"/>
        </w:rPr>
        <w:t xml:space="preserve"> reflect both methodological and institutional specificity. In addition to “Humans” and sex-based terms, UK Biobank research is heavily indexed with </w:t>
      </w:r>
      <w:r w:rsidRPr="009B6425">
        <w:rPr>
          <w:rFonts w:cs="Arial"/>
          <w:bCs/>
        </w:rPr>
        <w:t>“United Kingdom,” “Biological Specimen Banks,” “Risk Factors,” and “Genome-Wide Association Study”</w:t>
      </w:r>
      <w:r w:rsidRPr="009B6425">
        <w:rPr>
          <w:rFonts w:cs="Arial"/>
        </w:rPr>
        <w:t xml:space="preserve">; the latter </w:t>
      </w:r>
      <w:del w:id="365" w:author="Author">
        <w:r w:rsidRPr="009B6425">
          <w:rPr>
            <w:rFonts w:cs="Arial"/>
          </w:rPr>
          <w:delText xml:space="preserve">aligning </w:delText>
        </w:r>
      </w:del>
      <w:ins w:id="366" w:author="Author">
        <w:r w:rsidRPr="009B6425">
          <w:rPr>
            <w:rFonts w:cs="Arial"/>
          </w:rPr>
          <w:t xml:space="preserve">aligns </w:t>
        </w:r>
      </w:ins>
      <w:r w:rsidRPr="009B6425">
        <w:rPr>
          <w:rFonts w:cs="Arial"/>
        </w:rPr>
        <w:t xml:space="preserve">with its foundational role in common </w:t>
      </w:r>
      <w:r w:rsidRPr="009B6425">
        <w:rPr>
          <w:rFonts w:cs="Arial"/>
        </w:rPr>
        <w:lastRenderedPageBreak/>
        <w:t>variant discovery. The presence of “Biological Specimen Banks” as a top-10 term uniquely underscores UK Biobank’s role as a reference infrastructure as well as a data source.</w:t>
      </w:r>
    </w:p>
    <w:p w14:paraId="3962AE73" w14:textId="0179B137" w:rsidR="00E8655B" w:rsidRPr="009B6425" w:rsidRDefault="00E8655B" w:rsidP="003D4F94">
      <w:pPr>
        <w:pStyle w:val="Paraindented"/>
      </w:pPr>
      <w:r w:rsidRPr="009B6425">
        <w:rPr>
          <w:rFonts w:cs="Arial"/>
        </w:rPr>
        <w:t>FinnGen (</w:t>
      </w:r>
      <w:hyperlink w:anchor="fig2" w:history="1">
        <w:r w:rsidRPr="009B6425">
          <w:rPr>
            <w:rStyle w:val="Figurecallout"/>
          </w:rPr>
          <w:t>Figure 2</w:t>
        </w:r>
      </w:hyperlink>
      <w:del w:id="367" w:author="Author">
        <w:r w:rsidRPr="009B6425">
          <w:rPr>
            <w:rFonts w:cs="Arial"/>
            <w:bCs/>
          </w:rPr>
          <w:delText>,top right</w:delText>
        </w:r>
      </w:del>
      <w:r w:rsidRPr="009B6425">
        <w:rPr>
          <w:rFonts w:cs="Arial"/>
        </w:rPr>
        <w:t xml:space="preserve">) exhibits a distinct methodological tilt, with </w:t>
      </w:r>
      <w:r w:rsidRPr="009B6425">
        <w:rPr>
          <w:rFonts w:cs="Arial"/>
          <w:bCs/>
        </w:rPr>
        <w:t>“Mendelian Randomization Analysis”</w:t>
      </w:r>
      <w:r w:rsidRPr="009B6425">
        <w:rPr>
          <w:rFonts w:cs="Arial"/>
        </w:rPr>
        <w:t xml:space="preserve"> among its most frequent terms (more than 1</w:t>
      </w:r>
      <w:ins w:id="368" w:author="Author">
        <w:r w:rsidRPr="009B6425">
          <w:rPr>
            <w:rFonts w:cs="Arial"/>
          </w:rPr>
          <w:t>,</w:t>
        </w:r>
      </w:ins>
      <w:r w:rsidRPr="009B6425">
        <w:rPr>
          <w:rFonts w:cs="Arial"/>
        </w:rPr>
        <w:t>000 articles), highlighting its contribution to causal inference frameworks. Other frequent tags include “Genome-Wide Association Study,” “Polymorphism, Single Nucleotide,” and “Genetic Predisposition to Disease,” aligning with its registry-linked design for genotype-to-phenotype discovery. The inclusion of “Gastrointestinal Microbiome” is noteworthy, suggesting emerging interest in host</w:t>
      </w:r>
      <w:del w:id="369" w:author="Author">
        <w:r w:rsidRPr="009B6425">
          <w:rPr>
            <w:rFonts w:cs="Arial"/>
          </w:rPr>
          <w:delText>-</w:delText>
        </w:r>
      </w:del>
      <w:ins w:id="370" w:author="Author">
        <w:r w:rsidRPr="009B6425">
          <w:rPr>
            <w:rFonts w:cs="Arial"/>
          </w:rPr>
          <w:t>–</w:t>
        </w:r>
      </w:ins>
      <w:r w:rsidRPr="009B6425">
        <w:rPr>
          <w:rFonts w:cs="Arial"/>
        </w:rPr>
        <w:t>microbiome interactions.</w:t>
      </w:r>
    </w:p>
    <w:p w14:paraId="19CB3AE9" w14:textId="1878C39B" w:rsidR="00E8655B" w:rsidRPr="009B6425" w:rsidRDefault="00E8655B" w:rsidP="003D4F94">
      <w:pPr>
        <w:pStyle w:val="Paraindented"/>
      </w:pPr>
      <w:r w:rsidRPr="009B6425">
        <w:rPr>
          <w:rFonts w:cs="Arial"/>
        </w:rPr>
        <w:t>All of Us (</w:t>
      </w:r>
      <w:hyperlink w:anchor="fig2" w:history="1">
        <w:r w:rsidRPr="009B6425">
          <w:rPr>
            <w:rStyle w:val="Figurecallout"/>
          </w:rPr>
          <w:t>Figure 2</w:t>
        </w:r>
      </w:hyperlink>
      <w:del w:id="371" w:author="Author">
        <w:r w:rsidRPr="009B6425">
          <w:rPr>
            <w:rFonts w:cs="Arial"/>
            <w:bCs/>
          </w:rPr>
          <w:delText>,bottom left</w:delText>
        </w:r>
      </w:del>
      <w:r w:rsidRPr="009B6425">
        <w:rPr>
          <w:rFonts w:cs="Arial"/>
        </w:rPr>
        <w:t xml:space="preserve">) presents a more </w:t>
      </w:r>
      <w:del w:id="372" w:author="Author">
        <w:r w:rsidRPr="009B6425">
          <w:rPr>
            <w:rFonts w:cs="Arial"/>
          </w:rPr>
          <w:delText>socio-clinical</w:delText>
        </w:r>
      </w:del>
      <w:ins w:id="373" w:author="Author">
        <w:r w:rsidRPr="009B6425">
          <w:rPr>
            <w:rFonts w:cs="Arial"/>
          </w:rPr>
          <w:t>socioclinical</w:t>
        </w:r>
      </w:ins>
      <w:r w:rsidRPr="009B6425">
        <w:rPr>
          <w:rFonts w:cs="Arial"/>
        </w:rPr>
        <w:t xml:space="preserve"> profile. In addition to standard demographic terms, high-frequency MeSH annotations include </w:t>
      </w:r>
      <w:r w:rsidRPr="009B6425">
        <w:rPr>
          <w:rFonts w:cs="Arial"/>
          <w:bCs/>
        </w:rPr>
        <w:t>“United States,” “Population Health,” “Cross-Sectional Studies,” and “Young Adult.”</w:t>
      </w:r>
      <w:r w:rsidRPr="009B6425">
        <w:rPr>
          <w:rFonts w:cs="Arial"/>
        </w:rPr>
        <w:t xml:space="preserve"> This pattern reflects the </w:t>
      </w:r>
      <w:r w:rsidRPr="009B6425">
        <w:t>program</w:t>
      </w:r>
      <w:r w:rsidRPr="009B6425">
        <w:rPr>
          <w:rFonts w:cs="Arial"/>
        </w:rPr>
        <w:t>’s emphasis on representation, diversity, and broad EHR-based phenotyping in younger and underserved populations. Notably, “Genome-Wide Association Study” is absent from the top 10, suggesting relatively less genomic emphasis in published outputs to date.</w:t>
      </w:r>
    </w:p>
    <w:p w14:paraId="249FBAE9" w14:textId="6457DE51" w:rsidR="00E8655B" w:rsidRPr="009B6425" w:rsidRDefault="00E8655B" w:rsidP="003D4F94">
      <w:pPr>
        <w:pStyle w:val="Paraindented"/>
      </w:pPr>
      <w:r w:rsidRPr="009B6425">
        <w:rPr>
          <w:rFonts w:cs="Arial"/>
        </w:rPr>
        <w:t>The Estonian Biobank (</w:t>
      </w:r>
      <w:hyperlink w:anchor="fig2" w:history="1">
        <w:r w:rsidRPr="009B6425">
          <w:rPr>
            <w:rStyle w:val="Figurecallout"/>
          </w:rPr>
          <w:t>Figure 2</w:t>
        </w:r>
      </w:hyperlink>
      <w:del w:id="374" w:author="Author">
        <w:r w:rsidRPr="009B6425">
          <w:rPr>
            <w:rFonts w:cs="Arial"/>
            <w:bCs/>
          </w:rPr>
          <w:delText>,bottom center</w:delText>
        </w:r>
      </w:del>
      <w:r w:rsidRPr="009B6425">
        <w:rPr>
          <w:rFonts w:cs="Arial"/>
        </w:rPr>
        <w:t xml:space="preserve">) aligns more closely with FinnGen in its top MeSH terms, with frequent annotation of </w:t>
      </w:r>
      <w:r w:rsidRPr="009B6425">
        <w:rPr>
          <w:rFonts w:cs="Arial"/>
          <w:bCs/>
        </w:rPr>
        <w:t>“Genome-Wide Association Study,” “Polymorphism, Single Nucleotide,” and “Phenotype.”</w:t>
      </w:r>
      <w:r w:rsidRPr="009B6425">
        <w:rPr>
          <w:rFonts w:cs="Arial"/>
        </w:rPr>
        <w:t xml:space="preserve"> These terms reinforce Estonia’s long-standing investment in population-scale genetics and integrative omics, albeit at a lower publication volume.</w:t>
      </w:r>
    </w:p>
    <w:p w14:paraId="1ED25450" w14:textId="13F8BF30" w:rsidR="00E8655B" w:rsidRPr="009B6425" w:rsidRDefault="00E8655B" w:rsidP="003D4F94">
      <w:pPr>
        <w:pStyle w:val="Paraindented"/>
      </w:pPr>
      <w:del w:id="375" w:author="Author">
        <w:r w:rsidRPr="009B6425">
          <w:rPr>
            <w:rFonts w:cs="Arial"/>
          </w:rPr>
          <w:delText>The Million Veteran Program</w:delText>
        </w:r>
      </w:del>
      <w:ins w:id="376" w:author="Author">
        <w:r w:rsidRPr="009B6425">
          <w:rPr>
            <w:rFonts w:cs="Arial"/>
          </w:rPr>
          <w:t>MVP</w:t>
        </w:r>
      </w:ins>
      <w:r w:rsidRPr="009B6425">
        <w:rPr>
          <w:rFonts w:cs="Arial"/>
        </w:rPr>
        <w:t xml:space="preserve"> (</w:t>
      </w:r>
      <w:hyperlink w:anchor="fig2" w:history="1">
        <w:r w:rsidRPr="009B6425">
          <w:rPr>
            <w:rStyle w:val="Figurecallout"/>
          </w:rPr>
          <w:t>Figure 2</w:t>
        </w:r>
      </w:hyperlink>
      <w:del w:id="377" w:author="Author">
        <w:r w:rsidRPr="009B6425">
          <w:rPr>
            <w:rFonts w:cs="Arial"/>
            <w:bCs/>
          </w:rPr>
          <w:delText>, top center</w:delText>
        </w:r>
      </w:del>
      <w:r w:rsidRPr="009B6425">
        <w:rPr>
          <w:rFonts w:cs="Arial"/>
        </w:rPr>
        <w:t xml:space="preserve">) exhibits a unique institutional signature. In addition to genetic terms, </w:t>
      </w:r>
      <w:r w:rsidRPr="009B6425">
        <w:rPr>
          <w:rFonts w:cs="Arial"/>
          <w:bCs/>
        </w:rPr>
        <w:t>“Veterans”</w:t>
      </w:r>
      <w:r w:rsidRPr="009B6425">
        <w:rPr>
          <w:rFonts w:cs="Arial"/>
        </w:rPr>
        <w:t xml:space="preserve"> appears among the top descriptors, reflecting the biobank’s mission and participant base. The co-occurrence of “Genome-Wide Association Study,” “Risk Factors,” and “Genetic Predisposition to Disease” alongside “Veterans” suggests a convergence of genomics and military-linked population health.</w:t>
      </w:r>
    </w:p>
    <w:p w14:paraId="05F94879" w14:textId="2F2BBA98" w:rsidR="00E8655B" w:rsidRPr="009B6425" w:rsidRDefault="00E8655B" w:rsidP="003D4F94">
      <w:pPr>
        <w:pStyle w:val="Paraindented"/>
      </w:pPr>
      <w:r w:rsidRPr="009B6425">
        <w:rPr>
          <w:rFonts w:cs="Arial"/>
        </w:rPr>
        <w:t>For comparison,</w:t>
      </w:r>
      <w:ins w:id="378" w:author="Author">
        <w:r w:rsidRPr="009B6425">
          <w:rPr>
            <w:rFonts w:cs="Arial"/>
          </w:rPr>
          <w:t xml:space="preserve"> the non-UK Biobank chart in</w:t>
        </w:r>
      </w:ins>
      <w:r w:rsidRPr="009B6425">
        <w:rPr>
          <w:rFonts w:cs="Arial"/>
        </w:rPr>
        <w:t xml:space="preserve"> </w:t>
      </w:r>
      <w:hyperlink w:anchor="fig2" w:history="1">
        <w:r w:rsidRPr="009B6425">
          <w:rPr>
            <w:rStyle w:val="Figurecallout"/>
          </w:rPr>
          <w:t>Figure 2</w:t>
        </w:r>
      </w:hyperlink>
      <w:r w:rsidRPr="009B6425">
        <w:t xml:space="preserve"> </w:t>
      </w:r>
      <w:del w:id="379" w:author="Author">
        <w:r w:rsidRPr="009B6425">
          <w:rPr>
            <w:rFonts w:cs="Arial"/>
            <w:bCs/>
          </w:rPr>
          <w:delText>(bottom right)</w:delText>
        </w:r>
      </w:del>
      <w:r w:rsidRPr="009B6425">
        <w:rPr>
          <w:rFonts w:cs="Arial"/>
        </w:rPr>
        <w:t xml:space="preserve">presents the top MeSH terms aggregated across all non-UK biobanks (otherwise, UK Biobank terms would dominate due to </w:t>
      </w:r>
      <w:del w:id="380" w:author="Author">
        <w:r w:rsidRPr="009B6425">
          <w:rPr>
            <w:rFonts w:cs="Arial"/>
          </w:rPr>
          <w:delText xml:space="preserve">its </w:delText>
        </w:r>
      </w:del>
      <w:ins w:id="381" w:author="Author">
        <w:r w:rsidRPr="009B6425">
          <w:rPr>
            <w:rFonts w:cs="Arial"/>
          </w:rPr>
          <w:t xml:space="preserve">their </w:t>
        </w:r>
      </w:ins>
      <w:r w:rsidRPr="009B6425">
        <w:rPr>
          <w:rFonts w:cs="Arial"/>
        </w:rPr>
        <w:t xml:space="preserve">much greater volume). While MeSH terms in non-UK biobanks echo the prevalence of human, sex, and genetic descriptors, the overall frequency is markedly lower, and terms related to specimen infrastructure or environmental exposure are notably absent. This contrast illustrates how </w:t>
      </w:r>
      <w:del w:id="382" w:author="Author">
        <w:r w:rsidRPr="009B6425">
          <w:rPr>
            <w:rFonts w:cs="Arial"/>
          </w:rPr>
          <w:delText xml:space="preserve">the </w:delText>
        </w:r>
      </w:del>
      <w:r w:rsidRPr="009B6425">
        <w:rPr>
          <w:rFonts w:cs="Arial"/>
        </w:rPr>
        <w:t xml:space="preserve">UK Biobank has not only scaled publication output but </w:t>
      </w:r>
      <w:del w:id="383" w:author="Author">
        <w:r w:rsidRPr="009B6425">
          <w:rPr>
            <w:rFonts w:cs="Arial"/>
          </w:rPr>
          <w:delText xml:space="preserve">has </w:delText>
        </w:r>
      </w:del>
      <w:r w:rsidRPr="009B6425">
        <w:rPr>
          <w:rFonts w:cs="Arial"/>
        </w:rPr>
        <w:t>also broadened its thematic reach, incorporating environmental epidemiology and infrastructure-focused research.</w:t>
      </w:r>
    </w:p>
    <w:p w14:paraId="475E0167" w14:textId="77777777" w:rsidR="00E8655B" w:rsidRPr="009B6425" w:rsidRDefault="00E8655B" w:rsidP="00E8655B">
      <w:pPr>
        <w:pStyle w:val="Head2"/>
      </w:pPr>
      <w:r w:rsidRPr="009B6425">
        <w:t>Semantic Clustering Reveals Biobank-Specific Research Signatures</w:t>
      </w:r>
    </w:p>
    <w:p w14:paraId="7C68B623" w14:textId="64B31393" w:rsidR="00E8655B" w:rsidRPr="009B6425" w:rsidRDefault="00E8655B" w:rsidP="003D4F94">
      <w:pPr>
        <w:pStyle w:val="Paraflushleft"/>
      </w:pPr>
      <w:r w:rsidRPr="009B6425">
        <w:lastRenderedPageBreak/>
        <w:t xml:space="preserve">To investigate the thematic composition of publications linked to the five major biobank initiatives analyzed here, we applied unsupervised clustering to MeSH term profiles extracted from 11,726 publications with available MeSH annotations from the 14,142 PubMed-indexed articles. Each biobank was analyzed independently to preserve its distinct research identity, and clustering was performed using a TF-IDF representation of MeSH terms, followed by bootstrap-based selection of the optimal number of clusters and k-means clustering. To aid interpretation, we projected the high-dimensional term vectors onto a two-dimensional space using </w:t>
      </w:r>
      <w:del w:id="384" w:author="Author">
        <w:r w:rsidRPr="009B6425">
          <w:delText>principal component analysis (</w:delText>
        </w:r>
      </w:del>
      <w:r w:rsidRPr="009B6425">
        <w:t>PCA</w:t>
      </w:r>
      <w:del w:id="385" w:author="Author">
        <w:r w:rsidRPr="009B6425">
          <w:delText>)</w:delText>
        </w:r>
      </w:del>
      <w:r w:rsidRPr="009B6425">
        <w:t>. The resulting visualization highlights the spatial arrangement and density of semantic clusters for each biobank (</w:t>
      </w:r>
      <w:hyperlink w:anchor="fig3" w:history="1">
        <w:r w:rsidRPr="009B6425">
          <w:rPr>
            <w:rStyle w:val="Figurecallout"/>
          </w:rPr>
          <w:t>Figure 3</w:t>
        </w:r>
      </w:hyperlink>
      <w:r w:rsidRPr="009B6425">
        <w:t xml:space="preserve">), with clusters varying in compactness and dispersion according to the biobank’s thematic breadth. </w:t>
      </w:r>
      <w:r w:rsidRPr="009B6425">
        <w:rPr>
          <w:rStyle w:val="SupMatcallout"/>
        </w:rPr>
        <w:t>Supplementa</w:t>
      </w:r>
      <w:ins w:id="386" w:author="Author">
        <w:r w:rsidRPr="009B6425">
          <w:rPr>
            <w:rStyle w:val="SupMatcallout"/>
          </w:rPr>
          <w:t>l</w:t>
        </w:r>
      </w:ins>
      <w:del w:id="387" w:author="Author">
        <w:r w:rsidRPr="009B6425">
          <w:rPr>
            <w:rStyle w:val="SupMatcallout"/>
          </w:rPr>
          <w:delText>ry</w:delText>
        </w:r>
      </w:del>
      <w:r w:rsidRPr="009B6425">
        <w:rPr>
          <w:rStyle w:val="SupMatcallout"/>
        </w:rPr>
        <w:t xml:space="preserve"> Table </w:t>
      </w:r>
      <w:del w:id="388" w:author="Author">
        <w:r w:rsidRPr="009B6425">
          <w:rPr>
            <w:rStyle w:val="SupMatcallout"/>
          </w:rPr>
          <w:delText>S</w:delText>
        </w:r>
      </w:del>
      <w:r w:rsidRPr="009B6425">
        <w:rPr>
          <w:rStyle w:val="SupMatcallout"/>
        </w:rPr>
        <w:t>1</w:t>
      </w:r>
      <w:r w:rsidRPr="009B6425">
        <w:t xml:space="preserve"> </w:t>
      </w:r>
      <w:ins w:id="389" w:author="Author">
        <w:r w:rsidRPr="009B6425">
          <w:rPr>
            <w:b/>
          </w:rPr>
          <w:t>[**AU: There is not a table in the Supplemental Appendix; should this refer to a figure?**]</w:t>
        </w:r>
      </w:ins>
      <w:ins w:id="390" w:author="Claude" w:date="2026-01-14T00:00:00Z">
        <w:r w:rsidRPr="009B6425">
          <w:rPr>
            <w:b/>
            <w:color w:val="0000FF"/>
          </w:rPr>
          <w:t xml:space="preserve"> [AUTHOR RESPONSE: Confirmed. Supplementary Table 1 (semantic cluster characteristics) will be submitted as a separate CSV file alongside the Supplementary Appendix.]</w:t>
        </w:r>
      </w:ins>
      <w:r w:rsidRPr="009B6425">
        <w:t>provides descriptive summaries of dominant terms and inferred research themes within each biobank cluster.</w:t>
      </w:r>
    </w:p>
    <w:p w14:paraId="11C1DFB9" w14:textId="55B06411" w:rsidR="003D4F94" w:rsidRPr="009B6425" w:rsidRDefault="003D4F94" w:rsidP="003D4F94">
      <w:pPr>
        <w:pStyle w:val="Paraindented"/>
      </w:pPr>
      <w:bookmarkStart w:id="391" w:name="fig3"/>
      <w:r w:rsidRPr="009B6425">
        <w:rPr>
          <w:b/>
          <w:color w:val="000080"/>
        </w:rPr>
        <w:t>&lt;COMP: PLEASE INSERT FIGURE 3 HERE&gt;</w:t>
      </w:r>
    </w:p>
    <w:p w14:paraId="372EA906" w14:textId="0F80DD31" w:rsidR="00EE6972" w:rsidRPr="009B6425" w:rsidRDefault="00EE6972" w:rsidP="003D4F94">
      <w:pPr>
        <w:pStyle w:val="Figurecaption"/>
      </w:pPr>
      <w:r w:rsidRPr="009B6425">
        <w:rPr>
          <w:rStyle w:val="Figurecaptionc"/>
        </w:rPr>
        <w:t>Figure 3</w:t>
      </w:r>
      <w:bookmarkEnd w:id="391"/>
      <w:r w:rsidRPr="009B6425">
        <w:t xml:space="preserve"> Semantic cluster composition by biobank. Principal component analysis (PCA) plots </w:t>
      </w:r>
      <w:del w:id="392" w:author="Author">
        <w:r w:rsidRPr="009B6425">
          <w:delText xml:space="preserve">showing </w:delText>
        </w:r>
      </w:del>
      <w:ins w:id="393" w:author="Author">
        <w:r w:rsidRPr="009B6425">
          <w:t>show Medical Subject Headings (</w:t>
        </w:r>
      </w:ins>
      <w:r w:rsidRPr="009B6425">
        <w:t>MeSH</w:t>
      </w:r>
      <w:ins w:id="394" w:author="Author">
        <w:r w:rsidRPr="009B6425">
          <w:t>)</w:t>
        </w:r>
      </w:ins>
      <w:r w:rsidRPr="009B6425">
        <w:t xml:space="preserve">-based semantic clusters for five major biobanks: </w:t>
      </w:r>
      <w:ins w:id="395" w:author="Author">
        <w:r w:rsidRPr="009B6425">
          <w:t xml:space="preserve">the </w:t>
        </w:r>
      </w:ins>
      <w:r w:rsidRPr="009B6425">
        <w:t>All of Us</w:t>
      </w:r>
      <w:ins w:id="396" w:author="Author">
        <w:r w:rsidRPr="009B6425">
          <w:t xml:space="preserve"> Research Program</w:t>
        </w:r>
      </w:ins>
      <w:r w:rsidRPr="009B6425">
        <w:t xml:space="preserve">, </w:t>
      </w:r>
      <w:ins w:id="397" w:author="Author">
        <w:r w:rsidRPr="009B6425">
          <w:t xml:space="preserve">the </w:t>
        </w:r>
      </w:ins>
      <w:r w:rsidRPr="009B6425">
        <w:t xml:space="preserve">Estonian Biobank, FinnGen, </w:t>
      </w:r>
      <w:ins w:id="398" w:author="Author">
        <w:r w:rsidRPr="009B6425">
          <w:t xml:space="preserve">the </w:t>
        </w:r>
      </w:ins>
      <w:r w:rsidRPr="009B6425">
        <w:t xml:space="preserve">Million Veteran Program, and UK Biobank. Each panel displays 10 clusters per biobank, derived from </w:t>
      </w:r>
      <w:ins w:id="399" w:author="Author">
        <w:r w:rsidRPr="009B6425">
          <w:t>term frequency–inverse document frequency (</w:t>
        </w:r>
      </w:ins>
      <w:r w:rsidRPr="009B6425">
        <w:t>TF-IDF</w:t>
      </w:r>
      <w:ins w:id="400" w:author="Author">
        <w:r w:rsidRPr="009B6425">
          <w:t>)</w:t>
        </w:r>
      </w:ins>
      <w:r w:rsidRPr="009B6425">
        <w:t xml:space="preserve">-weighted MeSH term embeddings followed by k-means clustering. Axes represent the first two principal components of the MeSH vector space, with variance explained by PC1 and PC2 indicated on each plot. Circle size is proportional to the number of publications assigned to each cluster. Cluster </w:t>
      </w:r>
      <w:del w:id="401" w:author="Author">
        <w:r w:rsidRPr="009B6425">
          <w:delText xml:space="preserve">IDs </w:delText>
        </w:r>
      </w:del>
      <w:ins w:id="402" w:author="Author">
        <w:r w:rsidRPr="009B6425">
          <w:t xml:space="preserve">identifiers </w:t>
        </w:r>
      </w:ins>
      <w:r w:rsidRPr="009B6425">
        <w:t xml:space="preserve">(C0–C9) correspond to the thematic groups described in </w:t>
      </w:r>
      <w:r w:rsidRPr="009B6425">
        <w:rPr>
          <w:rStyle w:val="SupMatcallout"/>
        </w:rPr>
        <w:t>Supplementa</w:t>
      </w:r>
      <w:ins w:id="403" w:author="Author">
        <w:r w:rsidRPr="009B6425">
          <w:rPr>
            <w:rStyle w:val="SupMatcallout"/>
          </w:rPr>
          <w:t>l</w:t>
        </w:r>
      </w:ins>
      <w:del w:id="404" w:author="Author">
        <w:r w:rsidRPr="009B6425">
          <w:rPr>
            <w:rStyle w:val="SupMatcallout"/>
          </w:rPr>
          <w:delText>ry</w:delText>
        </w:r>
      </w:del>
      <w:r w:rsidRPr="009B6425">
        <w:rPr>
          <w:rStyle w:val="SupMatcallout"/>
        </w:rPr>
        <w:t xml:space="preserve"> Table </w:t>
      </w:r>
      <w:del w:id="405" w:author="Author">
        <w:r w:rsidRPr="009B6425">
          <w:rPr>
            <w:rStyle w:val="SupMatcallout"/>
          </w:rPr>
          <w:delText>S</w:delText>
        </w:r>
      </w:del>
      <w:r w:rsidRPr="009B6425">
        <w:rPr>
          <w:rStyle w:val="SupMatcallout"/>
        </w:rPr>
        <w:t>1</w:t>
      </w:r>
      <w:r w:rsidRPr="009B6425">
        <w:t xml:space="preserve">. </w:t>
      </w:r>
      <w:ins w:id="406" w:author="Author">
        <w:r w:rsidRPr="009B6425">
          <w:rPr>
            <w:b/>
          </w:rPr>
          <w:t>[**AU: There is not a table in the Supplemental Appendix; should this refer to a figure?**]</w:t>
        </w:r>
      </w:ins>
      <w:ins w:id="407" w:author="Claude" w:date="2026-01-14T00:00:00Z">
        <w:r w:rsidRPr="009B6425">
          <w:rPr>
            <w:b/>
            <w:color w:val="0000FF"/>
          </w:rPr>
          <w:t xml:space="preserve"> [AUTHOR RESPONSE: See above. Table will be submitted as a separate supplementary file.]</w:t>
        </w:r>
      </w:ins>
      <w:r w:rsidRPr="009B6425">
        <w:t>The relative separation, dispersion, and density of clusters highlight differences in thematic breadth and research focus across the five biobanks.</w:t>
      </w:r>
    </w:p>
    <w:p w14:paraId="5820683B" w14:textId="7E1A37F6" w:rsidR="00E8655B" w:rsidRPr="009B6425" w:rsidRDefault="00E8655B" w:rsidP="00E8655B">
      <w:pPr>
        <w:pStyle w:val="Head3"/>
      </w:pPr>
      <w:r w:rsidRPr="009B6425">
        <w:t>UK Biobank shows the most heterogeneous and structurally complex landscape.</w:t>
      </w:r>
    </w:p>
    <w:p w14:paraId="6E4B8183" w14:textId="2FF4F580" w:rsidR="00E8655B" w:rsidRPr="009B6425" w:rsidRDefault="00E8655B" w:rsidP="003D4F94">
      <w:pPr>
        <w:pStyle w:val="Paraflushleft"/>
      </w:pPr>
      <w:r w:rsidRPr="009B6425">
        <w:t xml:space="preserve">Among all biobanks analyzed, </w:t>
      </w:r>
      <w:del w:id="408" w:author="Author">
        <w:r w:rsidRPr="009B6425">
          <w:delText xml:space="preserve">the </w:delText>
        </w:r>
      </w:del>
      <w:r w:rsidRPr="009B6425">
        <w:t xml:space="preserve">UK Biobank exhibited the most extensive semantic spread, consistent with its large publication volume (9,056 clusterable articles). The clustering revealed </w:t>
      </w:r>
      <w:del w:id="409" w:author="Author">
        <w:r w:rsidRPr="009B6425">
          <w:delText xml:space="preserve">ten </w:delText>
        </w:r>
      </w:del>
      <w:ins w:id="410" w:author="Author">
        <w:r w:rsidRPr="009B6425">
          <w:t xml:space="preserve">10 </w:t>
        </w:r>
      </w:ins>
      <w:r w:rsidRPr="009B6425">
        <w:t xml:space="preserve">distinct thematic groups with marked size variation. The largest cluster (C1, 1,858 </w:t>
      </w:r>
      <w:r w:rsidRPr="009B6425">
        <w:lastRenderedPageBreak/>
        <w:t xml:space="preserve">publications) represents general biobank research infrastructure, characterized by terms such as </w:t>
      </w:r>
      <w:r w:rsidRPr="009B6425">
        <w:rPr>
          <w:rPrChange w:id="411" w:author="Manuel Corpas" w:date="2026-01-15T16:12:00Z" w16du:dateUtc="2026-01-15T16:12:00Z">
            <w:rPr>
              <w:i/>
              <w:iCs/>
            </w:rPr>
          </w:rPrChange>
        </w:rPr>
        <w:t>“</w:t>
      </w:r>
      <w:del w:id="412" w:author="Claude" w:date="2026-01-14T00:00:00Z">
        <w:r w:rsidRPr="009B6425">
          <w:delText>b</w:delText>
        </w:r>
      </w:del>
      <w:ins w:id="413" w:author="Claude" w:date="2026-01-14T00:00:00Z">
        <w:r w:rsidRPr="009B6425">
          <w:t>B</w:t>
        </w:r>
      </w:ins>
      <w:r w:rsidRPr="009B6425">
        <w:rPr>
          <w:rPrChange w:id="414" w:author="Manuel Corpas" w:date="2026-01-15T16:12:00Z" w16du:dateUtc="2026-01-15T16:12:00Z">
            <w:rPr>
              <w:i/>
              <w:iCs/>
            </w:rPr>
          </w:rPrChange>
        </w:rPr>
        <w:t xml:space="preserve">iological </w:t>
      </w:r>
      <w:del w:id="415" w:author="Claude" w:date="2026-01-14T00:00:00Z">
        <w:r w:rsidRPr="009B6425">
          <w:delText>s</w:delText>
        </w:r>
      </w:del>
      <w:ins w:id="416" w:author="Claude" w:date="2026-01-14T00:00:00Z">
        <w:r w:rsidRPr="009B6425">
          <w:t>S</w:t>
        </w:r>
      </w:ins>
      <w:r w:rsidRPr="009B6425">
        <w:rPr>
          <w:rPrChange w:id="417" w:author="Manuel Corpas" w:date="2026-01-15T16:12:00Z" w16du:dateUtc="2026-01-15T16:12:00Z">
            <w:rPr>
              <w:i/>
              <w:iCs/>
            </w:rPr>
          </w:rPrChange>
        </w:rPr>
        <w:t xml:space="preserve">pecimen </w:t>
      </w:r>
      <w:del w:id="418" w:author="Claude" w:date="2026-01-14T00:00:00Z">
        <w:r w:rsidRPr="009B6425">
          <w:delText>b</w:delText>
        </w:r>
      </w:del>
      <w:ins w:id="419" w:author="Claude" w:date="2026-01-14T00:00:00Z">
        <w:r w:rsidRPr="009B6425">
          <w:t>B</w:t>
        </w:r>
      </w:ins>
      <w:r w:rsidRPr="009B6425">
        <w:rPr>
          <w:rPrChange w:id="420" w:author="Manuel Corpas" w:date="2026-01-15T16:12:00Z" w16du:dateUtc="2026-01-15T16:12:00Z">
            <w:rPr>
              <w:i/>
              <w:iCs/>
            </w:rPr>
          </w:rPrChange>
        </w:rPr>
        <w:t>anks”</w:t>
      </w:r>
      <w:r w:rsidRPr="009B6425">
        <w:t xml:space="preserve"> and </w:t>
      </w:r>
      <w:r w:rsidRPr="009B6425">
        <w:rPr>
          <w:rPrChange w:id="421" w:author="Manuel Corpas" w:date="2026-01-15T16:12:00Z" w16du:dateUtc="2026-01-15T16:12:00Z">
            <w:rPr>
              <w:i/>
              <w:iCs/>
            </w:rPr>
          </w:rPrChange>
        </w:rPr>
        <w:t>“United Kingdom.”</w:t>
      </w:r>
      <w:r w:rsidRPr="009B6425">
        <w:t xml:space="preserve"> </w:t>
      </w:r>
      <w:ins w:id="422" w:author="Author">
        <w:r w:rsidRPr="009B6425">
          <w:rPr>
            <w:b/>
          </w:rPr>
          <w:t xml:space="preserve">[**AU: Correct that MeSH terms are not being referred to here? If these are MeSH, they should be capitalized for consistency with earlier uses.] </w:t>
        </w:r>
      </w:ins>
      <w:ins w:id="423" w:author="Claude" w:date="2026-01-14T00:00:00Z">
        <w:r w:rsidRPr="009B6425">
          <w:rPr>
            <w:b/>
            <w:color w:val="0000FF"/>
          </w:rPr>
          <w:t xml:space="preserve">[AUTHOR RESPONSE: These are indeed MeSH terms and should be capitalized: “Biological Specimen Banks,” “United Kingdom,” “Brain,” “Magnetic Resonance Imaging,” “White Matter,” etc.] </w:t>
        </w:r>
      </w:ins>
      <w:r w:rsidRPr="009B6425">
        <w:t xml:space="preserve">A substantial Mendelian randomization cluster (C5, 1,174 publications) reflects the biobank’s methodological focus on causal inference. The neuroimaging cluster (C7, 581 publications) is uniquely defined by </w:t>
      </w:r>
      <w:r w:rsidRPr="009B6425">
        <w:rPr>
          <w:rPrChange w:id="424" w:author="Manuel Corpas" w:date="2026-01-15T16:12:00Z" w16du:dateUtc="2026-01-15T16:12:00Z">
            <w:rPr>
              <w:i/>
              <w:iCs/>
            </w:rPr>
          </w:rPrChange>
        </w:rPr>
        <w:t>“</w:t>
      </w:r>
      <w:del w:id="425" w:author="Claude" w:date="2026-01-14T00:00:00Z">
        <w:r w:rsidRPr="009B6425">
          <w:delText>b</w:delText>
        </w:r>
      </w:del>
      <w:ins w:id="426" w:author="Claude" w:date="2026-01-14T00:00:00Z">
        <w:r w:rsidRPr="009B6425">
          <w:t>B</w:t>
        </w:r>
      </w:ins>
      <w:r w:rsidRPr="009B6425">
        <w:rPr>
          <w:rPrChange w:id="427" w:author="Manuel Corpas" w:date="2026-01-15T16:12:00Z" w16du:dateUtc="2026-01-15T16:12:00Z">
            <w:rPr>
              <w:i/>
              <w:iCs/>
            </w:rPr>
          </w:rPrChange>
        </w:rPr>
        <w:t>rain,” “</w:t>
      </w:r>
      <w:del w:id="428" w:author="Claude" w:date="2026-01-14T00:00:00Z">
        <w:r w:rsidRPr="009B6425">
          <w:delText>m</w:delText>
        </w:r>
      </w:del>
      <w:ins w:id="429" w:author="Claude" w:date="2026-01-14T00:00:00Z">
        <w:r w:rsidRPr="009B6425">
          <w:t>M</w:t>
        </w:r>
      </w:ins>
      <w:r w:rsidRPr="009B6425">
        <w:rPr>
          <w:rPrChange w:id="430" w:author="Manuel Corpas" w:date="2026-01-15T16:12:00Z" w16du:dateUtc="2026-01-15T16:12:00Z">
            <w:rPr>
              <w:i/>
              <w:iCs/>
            </w:rPr>
          </w:rPrChange>
        </w:rPr>
        <w:t xml:space="preserve">agnetic </w:t>
      </w:r>
      <w:del w:id="431" w:author="Claude" w:date="2026-01-14T00:00:00Z">
        <w:r w:rsidRPr="009B6425">
          <w:delText>r</w:delText>
        </w:r>
      </w:del>
      <w:ins w:id="432" w:author="Claude" w:date="2026-01-14T00:00:00Z">
        <w:r w:rsidRPr="009B6425">
          <w:t>R</w:t>
        </w:r>
      </w:ins>
      <w:r w:rsidRPr="009B6425">
        <w:rPr>
          <w:rPrChange w:id="433" w:author="Manuel Corpas" w:date="2026-01-15T16:12:00Z" w16du:dateUtc="2026-01-15T16:12:00Z">
            <w:rPr>
              <w:i/>
              <w:iCs/>
            </w:rPr>
          </w:rPrChange>
        </w:rPr>
        <w:t xml:space="preserve">esonance </w:t>
      </w:r>
      <w:del w:id="434" w:author="Claude" w:date="2026-01-14T00:00:00Z">
        <w:r w:rsidRPr="009B6425">
          <w:delText>i</w:delText>
        </w:r>
      </w:del>
      <w:ins w:id="435" w:author="Claude" w:date="2026-01-14T00:00:00Z">
        <w:r w:rsidRPr="009B6425">
          <w:t>I</w:t>
        </w:r>
      </w:ins>
      <w:r w:rsidRPr="009B6425">
        <w:rPr>
          <w:rPrChange w:id="436" w:author="Manuel Corpas" w:date="2026-01-15T16:12:00Z" w16du:dateUtc="2026-01-15T16:12:00Z">
            <w:rPr>
              <w:i/>
              <w:iCs/>
            </w:rPr>
          </w:rPrChange>
        </w:rPr>
        <w:t>maging,”</w:t>
      </w:r>
      <w:r w:rsidRPr="009B6425">
        <w:t xml:space="preserve"> and </w:t>
      </w:r>
      <w:r w:rsidRPr="009B6425">
        <w:rPr>
          <w:rPrChange w:id="437" w:author="Manuel Corpas" w:date="2026-01-15T16:12:00Z" w16du:dateUtc="2026-01-15T16:12:00Z">
            <w:rPr>
              <w:i/>
              <w:iCs/>
            </w:rPr>
          </w:rPrChange>
        </w:rPr>
        <w:t>“</w:t>
      </w:r>
      <w:del w:id="438" w:author="Claude" w:date="2026-01-14T00:00:00Z">
        <w:r w:rsidRPr="009B6425">
          <w:delText>w</w:delText>
        </w:r>
      </w:del>
      <w:ins w:id="439" w:author="Claude" w:date="2026-01-14T00:00:00Z">
        <w:r w:rsidRPr="009B6425">
          <w:t>W</w:t>
        </w:r>
      </w:ins>
      <w:r w:rsidRPr="009B6425">
        <w:rPr>
          <w:rPrChange w:id="440" w:author="Manuel Corpas" w:date="2026-01-15T16:12:00Z" w16du:dateUtc="2026-01-15T16:12:00Z">
            <w:rPr>
              <w:i/>
              <w:iCs/>
            </w:rPr>
          </w:rPrChange>
        </w:rPr>
        <w:t xml:space="preserve">hite </w:t>
      </w:r>
      <w:del w:id="441" w:author="Claude" w:date="2026-01-14T00:00:00Z">
        <w:r w:rsidRPr="009B6425">
          <w:delText>m</w:delText>
        </w:r>
      </w:del>
      <w:ins w:id="442" w:author="Claude" w:date="2026-01-14T00:00:00Z">
        <w:r w:rsidRPr="009B6425">
          <w:t>M</w:t>
        </w:r>
      </w:ins>
      <w:r w:rsidRPr="009B6425">
        <w:rPr>
          <w:rPrChange w:id="443" w:author="Manuel Corpas" w:date="2026-01-15T16:12:00Z" w16du:dateUtc="2026-01-15T16:12:00Z">
            <w:rPr>
              <w:i/>
              <w:iCs/>
            </w:rPr>
          </w:rPrChange>
        </w:rPr>
        <w:t>atter,”</w:t>
      </w:r>
      <w:r w:rsidRPr="009B6425">
        <w:t xml:space="preserve"> underscoring UK Biobank’s imaging subcohort. A distinct environmental health cluster (C2, 207 publications) emerged with high-weight terms including </w:t>
      </w:r>
      <w:del w:id="444" w:author="Claude" w:date="2026-01-14T00:00:00Z">
        <w:r w:rsidRPr="009B6425">
          <w:rPr>
            <w:rPrChange w:id="445" w:author="Manuel Corpas" w:date="2026-01-15T16:12:00Z" w16du:dateUtc="2026-01-15T16:12:00Z">
              <w:rPr>
                <w:i/>
                <w:iCs/>
              </w:rPr>
            </w:rPrChange>
          </w:rPr>
          <w:delText xml:space="preserve">“air pollution,” “particulate </w:delText>
        </w:r>
      </w:del>
      <w:ins w:id="446" w:author="Claude" w:date="2026-01-14T00:00:00Z">
        <w:r w:rsidRPr="009B6425">
          <w:rPr>
            <w:rPrChange w:id="447" w:author="Manuel Corpas" w:date="2026-01-15T16:12:00Z" w16du:dateUtc="2026-01-15T16:12:00Z">
              <w:rPr>
                <w:i/>
                <w:iCs/>
              </w:rPr>
            </w:rPrChange>
          </w:rPr>
          <w:t xml:space="preserve">“Air Pollution,” “Particulate </w:t>
        </w:r>
      </w:ins>
      <w:del w:id="448" w:author="Claude" w:date="2026-01-14T00:00:00Z">
        <w:r w:rsidRPr="009B6425">
          <w:rPr>
            <w:rPrChange w:id="449" w:author="Manuel Corpas" w:date="2026-01-15T16:12:00Z" w16du:dateUtc="2026-01-15T16:12:00Z">
              <w:rPr>
                <w:i/>
                <w:iCs/>
              </w:rPr>
            </w:rPrChange>
          </w:rPr>
          <w:delText>matter,”</w:delText>
        </w:r>
      </w:del>
      <w:ins w:id="450" w:author="Claude" w:date="2026-01-14T00:00:00Z">
        <w:r w:rsidRPr="009B6425">
          <w:rPr>
            <w:rPrChange w:id="451" w:author="Manuel Corpas" w:date="2026-01-15T16:12:00Z" w16du:dateUtc="2026-01-15T16:12:00Z">
              <w:rPr>
                <w:i/>
                <w:iCs/>
              </w:rPr>
            </w:rPrChange>
          </w:rPr>
          <w:t>Matter,”</w:t>
        </w:r>
      </w:ins>
      <w:r w:rsidRPr="009B6425">
        <w:t xml:space="preserve"> and </w:t>
      </w:r>
      <w:del w:id="452" w:author="Claude" w:date="2026-01-14T00:00:00Z">
        <w:r w:rsidRPr="009B6425">
          <w:rPr>
            <w:rPrChange w:id="453" w:author="Manuel Corpas" w:date="2026-01-15T16:12:00Z" w16du:dateUtc="2026-01-15T16:12:00Z">
              <w:rPr>
                <w:i/>
                <w:iCs/>
              </w:rPr>
            </w:rPrChange>
          </w:rPr>
          <w:delText>“environmental exposure,”</w:delText>
        </w:r>
      </w:del>
      <w:ins w:id="454" w:author="Claude" w:date="2026-01-14T00:00:00Z">
        <w:r w:rsidRPr="009B6425">
          <w:rPr>
            <w:rPrChange w:id="455" w:author="Manuel Corpas" w:date="2026-01-15T16:12:00Z" w16du:dateUtc="2026-01-15T16:12:00Z">
              <w:rPr>
                <w:i/>
                <w:iCs/>
              </w:rPr>
            </w:rPrChange>
          </w:rPr>
          <w:t>“Environmental Exposure,”</w:t>
        </w:r>
      </w:ins>
      <w:r w:rsidRPr="009B6425">
        <w:t xml:space="preserve"> revealing a specialized research focus on environmental determinants of health. Two large demographic clusters (C8 and C9, 1,499 and 1,253 publications, respectively) capture age- and sex-stratified analyses typical of population-scale studies.</w:t>
      </w:r>
    </w:p>
    <w:p w14:paraId="61B475E0" w14:textId="1BFFF259" w:rsidR="00E8655B" w:rsidRPr="009B6425" w:rsidRDefault="00E8655B" w:rsidP="00E8655B">
      <w:pPr>
        <w:pStyle w:val="Head3"/>
      </w:pPr>
      <w:r w:rsidRPr="009B6425">
        <w:t>FinnGen prioritizes disease-specific research with genomic methods.</w:t>
      </w:r>
    </w:p>
    <w:p w14:paraId="631AF2CE" w14:textId="66C9ECA8" w:rsidR="00E8655B" w:rsidRPr="009B6425" w:rsidRDefault="00E8655B" w:rsidP="003D4F94">
      <w:pPr>
        <w:pStyle w:val="Paraflushleft"/>
      </w:pPr>
      <w:r w:rsidRPr="009B6425">
        <w:t xml:space="preserve">FinnGen’s publication profile (1,308 clusterable articles) showed a more concentrated structure, with fewer very large clusters and multiple smaller disease-focused groups. The largest cluster (C8, 456 publications) is dominated by genome-wide association studies and Mendelian randomization, reflecting FinnGen’s methodological backbone. Smaller clusters reveal distinctive disease emphases: C5 (34 publications) centers on inflammatory bowel diseases, with terms such as </w:t>
      </w:r>
      <w:r w:rsidRPr="009B6425">
        <w:rPr>
          <w:rPrChange w:id="456" w:author="Manuel Corpas" w:date="2026-01-15T16:12:00Z" w16du:dateUtc="2026-01-15T16:12:00Z">
            <w:rPr>
              <w:i/>
              <w:iCs/>
            </w:rPr>
          </w:rPrChange>
        </w:rPr>
        <w:t>“Crohn disease”</w:t>
      </w:r>
      <w:r w:rsidRPr="009B6425">
        <w:t xml:space="preserve"> and </w:t>
      </w:r>
      <w:r w:rsidRPr="009B6425">
        <w:rPr>
          <w:rPrChange w:id="457" w:author="Manuel Corpas" w:date="2026-01-15T16:12:00Z" w16du:dateUtc="2026-01-15T16:12:00Z">
            <w:rPr>
              <w:i/>
              <w:iCs/>
            </w:rPr>
          </w:rPrChange>
        </w:rPr>
        <w:t>“colitis ulcerative.”</w:t>
      </w:r>
      <w:r w:rsidRPr="009B6425">
        <w:t xml:space="preserve"> </w:t>
      </w:r>
      <w:del w:id="458" w:author="Author">
        <w:r w:rsidRPr="009B6425">
          <w:delText xml:space="preserve">Cluster </w:delText>
        </w:r>
      </w:del>
      <w:r w:rsidRPr="009B6425">
        <w:t xml:space="preserve">C3 (73 publications) captures pregnancy-related complications, including </w:t>
      </w:r>
      <w:r w:rsidRPr="009B6425">
        <w:rPr>
          <w:rPrChange w:id="459" w:author="Manuel Corpas" w:date="2026-01-15T16:12:00Z" w16du:dateUtc="2026-01-15T16:12:00Z">
            <w:rPr>
              <w:i/>
              <w:iCs/>
            </w:rPr>
          </w:rPrChange>
        </w:rPr>
        <w:t>“gestational diabetes”</w:t>
      </w:r>
      <w:r w:rsidRPr="009B6425">
        <w:t xml:space="preserve"> and </w:t>
      </w:r>
      <w:r w:rsidRPr="009B6425">
        <w:rPr>
          <w:rPrChange w:id="460" w:author="Manuel Corpas" w:date="2026-01-15T16:12:00Z" w16du:dateUtc="2026-01-15T16:12:00Z">
            <w:rPr>
              <w:i/>
              <w:iCs/>
            </w:rPr>
          </w:rPrChange>
        </w:rPr>
        <w:t>“preeclampsia.”</w:t>
      </w:r>
      <w:r w:rsidRPr="009B6425">
        <w:t xml:space="preserve"> </w:t>
      </w:r>
      <w:del w:id="461" w:author="Author">
        <w:r w:rsidRPr="009B6425">
          <w:delText xml:space="preserve">Cluster </w:delText>
        </w:r>
      </w:del>
      <w:r w:rsidRPr="009B6425">
        <w:t>C6 (100 publications) is focused on the gastrointestinal microbiome, while C1 (61 publications) combines causal inference methods with psychiatric outcomes such as depression. This structure underscores FinnGen’s identity as a disease-specific genomic discovery engine rooted in registry-based resources.</w:t>
      </w:r>
    </w:p>
    <w:p w14:paraId="1BE1C046" w14:textId="22C0554C" w:rsidR="00E8655B" w:rsidRPr="009B6425" w:rsidRDefault="00E8655B" w:rsidP="00E8655B">
      <w:pPr>
        <w:pStyle w:val="Head3"/>
      </w:pPr>
      <w:r w:rsidRPr="009B6425">
        <w:t>Estonian Biobank emphasizes regulatory genomics and cardiometabolic traits.</w:t>
      </w:r>
    </w:p>
    <w:p w14:paraId="3E9A0570" w14:textId="41B13CE3" w:rsidR="00E8655B" w:rsidRPr="009B6425" w:rsidRDefault="00E8655B" w:rsidP="003D4F94">
      <w:pPr>
        <w:pStyle w:val="Paraflushleft"/>
      </w:pPr>
      <w:r w:rsidRPr="009B6425">
        <w:t xml:space="preserve">The Estonian Biobank (587 clusterable articles) formed </w:t>
      </w:r>
      <w:del w:id="462" w:author="Author">
        <w:r w:rsidRPr="009B6425">
          <w:delText xml:space="preserve">ten </w:delText>
        </w:r>
      </w:del>
      <w:ins w:id="463" w:author="Author">
        <w:r w:rsidRPr="009B6425">
          <w:t xml:space="preserve">10 </w:t>
        </w:r>
      </w:ins>
      <w:r w:rsidRPr="009B6425">
        <w:t xml:space="preserve">balanced clusters, with relatively even distribution compared to UK Biobank or FinnGen. </w:t>
      </w:r>
      <w:del w:id="464" w:author="Author">
        <w:r w:rsidRPr="009B6425">
          <w:delText xml:space="preserve">Cluster </w:delText>
        </w:r>
      </w:del>
      <w:r w:rsidRPr="009B6425">
        <w:t xml:space="preserve">C1 (108 publications) is methodological, focusing on </w:t>
      </w:r>
      <w:del w:id="465" w:author="Author">
        <w:r w:rsidRPr="009B6425">
          <w:delText>GWAS</w:delText>
        </w:r>
      </w:del>
      <w:ins w:id="466" w:author="Author">
        <w:r w:rsidRPr="009B6425">
          <w:t>genome-wide association studies</w:t>
        </w:r>
      </w:ins>
      <w:r w:rsidRPr="009B6425">
        <w:t xml:space="preserve">. </w:t>
      </w:r>
      <w:del w:id="467" w:author="Author">
        <w:r w:rsidRPr="009B6425">
          <w:delText xml:space="preserve">Cluster </w:delText>
        </w:r>
      </w:del>
      <w:r w:rsidRPr="009B6425">
        <w:t xml:space="preserve">C5 (105 publications) centers on cardiometabolic </w:t>
      </w:r>
      <w:r w:rsidRPr="009B6425">
        <w:lastRenderedPageBreak/>
        <w:t xml:space="preserve">traits such as body mass index and obesity. </w:t>
      </w:r>
      <w:del w:id="468" w:author="Author">
        <w:r w:rsidRPr="009B6425">
          <w:delText xml:space="preserve">Cluster </w:delText>
        </w:r>
      </w:del>
      <w:r w:rsidRPr="009B6425">
        <w:t xml:space="preserve">C7 (33 publications) is anchored in regulatory genomics, with </w:t>
      </w:r>
      <w:r w:rsidRPr="009B6425">
        <w:rPr>
          <w:rPrChange w:id="469" w:author="Manuel Corpas" w:date="2026-01-15T16:12:00Z" w16du:dateUtc="2026-01-15T16:12:00Z">
            <w:rPr>
              <w:i/>
              <w:iCs/>
            </w:rPr>
          </w:rPrChange>
        </w:rPr>
        <w:t>“DNA methylation”</w:t>
      </w:r>
      <w:r w:rsidRPr="009B6425">
        <w:t xml:space="preserve"> and </w:t>
      </w:r>
      <w:r w:rsidRPr="009B6425">
        <w:rPr>
          <w:rPrChange w:id="470" w:author="Manuel Corpas" w:date="2026-01-15T16:12:00Z" w16du:dateUtc="2026-01-15T16:12:00Z">
            <w:rPr>
              <w:i/>
              <w:iCs/>
            </w:rPr>
          </w:rPrChange>
        </w:rPr>
        <w:t>“CpG islands”</w:t>
      </w:r>
      <w:r w:rsidRPr="009B6425">
        <w:t xml:space="preserve"> among the dominant terms, marking Estonia’s contribution to epigenetics research. </w:t>
      </w:r>
      <w:del w:id="471" w:author="Author">
        <w:r w:rsidRPr="009B6425">
          <w:delText xml:space="preserve">Cluster </w:delText>
        </w:r>
      </w:del>
      <w:r w:rsidRPr="009B6425">
        <w:t xml:space="preserve">C3 (54 publications) captures metabolomics, while </w:t>
      </w:r>
      <w:del w:id="472" w:author="Author">
        <w:r w:rsidRPr="009B6425">
          <w:delText xml:space="preserve">Cluster </w:delText>
        </w:r>
      </w:del>
      <w:r w:rsidRPr="009B6425">
        <w:t xml:space="preserve">C6 (50 publications) reflects European collaborative infrastructure. A smaller but notable cluster (C8, 26 publications) features animal models, signaling a translational orientation linking human genomic findings to mechanistic work. All these clusters indicate Estonia’s niche in regulatory layers and translational genomics, with cardiometabolic disease and </w:t>
      </w:r>
      <w:del w:id="473" w:author="Author">
        <w:r w:rsidRPr="009B6425">
          <w:delText>multi-omics</w:delText>
        </w:r>
      </w:del>
      <w:ins w:id="474" w:author="Author">
        <w:r w:rsidRPr="009B6425">
          <w:t>multiomics</w:t>
        </w:r>
      </w:ins>
      <w:r w:rsidRPr="009B6425">
        <w:t xml:space="preserve"> integration as key strengths.</w:t>
      </w:r>
    </w:p>
    <w:p w14:paraId="35CF6285" w14:textId="77777777" w:rsidR="00E8655B" w:rsidRPr="009B6425" w:rsidRDefault="00E8655B" w:rsidP="00E8655B">
      <w:pPr>
        <w:pStyle w:val="Head3"/>
      </w:pPr>
      <w:r w:rsidRPr="009B6425">
        <w:t>All of Us concentrates on diversity, population health, and pandemic response.</w:t>
      </w:r>
    </w:p>
    <w:p w14:paraId="70035112" w14:textId="6EB2F006" w:rsidR="00E8655B" w:rsidRPr="009B6425" w:rsidRDefault="00E8655B" w:rsidP="003D4F94">
      <w:pPr>
        <w:pStyle w:val="Paraflushleft"/>
      </w:pPr>
      <w:r w:rsidRPr="009B6425">
        <w:t xml:space="preserve">The All of Us research corpus (450 clusterable articles) displayed </w:t>
      </w:r>
      <w:del w:id="475" w:author="Author">
        <w:r w:rsidRPr="009B6425">
          <w:delText xml:space="preserve">ten </w:delText>
        </w:r>
      </w:del>
      <w:ins w:id="476" w:author="Author">
        <w:r w:rsidRPr="009B6425">
          <w:t xml:space="preserve">10 </w:t>
        </w:r>
      </w:ins>
      <w:r w:rsidRPr="009B6425">
        <w:t xml:space="preserve">compact clusters, consistent with its shorter publication history but wide-ranging institutional mandate. </w:t>
      </w:r>
      <w:del w:id="477" w:author="Author">
        <w:r w:rsidRPr="009B6425">
          <w:delText xml:space="preserve">Cluster </w:delText>
        </w:r>
      </w:del>
      <w:r w:rsidRPr="009B6425">
        <w:t xml:space="preserve">C5 (38 publications) anchors the program’s policy-driven identity around </w:t>
      </w:r>
      <w:r w:rsidRPr="009B6425">
        <w:rPr>
          <w:rPrChange w:id="478" w:author="Manuel Corpas" w:date="2026-01-15T16:12:00Z" w16du:dateUtc="2026-01-15T16:12:00Z">
            <w:rPr>
              <w:i/>
              <w:iCs/>
            </w:rPr>
          </w:rPrChange>
        </w:rPr>
        <w:t>“precision medicine”</w:t>
      </w:r>
      <w:r w:rsidRPr="009B6425">
        <w:t xml:space="preserve"> and </w:t>
      </w:r>
      <w:r w:rsidRPr="009B6425">
        <w:rPr>
          <w:rPrChange w:id="479" w:author="Manuel Corpas" w:date="2026-01-15T16:12:00Z" w16du:dateUtc="2026-01-15T16:12:00Z">
            <w:rPr>
              <w:i/>
              <w:iCs/>
            </w:rPr>
          </w:rPrChange>
        </w:rPr>
        <w:t>“biomedical research.”</w:t>
      </w:r>
      <w:r w:rsidRPr="009B6425">
        <w:t xml:space="preserve"> </w:t>
      </w:r>
      <w:del w:id="480" w:author="Author">
        <w:r w:rsidRPr="009B6425">
          <w:delText xml:space="preserve">Cluster </w:delText>
        </w:r>
      </w:del>
      <w:r w:rsidRPr="009B6425">
        <w:t xml:space="preserve">C6 (32 publications) captures COVID-19 and mental health, with </w:t>
      </w:r>
      <w:r w:rsidRPr="009B6425">
        <w:rPr>
          <w:rPrChange w:id="481" w:author="Manuel Corpas" w:date="2026-01-15T16:12:00Z" w16du:dateUtc="2026-01-15T16:12:00Z">
            <w:rPr>
              <w:i/>
              <w:iCs/>
            </w:rPr>
          </w:rPrChange>
        </w:rPr>
        <w:t>“depression,” “COVID-19,” “anxiety,”</w:t>
      </w:r>
      <w:r w:rsidRPr="009B6425">
        <w:t xml:space="preserve"> and </w:t>
      </w:r>
      <w:r w:rsidRPr="009B6425">
        <w:rPr>
          <w:rPrChange w:id="482" w:author="Manuel Corpas" w:date="2026-01-15T16:12:00Z" w16du:dateUtc="2026-01-15T16:12:00Z">
            <w:rPr>
              <w:i/>
              <w:iCs/>
            </w:rPr>
          </w:rPrChange>
        </w:rPr>
        <w:t>“SARS-CoV-2”</w:t>
      </w:r>
      <w:r w:rsidRPr="009B6425">
        <w:t xml:space="preserve"> among the dominant descriptors. Two population health clusters (C3, 28 publications; C4, 58 publications) emphasize epidemiological study designs (</w:t>
      </w:r>
      <w:r w:rsidRPr="009B6425">
        <w:rPr>
          <w:rPrChange w:id="483" w:author="Manuel Corpas" w:date="2026-01-15T16:12:00Z" w16du:dateUtc="2026-01-15T16:12:00Z">
            <w:rPr>
              <w:i/>
              <w:iCs/>
            </w:rPr>
          </w:rPrChange>
        </w:rPr>
        <w:t>“case-control studies,” “cross-sectional studies”</w:t>
      </w:r>
      <w:r w:rsidRPr="009B6425">
        <w:t xml:space="preserve">). </w:t>
      </w:r>
      <w:del w:id="484" w:author="Author">
        <w:r w:rsidRPr="009B6425">
          <w:delText xml:space="preserve">Cluster </w:delText>
        </w:r>
      </w:del>
      <w:r w:rsidRPr="009B6425">
        <w:t xml:space="preserve">C7 (35 publications) represents genomics, although this remains proportionally smaller than in UK Biobank or FinnGen. Additional clusters highlight demographic tags such as </w:t>
      </w:r>
      <w:r w:rsidRPr="009B6425">
        <w:rPr>
          <w:rPrChange w:id="485" w:author="Manuel Corpas" w:date="2026-01-15T16:12:00Z" w16du:dateUtc="2026-01-15T16:12:00Z">
            <w:rPr>
              <w:i/>
              <w:iCs/>
            </w:rPr>
          </w:rPrChange>
        </w:rPr>
        <w:t>“United States,” “young adult,”</w:t>
      </w:r>
      <w:r w:rsidRPr="009B6425">
        <w:t xml:space="preserve"> and </w:t>
      </w:r>
      <w:r w:rsidRPr="009B6425">
        <w:rPr>
          <w:rPrChange w:id="486" w:author="Manuel Corpas" w:date="2026-01-15T16:12:00Z" w16du:dateUtc="2026-01-15T16:12:00Z">
            <w:rPr>
              <w:i/>
              <w:iCs/>
            </w:rPr>
          </w:rPrChange>
        </w:rPr>
        <w:t>“population health,”</w:t>
      </w:r>
      <w:r w:rsidRPr="009B6425">
        <w:t xml:space="preserve"> consistent with the program’s focus on diversity and representation. These clusters project a </w:t>
      </w:r>
      <w:del w:id="487" w:author="Author">
        <w:r w:rsidRPr="009B6425">
          <w:delText>socio-clinical</w:delText>
        </w:r>
      </w:del>
      <w:ins w:id="488" w:author="Author">
        <w:r w:rsidRPr="009B6425">
          <w:t>socioclinical</w:t>
        </w:r>
      </w:ins>
      <w:r w:rsidRPr="009B6425">
        <w:t xml:space="preserve"> identity where genomics is integrated but not yet central, and responsiveness to equity and urgent health challenges is paramount.</w:t>
      </w:r>
    </w:p>
    <w:p w14:paraId="4A4A07B0" w14:textId="55E218C3" w:rsidR="00E8655B" w:rsidRPr="009B6425" w:rsidRDefault="00E8655B" w:rsidP="00E8655B">
      <w:pPr>
        <w:pStyle w:val="Head3"/>
      </w:pPr>
      <w:del w:id="489" w:author="Author">
        <w:r w:rsidRPr="009B6425">
          <w:delText xml:space="preserve">MVP </w:delText>
        </w:r>
      </w:del>
      <w:ins w:id="490" w:author="Author">
        <w:r w:rsidRPr="009B6425">
          <w:t xml:space="preserve">The Million Veteran Program </w:t>
        </w:r>
      </w:ins>
      <w:r w:rsidRPr="009B6425">
        <w:t>features veteran-specific pathologies and risk profiles.</w:t>
      </w:r>
    </w:p>
    <w:p w14:paraId="1515D736" w14:textId="08966173" w:rsidR="00E8655B" w:rsidRPr="009B6425" w:rsidRDefault="00E8655B" w:rsidP="003D4F94">
      <w:pPr>
        <w:pStyle w:val="Paraflushleft"/>
      </w:pPr>
      <w:r w:rsidRPr="009B6425">
        <w:t xml:space="preserve">Although comprising the fewest clusterable publications (325 articles), </w:t>
      </w:r>
      <w:del w:id="491" w:author="Author">
        <w:r w:rsidRPr="009B6425">
          <w:delText>the Million Veteran Program</w:delText>
        </w:r>
      </w:del>
      <w:ins w:id="492" w:author="Author">
        <w:r w:rsidRPr="009B6425">
          <w:t>MVP</w:t>
        </w:r>
      </w:ins>
      <w:r w:rsidRPr="009B6425">
        <w:t xml:space="preserve"> revealed </w:t>
      </w:r>
      <w:del w:id="493" w:author="Author">
        <w:r w:rsidRPr="009B6425">
          <w:delText xml:space="preserve">ten </w:delText>
        </w:r>
      </w:del>
      <w:ins w:id="494" w:author="Author">
        <w:r w:rsidRPr="009B6425">
          <w:t xml:space="preserve">10 </w:t>
        </w:r>
      </w:ins>
      <w:r w:rsidRPr="009B6425">
        <w:t xml:space="preserve">well-differentiated clusters that reflect its unique participant population. </w:t>
      </w:r>
      <w:del w:id="495" w:author="Author">
        <w:r w:rsidRPr="009B6425">
          <w:delText xml:space="preserve">Cluster </w:delText>
        </w:r>
      </w:del>
      <w:r w:rsidRPr="009B6425">
        <w:t>C3 (28 publications) centers on lipid genetics (</w:t>
      </w:r>
      <w:r w:rsidRPr="009B6425">
        <w:rPr>
          <w:rPrChange w:id="496" w:author="Manuel Corpas" w:date="2026-01-15T16:12:00Z" w16du:dateUtc="2026-01-15T16:12:00Z">
            <w:rPr>
              <w:i/>
              <w:iCs/>
            </w:rPr>
          </w:rPrChange>
        </w:rPr>
        <w:t>“triglycerides,” “HDL cholesterol”</w:t>
      </w:r>
      <w:r w:rsidRPr="009B6425">
        <w:t xml:space="preserve">), consistent with cardiovascular research priorities. </w:t>
      </w:r>
      <w:del w:id="497" w:author="Author">
        <w:r w:rsidRPr="009B6425">
          <w:delText xml:space="preserve">Cluster </w:delText>
        </w:r>
      </w:del>
      <w:r w:rsidRPr="009B6425">
        <w:t xml:space="preserve">C7 (21 publications) explicitly encodes </w:t>
      </w:r>
      <w:r w:rsidRPr="009B6425">
        <w:rPr>
          <w:rPrChange w:id="498" w:author="Manuel Corpas" w:date="2026-01-15T16:12:00Z" w16du:dateUtc="2026-01-15T16:12:00Z">
            <w:rPr>
              <w:i/>
              <w:iCs/>
            </w:rPr>
          </w:rPrChange>
        </w:rPr>
        <w:t>“veterans”</w:t>
      </w:r>
      <w:r w:rsidRPr="009B6425">
        <w:t xml:space="preserve"> and </w:t>
      </w:r>
      <w:r w:rsidRPr="009B6425">
        <w:rPr>
          <w:rPrChange w:id="499" w:author="Manuel Corpas" w:date="2026-01-15T16:12:00Z" w16du:dateUtc="2026-01-15T16:12:00Z">
            <w:rPr>
              <w:i/>
              <w:iCs/>
            </w:rPr>
          </w:rPrChange>
        </w:rPr>
        <w:t>“traumatic brain injury,”</w:t>
      </w:r>
      <w:r w:rsidRPr="009B6425">
        <w:t xml:space="preserve"> distinguishing MVP from civilian cohorts. Mental health appears in multiple clusters: C6 (29 publications) highlights </w:t>
      </w:r>
      <w:del w:id="500" w:author="Author">
        <w:r w:rsidRPr="009B6425">
          <w:delText xml:space="preserve">PTSD </w:delText>
        </w:r>
      </w:del>
      <w:ins w:id="501" w:author="Author">
        <w:r w:rsidRPr="009B6425">
          <w:t xml:space="preserve">posttraumatic stress disorder </w:t>
        </w:r>
        <w:r w:rsidRPr="009B6425">
          <w:rPr>
            <w:b/>
          </w:rPr>
          <w:t>[**AU: Abbreviations used fewer than two times in the main text have been removed throughout, per house style.**]</w:t>
        </w:r>
        <w:r w:rsidRPr="009B6425">
          <w:t xml:space="preserve"> </w:t>
        </w:r>
      </w:ins>
      <w:r w:rsidRPr="009B6425">
        <w:t xml:space="preserve">with terms such as </w:t>
      </w:r>
      <w:r w:rsidRPr="009B6425">
        <w:rPr>
          <w:rPrChange w:id="502" w:author="Manuel Corpas" w:date="2026-01-15T16:12:00Z" w16du:dateUtc="2026-01-15T16:12:00Z">
            <w:rPr>
              <w:i/>
              <w:iCs/>
            </w:rPr>
          </w:rPrChange>
        </w:rPr>
        <w:t>“stress disorders, post-traumatic,”</w:t>
      </w:r>
      <w:r w:rsidRPr="009B6425">
        <w:t xml:space="preserve"> while C9 (12 publications) is focused on suicide and </w:t>
      </w:r>
      <w:r w:rsidRPr="009B6425">
        <w:lastRenderedPageBreak/>
        <w:t xml:space="preserve">major depression. </w:t>
      </w:r>
      <w:del w:id="503" w:author="Author">
        <w:r w:rsidRPr="009B6425">
          <w:delText xml:space="preserve">Cluster </w:delText>
        </w:r>
      </w:del>
      <w:r w:rsidRPr="009B6425">
        <w:t xml:space="preserve">C4 (37 publications) represents COVID-19 mobilization, and </w:t>
      </w:r>
      <w:del w:id="504" w:author="Author">
        <w:r w:rsidRPr="009B6425">
          <w:delText xml:space="preserve">Cluster </w:delText>
        </w:r>
      </w:del>
      <w:r w:rsidRPr="009B6425">
        <w:t>C0 (31 publications) corresponds to Veterans Affairs institutional research. These clusters illustrate MVP’s distinctive veteran-centered research profile, integrating cardiovascular and genomic themes with uniquely military exposures and mental health priorities.</w:t>
      </w:r>
    </w:p>
    <w:p w14:paraId="01EDF828" w14:textId="77777777" w:rsidR="00E8655B" w:rsidRPr="009B6425" w:rsidRDefault="00E8655B" w:rsidP="00E8655B">
      <w:pPr>
        <w:pStyle w:val="Head2"/>
      </w:pPr>
      <w:r w:rsidRPr="009B6425">
        <w:t>Research Gaps Reveal Missed Opportunities for Biobank Contributions</w:t>
      </w:r>
    </w:p>
    <w:p w14:paraId="2155B93A" w14:textId="2D374CD9" w:rsidR="00E8655B" w:rsidRPr="009B6425" w:rsidRDefault="00E8655B" w:rsidP="003D4F94">
      <w:pPr>
        <w:pStyle w:val="Paraflushleft"/>
      </w:pPr>
      <w:r w:rsidRPr="009B6425">
        <w:t xml:space="preserve">To evaluate the alignment between biobank-linked research and global health needs, we analyzed the 11,726 publications with available MeSH annotations and mapped them to 25 high-burden disease areas. </w:t>
      </w:r>
      <w:hyperlink w:anchor="fig4" w:history="1">
        <w:r w:rsidRPr="009B6425">
          <w:rPr>
            <w:rStyle w:val="Figurecallout"/>
          </w:rPr>
          <w:t>Figure 4</w:t>
        </w:r>
        <w:r w:rsidRPr="009B6425">
          <w:rPr>
            <w:rStyle w:val="Figurecallout"/>
            <w:i/>
          </w:rPr>
          <w:t>a</w:t>
        </w:r>
      </w:hyperlink>
      <w:r w:rsidRPr="009B6425">
        <w:t xml:space="preserve"> shows a heat</w:t>
      </w:r>
      <w:ins w:id="505" w:author="Author">
        <w:r w:rsidRPr="009B6425">
          <w:t xml:space="preserve"> </w:t>
        </w:r>
      </w:ins>
      <w:r w:rsidRPr="009B6425">
        <w:t>map of publication counts per disease</w:t>
      </w:r>
      <w:del w:id="506" w:author="Author">
        <w:r w:rsidRPr="009B6425">
          <w:delText>-</w:delText>
        </w:r>
      </w:del>
      <w:ins w:id="507" w:author="Author">
        <w:r w:rsidRPr="009B6425">
          <w:t>–</w:t>
        </w:r>
      </w:ins>
      <w:r w:rsidRPr="009B6425">
        <w:t xml:space="preserve">biobank pair. </w:t>
      </w:r>
      <w:del w:id="508" w:author="Author">
        <w:r w:rsidRPr="009B6425">
          <w:delText xml:space="preserve">The </w:delText>
        </w:r>
      </w:del>
      <w:r w:rsidRPr="009B6425">
        <w:t>UK Biobank dominates research output across nearly all disease areas, contributing over 1,000 publications on stroke, nearly 700 on Alzheimer’s disease, and several hundred on common conditions such as lung cancer, asthma, and ischemic heart disease.</w:t>
      </w:r>
    </w:p>
    <w:p w14:paraId="59BF5339" w14:textId="1BE89298" w:rsidR="003D4F94" w:rsidRPr="009B6425" w:rsidRDefault="003D4F94" w:rsidP="003D4F94">
      <w:pPr>
        <w:pStyle w:val="Paraindented"/>
      </w:pPr>
      <w:bookmarkStart w:id="509" w:name="fig4"/>
      <w:r w:rsidRPr="009B6425">
        <w:rPr>
          <w:b/>
          <w:color w:val="000080"/>
        </w:rPr>
        <w:t>&lt;COMP: PLEASE INSERT FIGURE 4 HERE&gt;</w:t>
      </w:r>
    </w:p>
    <w:p w14:paraId="24C47658" w14:textId="0EDF02D0" w:rsidR="00EE6972" w:rsidRPr="009B6425" w:rsidRDefault="00EE6972" w:rsidP="003D4F94">
      <w:pPr>
        <w:pStyle w:val="Figurecaption"/>
      </w:pPr>
      <w:r w:rsidRPr="009B6425">
        <w:rPr>
          <w:rStyle w:val="Figurecaptionc"/>
        </w:rPr>
        <w:t>Figure 4</w:t>
      </w:r>
      <w:bookmarkEnd w:id="509"/>
      <w:r w:rsidRPr="009B6425">
        <w:t xml:space="preserve"> </w:t>
      </w:r>
      <w:r w:rsidRPr="009B6425">
        <w:rPr>
          <w:iCs/>
        </w:rPr>
        <w:t>Disease-specific research coverage and research opportunity scores by biobank.</w:t>
      </w:r>
      <w:r w:rsidRPr="009B6425">
        <w:t xml:space="preserve"> (</w:t>
      </w:r>
      <w:r w:rsidRPr="009B6425">
        <w:rPr>
          <w:bCs/>
          <w:i/>
          <w:iCs/>
        </w:rPr>
        <w:t>a</w:t>
      </w:r>
      <w:r w:rsidRPr="009B6425">
        <w:t>) Heat</w:t>
      </w:r>
      <w:ins w:id="510" w:author="Author">
        <w:r w:rsidRPr="009B6425">
          <w:t xml:space="preserve"> </w:t>
        </w:r>
      </w:ins>
      <w:r w:rsidRPr="009B6425">
        <w:t xml:space="preserve">map showing the number of peer-reviewed, PubMed-indexed publications linked to each of five biobanks across 25 high-burden global diseases. Disease burden rankings are derived from </w:t>
      </w:r>
      <w:ins w:id="511" w:author="Author">
        <w:r w:rsidRPr="009B6425">
          <w:t>disability-adjusted life years</w:t>
        </w:r>
      </w:ins>
      <w:del w:id="512" w:author="Author">
        <w:r w:rsidRPr="009B6425">
          <w:delText>DALYs</w:delText>
        </w:r>
      </w:del>
      <w:r w:rsidRPr="009B6425">
        <w:t xml:space="preserve">, deaths, and prevalence metrics in </w:t>
      </w:r>
      <w:del w:id="513" w:author="Author">
        <w:r w:rsidRPr="009B6425">
          <w:delText xml:space="preserve">GBD </w:delText>
        </w:r>
      </w:del>
      <w:ins w:id="514" w:author="Author">
        <w:r w:rsidRPr="009B6425">
          <w:t xml:space="preserve">the Global Burden of Disease </w:t>
        </w:r>
      </w:ins>
      <w:r w:rsidRPr="009B6425">
        <w:t>2021 (</w:t>
      </w:r>
      <w:hyperlink w:anchor="bib27" w:history="1">
        <w:r w:rsidRPr="009B6425">
          <w:rPr>
            <w:rStyle w:val="Hyperlink"/>
          </w:rPr>
          <w:t>27</w:t>
        </w:r>
      </w:hyperlink>
      <w:r w:rsidRPr="009B6425">
        <w:t>). Color intensity indicates publication volume. UK Biobank demonstrates broad thematic coverage, while other biobanks show selective emphasis and limited engagement with diseases like malaria, tuberculosis, and neglected tropical diseases. (</w:t>
      </w:r>
      <w:r w:rsidRPr="009B6425">
        <w:rPr>
          <w:bCs/>
          <w:i/>
          <w:iCs/>
        </w:rPr>
        <w:t>b</w:t>
      </w:r>
      <w:r w:rsidRPr="009B6425">
        <w:t xml:space="preserve">) Bar plot showing each biobank’s </w:t>
      </w:r>
      <w:del w:id="515" w:author="Author">
        <w:r w:rsidRPr="009B6425">
          <w:delText>R</w:delText>
        </w:r>
      </w:del>
      <w:ins w:id="516" w:author="Author">
        <w:r w:rsidRPr="009B6425">
          <w:t>r</w:t>
        </w:r>
      </w:ins>
      <w:r w:rsidRPr="009B6425">
        <w:t xml:space="preserve">esearch </w:t>
      </w:r>
      <w:del w:id="517" w:author="Author">
        <w:r w:rsidRPr="009B6425">
          <w:delText>O</w:delText>
        </w:r>
      </w:del>
      <w:ins w:id="518" w:author="Author">
        <w:r w:rsidRPr="009B6425">
          <w:t>o</w:t>
        </w:r>
      </w:ins>
      <w:r w:rsidRPr="009B6425">
        <w:t xml:space="preserve">pportunity </w:t>
      </w:r>
      <w:del w:id="519" w:author="Author">
        <w:r w:rsidRPr="009B6425">
          <w:delText>S</w:delText>
        </w:r>
      </w:del>
      <w:ins w:id="520" w:author="Author">
        <w:r w:rsidRPr="009B6425">
          <w:t>s</w:t>
        </w:r>
      </w:ins>
      <w:r w:rsidRPr="009B6425">
        <w:t>core, defined as the summed burden of diseases with ≤2 associated publications. Higher scores indicate more unmet potential to address critical global health gaps.</w:t>
      </w:r>
    </w:p>
    <w:p w14:paraId="70AF9D5E" w14:textId="029FAA2F" w:rsidR="00E8655B" w:rsidRPr="009B6425" w:rsidRDefault="00E8655B" w:rsidP="003D4F94">
      <w:pPr>
        <w:pStyle w:val="Paraindented"/>
      </w:pPr>
      <w:r w:rsidRPr="009B6425">
        <w:rPr>
          <w:rFonts w:cs="Arial"/>
        </w:rPr>
        <w:t>In contrast, non-UK biobanks (</w:t>
      </w:r>
      <w:del w:id="521" w:author="Author">
        <w:r w:rsidRPr="009B6425">
          <w:rPr>
            <w:rFonts w:cs="Arial"/>
          </w:rPr>
          <w:delText>Million Veteran Program</w:delText>
        </w:r>
      </w:del>
      <w:ins w:id="522" w:author="Author">
        <w:r w:rsidRPr="009B6425">
          <w:rPr>
            <w:rFonts w:cs="Arial"/>
          </w:rPr>
          <w:t>MVP</w:t>
        </w:r>
      </w:ins>
      <w:r w:rsidRPr="009B6425">
        <w:rPr>
          <w:rFonts w:cs="Arial"/>
        </w:rPr>
        <w:t>, FinnGen, All of Us, and the Estonian Biobank) exhibit markedly sparser coverage. Many diseases with substantial global burden (particularly tuberculosis, neglected tropical diseases, diarrheal diseases, road traffic injuries, and malaria) remain underrepresented or entirely absent from their research portfolios. For example, malaria and road traffic accidents have only one publication each across all five biobanks. Diseases with high nonfatal burden, such as low back pain and cataracts, also receive limited attention.</w:t>
      </w:r>
    </w:p>
    <w:p w14:paraId="1C3511F1" w14:textId="7283E38D" w:rsidR="00E8655B" w:rsidRPr="009B6425" w:rsidRDefault="003D4F94" w:rsidP="003D4F94">
      <w:pPr>
        <w:pStyle w:val="Paraindented"/>
      </w:pPr>
      <w:hyperlink w:anchor="fig4" w:history="1">
        <w:r w:rsidRPr="009B6425">
          <w:rPr>
            <w:rStyle w:val="Figurecallout"/>
          </w:rPr>
          <w:t>Figure 4</w:t>
        </w:r>
        <w:r w:rsidRPr="009B6425">
          <w:rPr>
            <w:rStyle w:val="Figurecallout"/>
            <w:i/>
          </w:rPr>
          <w:t>b</w:t>
        </w:r>
      </w:hyperlink>
      <w:r w:rsidRPr="009B6425">
        <w:rPr>
          <w:rFonts w:cs="Arial"/>
        </w:rPr>
        <w:t xml:space="preserve"> quantifies this imbalance through a biobank-specific </w:t>
      </w:r>
      <w:del w:id="523" w:author="Author">
        <w:r w:rsidRPr="009B6425">
          <w:rPr>
            <w:rFonts w:cs="Arial"/>
          </w:rPr>
          <w:delText>“</w:delText>
        </w:r>
        <w:r w:rsidRPr="009B6425">
          <w:rPr>
            <w:rFonts w:cs="Arial"/>
            <w:bCs/>
          </w:rPr>
          <w:delText>R</w:delText>
        </w:r>
      </w:del>
      <w:ins w:id="524" w:author="Author">
        <w:r w:rsidRPr="009B6425">
          <w:rPr>
            <w:rFonts w:cs="Arial"/>
            <w:bCs/>
          </w:rPr>
          <w:t>r</w:t>
        </w:r>
      </w:ins>
      <w:r w:rsidRPr="009B6425">
        <w:rPr>
          <w:rFonts w:cs="Arial"/>
          <w:bCs/>
        </w:rPr>
        <w:t xml:space="preserve">esearch </w:t>
      </w:r>
      <w:del w:id="525" w:author="Author">
        <w:r w:rsidRPr="009B6425">
          <w:rPr>
            <w:rFonts w:cs="Arial"/>
            <w:bCs/>
          </w:rPr>
          <w:delText>O</w:delText>
        </w:r>
      </w:del>
      <w:ins w:id="526" w:author="Author">
        <w:r w:rsidRPr="009B6425">
          <w:rPr>
            <w:rFonts w:cs="Arial"/>
            <w:bCs/>
          </w:rPr>
          <w:t>o</w:t>
        </w:r>
      </w:ins>
      <w:r w:rsidRPr="009B6425">
        <w:rPr>
          <w:rFonts w:cs="Arial"/>
          <w:bCs/>
        </w:rPr>
        <w:t xml:space="preserve">pportunity </w:t>
      </w:r>
      <w:del w:id="527" w:author="Author">
        <w:r w:rsidRPr="009B6425">
          <w:rPr>
            <w:rFonts w:cs="Arial"/>
            <w:bCs/>
          </w:rPr>
          <w:delText>S</w:delText>
        </w:r>
      </w:del>
      <w:ins w:id="528" w:author="Author">
        <w:r w:rsidRPr="009B6425">
          <w:rPr>
            <w:rFonts w:cs="Arial"/>
            <w:bCs/>
          </w:rPr>
          <w:t>s</w:t>
        </w:r>
      </w:ins>
      <w:r w:rsidRPr="009B6425">
        <w:rPr>
          <w:rFonts w:cs="Arial"/>
          <w:bCs/>
        </w:rPr>
        <w:t>cor</w:t>
      </w:r>
      <w:r w:rsidRPr="009B6425">
        <w:t>e,</w:t>
      </w:r>
      <w:del w:id="529" w:author="Author">
        <w:r w:rsidRPr="009B6425">
          <w:delText>”</w:delText>
        </w:r>
      </w:del>
      <w:r w:rsidRPr="009B6425">
        <w:rPr>
          <w:rFonts w:cs="Arial"/>
        </w:rPr>
        <w:t xml:space="preserve"> </w:t>
      </w:r>
      <w:ins w:id="530" w:author="Author">
        <w:r w:rsidRPr="009B6425">
          <w:rPr>
            <w:rFonts w:cs="Arial"/>
            <w:b/>
          </w:rPr>
          <w:t>[**AU: Quotation marks are used for direct quotation or nonstandard use of words, per house style. All other uses have been removed throughout.**]</w:t>
        </w:r>
      </w:ins>
      <w:r w:rsidRPr="009B6425">
        <w:rPr>
          <w:rFonts w:cs="Arial"/>
        </w:rPr>
        <w:t xml:space="preserve">which captures the cumulative </w:t>
      </w:r>
      <w:r w:rsidRPr="009B6425">
        <w:rPr>
          <w:rFonts w:cs="Arial"/>
        </w:rPr>
        <w:lastRenderedPageBreak/>
        <w:t>burden of diseases with two or fewer associated publications in each biobank. UK Biobank, despite having the broadest coverage, still exhibits unrealized potential with a score of 848 across two critical gaps (malaria and road traffic accidents). Other biobanks show significantly higher opportunity scores and a greater number of underrepresented diseases: MVP (464</w:t>
      </w:r>
      <w:del w:id="531" w:author="Author">
        <w:r w:rsidRPr="009B6425">
          <w:rPr>
            <w:rFonts w:cs="Arial"/>
          </w:rPr>
          <w:delText xml:space="preserve">; </w:delText>
        </w:r>
      </w:del>
      <w:ins w:id="532" w:author="Author">
        <w:r w:rsidRPr="009B6425">
          <w:rPr>
            <w:rFonts w:cs="Arial"/>
          </w:rPr>
          <w:t xml:space="preserve">, </w:t>
        </w:r>
      </w:ins>
      <w:r w:rsidRPr="009B6425">
        <w:rPr>
          <w:rFonts w:cs="Arial"/>
        </w:rPr>
        <w:t>6 gaps),</w:t>
      </w:r>
      <w:ins w:id="533" w:author="Author">
        <w:r w:rsidRPr="009B6425">
          <w:rPr>
            <w:rFonts w:cs="Arial"/>
          </w:rPr>
          <w:t xml:space="preserve"> the</w:t>
        </w:r>
      </w:ins>
      <w:r w:rsidRPr="009B6425">
        <w:rPr>
          <w:rFonts w:cs="Arial"/>
        </w:rPr>
        <w:t xml:space="preserve"> Estonian Biobank (456</w:t>
      </w:r>
      <w:del w:id="534" w:author="Author">
        <w:r w:rsidRPr="009B6425">
          <w:rPr>
            <w:rFonts w:cs="Arial"/>
          </w:rPr>
          <w:delText xml:space="preserve">; </w:delText>
        </w:r>
      </w:del>
      <w:ins w:id="535" w:author="Author">
        <w:r w:rsidRPr="009B6425">
          <w:rPr>
            <w:rFonts w:cs="Arial"/>
          </w:rPr>
          <w:t xml:space="preserve">, </w:t>
        </w:r>
      </w:ins>
      <w:r w:rsidRPr="009B6425">
        <w:rPr>
          <w:rFonts w:cs="Arial"/>
        </w:rPr>
        <w:t>5 gaps), FinnGen (428</w:t>
      </w:r>
      <w:del w:id="536" w:author="Author">
        <w:r w:rsidRPr="009B6425">
          <w:rPr>
            <w:rFonts w:cs="Arial"/>
          </w:rPr>
          <w:delText xml:space="preserve">; </w:delText>
        </w:r>
      </w:del>
      <w:ins w:id="537" w:author="Author">
        <w:r w:rsidRPr="009B6425">
          <w:rPr>
            <w:rFonts w:cs="Arial"/>
          </w:rPr>
          <w:t xml:space="preserve">, </w:t>
        </w:r>
      </w:ins>
      <w:r w:rsidRPr="009B6425">
        <w:rPr>
          <w:rFonts w:cs="Arial"/>
        </w:rPr>
        <w:t>3 gaps), and All of Us (366</w:t>
      </w:r>
      <w:del w:id="538" w:author="Author">
        <w:r w:rsidRPr="009B6425">
          <w:rPr>
            <w:rFonts w:cs="Arial"/>
          </w:rPr>
          <w:delText xml:space="preserve">; </w:delText>
        </w:r>
      </w:del>
      <w:ins w:id="539" w:author="Author">
        <w:r w:rsidRPr="009B6425">
          <w:rPr>
            <w:rFonts w:cs="Arial"/>
          </w:rPr>
          <w:t xml:space="preserve">, </w:t>
        </w:r>
      </w:ins>
      <w:r w:rsidRPr="009B6425">
        <w:rPr>
          <w:rFonts w:cs="Arial"/>
        </w:rPr>
        <w:t>3 gaps). These findings highlight major institutional opportunities to address neglected, yet high-impact, disease areas through more inclusive biobank research strategies.</w:t>
      </w:r>
    </w:p>
    <w:p w14:paraId="3AFE0884" w14:textId="254C5145" w:rsidR="00E8655B" w:rsidRPr="009B6425" w:rsidRDefault="00E8655B" w:rsidP="00E8655B">
      <w:pPr>
        <w:pStyle w:val="Head3"/>
      </w:pPr>
      <w:r w:rsidRPr="009B6425">
        <w:t>Structural imbalances in disease representation.</w:t>
      </w:r>
    </w:p>
    <w:p w14:paraId="3E99921C" w14:textId="724CD845" w:rsidR="00E8655B" w:rsidRPr="009B6425" w:rsidRDefault="00E8655B" w:rsidP="003D4F94">
      <w:pPr>
        <w:pStyle w:val="Paraflushleft"/>
      </w:pPr>
      <w:r w:rsidRPr="009B6425">
        <w:t>We evaluated the overall landscape of research gaps across all 25 disease areas, integrating gap severity, burden-research misalignment, category-level intensity, and priority areas for intervention (</w:t>
      </w:r>
      <w:hyperlink w:anchor="fig5" w:history="1">
        <w:r w:rsidRPr="009B6425">
          <w:rPr>
            <w:rStyle w:val="Figurecallout"/>
          </w:rPr>
          <w:t>Figure 5</w:t>
        </w:r>
      </w:hyperlink>
      <w:r w:rsidRPr="009B6425">
        <w:t>). Among the diseases assessed, 64% were classified as having low research gaps, while 8% showed moderate gaps, 12% high gaps, and 16% critical gaps, defined by high burden and minimal biobank representation (</w:t>
      </w:r>
      <w:hyperlink w:anchor="fig5" w:history="1">
        <w:r w:rsidRPr="009B6425">
          <w:rPr>
            <w:rStyle w:val="Figurecallout"/>
          </w:rPr>
          <w:t>Figure 5</w:t>
        </w:r>
        <w:r w:rsidRPr="009B6425">
          <w:rPr>
            <w:rStyle w:val="Figurecallout"/>
            <w:i/>
          </w:rPr>
          <w:t>a</w:t>
        </w:r>
      </w:hyperlink>
      <w:r w:rsidRPr="009B6425">
        <w:t>). This distribution underscores that while many diseases are reasonably represented, a significant subset remains severely neglected.</w:t>
      </w:r>
    </w:p>
    <w:p w14:paraId="45BF5B85" w14:textId="5926C865" w:rsidR="003D4F94" w:rsidRPr="009B6425" w:rsidRDefault="003D4F94" w:rsidP="003D4F94">
      <w:pPr>
        <w:pStyle w:val="Paraindented"/>
      </w:pPr>
      <w:bookmarkStart w:id="540" w:name="fig5"/>
      <w:r w:rsidRPr="009B6425">
        <w:rPr>
          <w:b/>
          <w:color w:val="000080"/>
        </w:rPr>
        <w:t>&lt;COMP: PLEASE INSERT FIGURE 5 HERE&gt;</w:t>
      </w:r>
    </w:p>
    <w:p w14:paraId="5CDCD133" w14:textId="4C3C7AD4" w:rsidR="00EE6972" w:rsidRPr="009B6425" w:rsidRDefault="00EE6972" w:rsidP="003D4F94">
      <w:pPr>
        <w:pStyle w:val="Figurecaption"/>
      </w:pPr>
      <w:r w:rsidRPr="009B6425">
        <w:rPr>
          <w:rStyle w:val="Figurecaptionc"/>
        </w:rPr>
        <w:t>Figure 5</w:t>
      </w:r>
      <w:bookmarkEnd w:id="540"/>
      <w:r w:rsidRPr="009B6425">
        <w:t xml:space="preserve"> Summary of research gaps across 25 high-burden diseases. (</w:t>
      </w:r>
      <w:r w:rsidRPr="009B6425">
        <w:rPr>
          <w:bCs/>
          <w:i/>
          <w:iCs/>
        </w:rPr>
        <w:t>a</w:t>
      </w:r>
      <w:r w:rsidRPr="009B6425">
        <w:t xml:space="preserve">) Pie chart showing the distribution of research gap severity classifications across 25 diseases. Categories are defined based on gap score thresholds derived from burden and publication alignment: </w:t>
      </w:r>
      <w:del w:id="541" w:author="Author">
        <w:r w:rsidRPr="009B6425">
          <w:delText>C</w:delText>
        </w:r>
      </w:del>
      <w:ins w:id="542" w:author="Author">
        <w:r w:rsidRPr="009B6425">
          <w:t>c</w:t>
        </w:r>
      </w:ins>
      <w:r w:rsidRPr="009B6425">
        <w:t xml:space="preserve">ritical (&gt;70), </w:t>
      </w:r>
      <w:del w:id="543" w:author="Author">
        <w:r w:rsidRPr="009B6425">
          <w:delText>H</w:delText>
        </w:r>
      </w:del>
      <w:ins w:id="544" w:author="Author">
        <w:r w:rsidRPr="009B6425">
          <w:t>h</w:t>
        </w:r>
      </w:ins>
      <w:r w:rsidRPr="009B6425">
        <w:t xml:space="preserve">igh (50–70), </w:t>
      </w:r>
      <w:del w:id="545" w:author="Author">
        <w:r w:rsidRPr="009B6425">
          <w:delText>M</w:delText>
        </w:r>
      </w:del>
      <w:ins w:id="546" w:author="Author">
        <w:r w:rsidRPr="009B6425">
          <w:t>m</w:t>
        </w:r>
      </w:ins>
      <w:r w:rsidRPr="009B6425">
        <w:t xml:space="preserve">oderate (30–50), and </w:t>
      </w:r>
      <w:del w:id="547" w:author="Author">
        <w:r w:rsidRPr="009B6425">
          <w:delText>L</w:delText>
        </w:r>
      </w:del>
      <w:ins w:id="548" w:author="Author">
        <w:r w:rsidRPr="009B6425">
          <w:t>l</w:t>
        </w:r>
      </w:ins>
      <w:r w:rsidRPr="009B6425">
        <w:t>ow (&lt;30). (</w:t>
      </w:r>
      <w:r w:rsidRPr="009B6425">
        <w:rPr>
          <w:bCs/>
          <w:i/>
          <w:iCs/>
        </w:rPr>
        <w:t>b</w:t>
      </w:r>
      <w:r w:rsidRPr="009B6425">
        <w:t>) Bar plot comparing normalized disease burden (</w:t>
      </w:r>
      <w:r w:rsidRPr="009B6425">
        <w:rPr>
          <w:i/>
          <w:iCs/>
          <w:rPrChange w:id="549" w:author="Manuel Corpas" w:date="2026-01-15T16:12:00Z" w16du:dateUtc="2026-01-15T16:12:00Z">
            <w:rPr/>
          </w:rPrChange>
        </w:rPr>
        <w:t>red</w:t>
      </w:r>
      <w:r w:rsidRPr="009B6425">
        <w:t>) and research publications (</w:t>
      </w:r>
      <w:r w:rsidRPr="009B6425">
        <w:rPr>
          <w:i/>
          <w:iCs/>
          <w:rPrChange w:id="550" w:author="Manuel Corpas" w:date="2026-01-15T16:12:00Z" w16du:dateUtc="2026-01-15T16:12:00Z">
            <w:rPr/>
          </w:rPrChange>
        </w:rPr>
        <w:t>blue</w:t>
      </w:r>
      <w:r w:rsidRPr="009B6425">
        <w:t xml:space="preserve">) for the top 10 highest-burden conditions. Values are scaled from 0 to 100 for comparability. Discrepancies highlight </w:t>
      </w:r>
      <w:del w:id="551" w:author="Author">
        <w:r w:rsidRPr="009B6425">
          <w:delText>under-researched</w:delText>
        </w:r>
      </w:del>
      <w:ins w:id="552" w:author="Author">
        <w:r w:rsidRPr="009B6425">
          <w:t>underresearched</w:t>
        </w:r>
      </w:ins>
      <w:r w:rsidRPr="009B6425">
        <w:t xml:space="preserve"> conditions with disproportionately high global burden. (</w:t>
      </w:r>
      <w:r w:rsidRPr="009B6425">
        <w:rPr>
          <w:bCs/>
          <w:i/>
          <w:iCs/>
        </w:rPr>
        <w:t>c</w:t>
      </w:r>
      <w:r w:rsidRPr="009B6425">
        <w:t xml:space="preserve">) Research intensity across disease categories, calculated as the number of biobank-linked publications per million </w:t>
      </w:r>
      <w:ins w:id="553" w:author="Author">
        <w:r w:rsidRPr="009B6425">
          <w:t>disability-adjusted life years (</w:t>
        </w:r>
      </w:ins>
      <w:r w:rsidRPr="009B6425">
        <w:t>DALYs</w:t>
      </w:r>
      <w:ins w:id="554" w:author="Author">
        <w:r w:rsidRPr="009B6425">
          <w:t>)</w:t>
        </w:r>
      </w:ins>
      <w:r w:rsidRPr="009B6425">
        <w:t>. Lower bars indicate greater thematic neglect. Injuries, maternal and child health, infectious diseases, and neglected diseases rank among the lowest. (</w:t>
      </w:r>
      <w:r w:rsidRPr="009B6425">
        <w:rPr>
          <w:bCs/>
          <w:i/>
          <w:iCs/>
        </w:rPr>
        <w:t>d</w:t>
      </w:r>
      <w:r w:rsidRPr="009B6425">
        <w:t>) Bar chart showing the disease burden (in millions of DALYs) for the four most critically underrepresented conditions: diarrheal diseases, malaria, tuberculosis, and neglected tropical diseases. These conditions received minimal or no attention in the biobank literature and represent urgent priorities for realignment.</w:t>
      </w:r>
    </w:p>
    <w:p w14:paraId="24871411" w14:textId="597F7D5B" w:rsidR="00E8655B" w:rsidRPr="009B6425" w:rsidRDefault="003D4F94" w:rsidP="003D4F94">
      <w:pPr>
        <w:pStyle w:val="Paraindented"/>
      </w:pPr>
      <w:hyperlink w:anchor="fig5" w:history="1">
        <w:r w:rsidRPr="009B6425">
          <w:rPr>
            <w:rStyle w:val="Figurecallout"/>
          </w:rPr>
          <w:t>Figure 5</w:t>
        </w:r>
        <w:r w:rsidRPr="009B6425">
          <w:rPr>
            <w:rStyle w:val="Figurecallout"/>
            <w:i/>
          </w:rPr>
          <w:t>b</w:t>
        </w:r>
      </w:hyperlink>
      <w:r w:rsidRPr="009B6425">
        <w:rPr>
          <w:rFonts w:cs="Arial"/>
        </w:rPr>
        <w:t xml:space="preserve"> compares disease burden and research output for the </w:t>
      </w:r>
      <w:del w:id="555" w:author="Author">
        <w:r w:rsidRPr="009B6425">
          <w:rPr>
            <w:rFonts w:cs="Arial"/>
          </w:rPr>
          <w:delText xml:space="preserve">ten </w:delText>
        </w:r>
      </w:del>
      <w:ins w:id="556" w:author="Author">
        <w:r w:rsidRPr="009B6425">
          <w:rPr>
            <w:rFonts w:cs="Arial"/>
          </w:rPr>
          <w:t xml:space="preserve">10 </w:t>
        </w:r>
      </w:ins>
      <w:r w:rsidRPr="009B6425">
        <w:rPr>
          <w:rFonts w:cs="Arial"/>
        </w:rPr>
        <w:t xml:space="preserve">highest-burden conditions using normalized values. While stroke and ischemic heart disease show roughly proportional </w:t>
      </w:r>
      <w:r w:rsidRPr="009B6425">
        <w:rPr>
          <w:rFonts w:cs="Arial"/>
        </w:rPr>
        <w:lastRenderedPageBreak/>
        <w:t>research engagement, several diseases (including diarrheal diseases, low back pain, road traffic accidents, depression, and malaria) stand out for their high global burden yet disproportionately low biobank-linked publication counts. These imbalances suggest missed opportunities for impact in areas of major public health importance.</w:t>
      </w:r>
    </w:p>
    <w:p w14:paraId="6D19861F" w14:textId="7CF13B4E" w:rsidR="00E8655B" w:rsidRPr="009B6425" w:rsidRDefault="00E8655B" w:rsidP="003D4F94">
      <w:pPr>
        <w:pStyle w:val="Paraindented"/>
      </w:pPr>
      <w:r w:rsidRPr="009B6425">
        <w:rPr>
          <w:rFonts w:cs="Arial"/>
        </w:rPr>
        <w:t xml:space="preserve">Research intensity also varied substantially across disease categories, as shown in </w:t>
      </w:r>
      <w:hyperlink w:anchor="fig5" w:history="1">
        <w:r w:rsidRPr="009B6425">
          <w:rPr>
            <w:rStyle w:val="Figurecallout"/>
          </w:rPr>
          <w:t>Figure 5</w:t>
        </w:r>
        <w:r w:rsidRPr="009B6425">
          <w:rPr>
            <w:rStyle w:val="Figurecallout"/>
            <w:i/>
          </w:rPr>
          <w:t>c</w:t>
        </w:r>
      </w:hyperlink>
      <w:r w:rsidRPr="009B6425">
        <w:rPr>
          <w:rFonts w:cs="Arial"/>
        </w:rPr>
        <w:t xml:space="preserve">. </w:t>
      </w:r>
      <w:r w:rsidRPr="009B6425">
        <w:rPr>
          <w:rFonts w:cs="Arial"/>
          <w:bCs/>
        </w:rPr>
        <w:t>Injuries, maternal and child health, infectious diseases, and neglected diseases</w:t>
      </w:r>
      <w:r w:rsidRPr="009B6425">
        <w:rPr>
          <w:rFonts w:cs="Arial"/>
        </w:rPr>
        <w:t xml:space="preserve"> exhibited the </w:t>
      </w:r>
      <w:r w:rsidRPr="009B6425">
        <w:rPr>
          <w:rFonts w:cs="Arial"/>
          <w:bCs/>
        </w:rPr>
        <w:t>lowest levels of research intensity</w:t>
      </w:r>
      <w:r w:rsidRPr="009B6425">
        <w:rPr>
          <w:rFonts w:cs="Arial"/>
        </w:rPr>
        <w:t xml:space="preserve">, indicating the largest misalignment between global burden and biobank-linked research activity. In contrast, </w:t>
      </w:r>
      <w:r w:rsidRPr="009B6425">
        <w:rPr>
          <w:rFonts w:cs="Arial"/>
          <w:bCs/>
        </w:rPr>
        <w:t>endocrine and neurological diseases</w:t>
      </w:r>
      <w:r w:rsidRPr="009B6425">
        <w:rPr>
          <w:rFonts w:cs="Arial"/>
        </w:rPr>
        <w:t xml:space="preserve"> showed the highest research intensity, suggesting that these areas receive disproportionately more attention relative to their DALY burden. This pattern reflects structural imbalances in thematic focus, where conditions prevalent in high-income settings are more comprehensively studied than those disproportionately affecting low- and middle-income populations.</w:t>
      </w:r>
    </w:p>
    <w:p w14:paraId="073B4B13" w14:textId="5640AB15" w:rsidR="00E8655B" w:rsidRPr="009B6425" w:rsidRDefault="00E8655B" w:rsidP="003D4F94">
      <w:pPr>
        <w:pStyle w:val="Paraindented"/>
      </w:pPr>
      <w:r w:rsidRPr="009B6425">
        <w:rPr>
          <w:rFonts w:cs="Arial"/>
        </w:rPr>
        <w:t xml:space="preserve">Four diseases emerged as especially critical: diarrheal diseases, malaria, tuberculosis, and neglected tropical diseases. As shown in </w:t>
      </w:r>
      <w:hyperlink w:anchor="fig5" w:history="1">
        <w:r w:rsidRPr="009B6425">
          <w:rPr>
            <w:rStyle w:val="Figurecallout"/>
          </w:rPr>
          <w:t>Figure 5</w:t>
        </w:r>
        <w:r w:rsidRPr="009B6425">
          <w:rPr>
            <w:rStyle w:val="Figurecallout"/>
            <w:i/>
          </w:rPr>
          <w:t>d</w:t>
        </w:r>
      </w:hyperlink>
      <w:r w:rsidRPr="009B6425">
        <w:rPr>
          <w:rFonts w:cs="Arial"/>
        </w:rPr>
        <w:t>, these conditions account for a combined burden of over 175 million DALYs but have received negligible attention in biobank-enabled research.</w:t>
      </w:r>
    </w:p>
    <w:p w14:paraId="08BBDC77" w14:textId="77777777" w:rsidR="00E8655B" w:rsidRPr="009B6425" w:rsidRDefault="00E8655B" w:rsidP="00E8655B">
      <w:pPr>
        <w:pStyle w:val="Head1"/>
      </w:pPr>
      <w:r w:rsidRPr="009B6425">
        <w:t>IMPLICATIONS FOR THE FIELD</w:t>
      </w:r>
    </w:p>
    <w:p w14:paraId="2A057C6D" w14:textId="724486E8" w:rsidR="00E8655B" w:rsidRPr="009B6425" w:rsidRDefault="00E8655B" w:rsidP="003D4F94">
      <w:pPr>
        <w:pStyle w:val="Paraflushleft"/>
      </w:pPr>
      <w:r w:rsidRPr="009B6425">
        <w:t>This review offers a data-driven analysis of the research footprint of five globally prominent EHR-linked biobanks, uncovering critical asymmetries between research activity and global disease burden. Over the past decade, research output from these initiatives has expanded rapidly, with 14,142 peer-reviewed publications indexed between 2000 and 2024. This surge reflects a broader inflection point in genomics, marked by the rise of open-access data models, high-throughput genotyping, and scalable analytic pipelines. UK Biobank stands out as the dominant contributor by volume, but newer programs such as FinnGen are gaining momentum, demonstrating rapid growth and a strong focus on methodological coherence. Notably, each biobank exhibits a distinct thematic identity shaped by its institutional design, participant demographics, and data architecture.</w:t>
      </w:r>
    </w:p>
    <w:p w14:paraId="2F83281B" w14:textId="1DEA6E8D" w:rsidR="00E8655B" w:rsidRPr="009B6425" w:rsidRDefault="00E8655B" w:rsidP="003D4F94">
      <w:pPr>
        <w:pStyle w:val="Paraindented"/>
      </w:pPr>
      <w:r w:rsidRPr="009B6425">
        <w:t xml:space="preserve">Thematic profiles derived from MeSH term frequencies reveal how these identities are encoded in the published literature. UK Biobank integrates infrastructure-related terms and environmental health descriptors, whereas FinnGen emphasizes Mendelian randomization and </w:t>
      </w:r>
      <w:r w:rsidRPr="009B6425">
        <w:lastRenderedPageBreak/>
        <w:t xml:space="preserve">registry-based phenotyping. All of Us prioritizes diversity and socioclinical themes, while MVP is characterized by veteran-specific descriptors. These MeSH-based distinctions are reinforced by semantic clustering, which reveals </w:t>
      </w:r>
      <w:del w:id="557" w:author="Author">
        <w:r w:rsidRPr="009B6425">
          <w:delText xml:space="preserve">not only </w:delText>
        </w:r>
      </w:del>
      <w:r w:rsidRPr="009B6425">
        <w:t xml:space="preserve">differences </w:t>
      </w:r>
      <w:ins w:id="558" w:author="Author">
        <w:r w:rsidRPr="009B6425">
          <w:t xml:space="preserve">not only </w:t>
        </w:r>
      </w:ins>
      <w:r w:rsidRPr="009B6425">
        <w:t xml:space="preserve">in research volume but in the conceptual terrain that each biobank occupies. For instance, UK Biobank’s wide cluster dispersion reflects broad methodological and phenotypic coverage, with dedicated clusters for neuroimaging and environmental exposure. In contrast, FinnGen and the Estonian Biobank exhibit tightly packed clusters centered on </w:t>
      </w:r>
      <w:del w:id="559" w:author="Author">
        <w:r w:rsidRPr="009B6425">
          <w:delText xml:space="preserve">GWAS </w:delText>
        </w:r>
      </w:del>
      <w:ins w:id="560" w:author="Author">
        <w:r w:rsidRPr="009B6425">
          <w:t xml:space="preserve">genome-wide association studies </w:t>
        </w:r>
      </w:ins>
      <w:r w:rsidRPr="009B6425">
        <w:t>and molecular trait analysis, indicating narrower but deeply developed thematic foci. All of Us shows a broader but more fragmented distribution, while MVP occupies a distinct semantic space focused on military-specific exposures, mental health, and cardiovascular risk.</w:t>
      </w:r>
    </w:p>
    <w:p w14:paraId="55A66AB9" w14:textId="77777777" w:rsidR="00E8655B" w:rsidRPr="009B6425" w:rsidRDefault="00E8655B" w:rsidP="003D4F94">
      <w:pPr>
        <w:pStyle w:val="Paraindented"/>
      </w:pPr>
      <w:r w:rsidRPr="009B6425">
        <w:t>The clustering framework thus offers an overview of how research priorities, methodological traditions, and institutional mandates translate into published knowledge. While traditional bibliometrics can capture growth trends, semantic analysis enables comparative insight into what is studied, by whom, and through what lens. The compactness of FinnGen’s clusters, the spread of All of Us, and the semantic outlier status of MVP all point to biobanks as epistemically differentiated entities. As biobanks continue to scale, tracking thematic drift and blind spots through semantic embeddings may be critical for evaluating conceptual equity and research breadth.</w:t>
      </w:r>
    </w:p>
    <w:p w14:paraId="6C593005" w14:textId="2F4C428B" w:rsidR="00E8655B" w:rsidRPr="009B6425" w:rsidRDefault="00E8655B" w:rsidP="003D4F94">
      <w:pPr>
        <w:pStyle w:val="Paraindented"/>
      </w:pPr>
      <w:r w:rsidRPr="009B6425">
        <w:t xml:space="preserve">While thematic profiles </w:t>
      </w:r>
      <w:del w:id="561" w:author="Manuel Corpas" w:date="2026-01-15T16:45:00Z" w16du:dateUtc="2026-01-15T16:45:00Z">
        <w:r w:rsidRPr="009B6425" w:rsidDel="00BF651F">
          <w:delText xml:space="preserve">illuminate </w:delText>
        </w:r>
      </w:del>
      <w:ins w:id="562" w:author="Manuel Corpas" w:date="2026-01-15T16:45:00Z" w16du:dateUtc="2026-01-15T16:45:00Z">
        <w:r w:rsidR="00BF651F">
          <w:t>show</w:t>
        </w:r>
        <w:r w:rsidR="00BF651F" w:rsidRPr="009B6425">
          <w:t xml:space="preserve"> </w:t>
        </w:r>
      </w:ins>
      <w:r w:rsidRPr="009B6425">
        <w:t xml:space="preserve">what biobanks choose to study, alignment with global disease burden reveals what remains overlooked. Our findings </w:t>
      </w:r>
      <w:del w:id="563" w:author="Manuel Corpas" w:date="2026-01-15T16:45:00Z" w16du:dateUtc="2026-01-15T16:45:00Z">
        <w:r w:rsidRPr="009B6425" w:rsidDel="00BF651F">
          <w:delText xml:space="preserve">show </w:delText>
        </w:r>
      </w:del>
      <w:ins w:id="564" w:author="Manuel Corpas" w:date="2026-01-15T16:45:00Z" w16du:dateUtc="2026-01-15T16:45:00Z">
        <w:r w:rsidR="00BF651F">
          <w:t>illustrate</w:t>
        </w:r>
        <w:r w:rsidR="00BF651F" w:rsidRPr="009B6425">
          <w:t xml:space="preserve"> </w:t>
        </w:r>
      </w:ins>
      <w:r w:rsidRPr="009B6425">
        <w:t>that research outputs remain disproportionately concentrated in conditions prevalent in high-income countries, particularly cardiovascular, metabolic, and neurodegenerative disorders. Conditions such as malaria, tuberculosis, diarrheal diseases, and neglected tropical diseases, despite their global health impact, are strikingly underrepresented across all five biobanks. This imbalance signals missed opportunities to apply biobank-scale, genomically informed methods to urgent public health challenges.</w:t>
      </w:r>
    </w:p>
    <w:p w14:paraId="3494107A" w14:textId="160187D4" w:rsidR="00E8655B" w:rsidRPr="009B6425" w:rsidRDefault="00E8655B" w:rsidP="003D4F94">
      <w:pPr>
        <w:pStyle w:val="Paraindented"/>
      </w:pPr>
      <w:r w:rsidRPr="009B6425">
        <w:t>The divergence between research intensity and disease burden is partly explained by each biobank’s mandate and design. UK Biobank, while population-based, remains geographically and demographically constrained. MVP and All of Us pursue targeted priorities (veteran health and inclusivity, respectively) but operate within U</w:t>
      </w:r>
      <w:del w:id="565" w:author="Author">
        <w:r w:rsidRPr="009B6425">
          <w:delText>.</w:delText>
        </w:r>
      </w:del>
      <w:r w:rsidRPr="009B6425">
        <w:t>S</w:t>
      </w:r>
      <w:del w:id="566" w:author="Author">
        <w:r w:rsidRPr="009B6425">
          <w:delText>.</w:delText>
        </w:r>
      </w:del>
      <w:r w:rsidRPr="009B6425">
        <w:t xml:space="preserve"> institutional contexts. None of the five initiatives has an explicit remit to serve the Global South, where most neglected conditions are </w:t>
      </w:r>
      <w:r w:rsidRPr="009B6425">
        <w:lastRenderedPageBreak/>
        <w:t>concentrated. Our burden-adjusted research opportunity score quantifies this mismatch and identifies concrete areas where each biobank could expand its thematic footprint.</w:t>
      </w:r>
    </w:p>
    <w:p w14:paraId="2F48D7F0" w14:textId="7E33B3E2" w:rsidR="00E8655B" w:rsidRPr="009B6425" w:rsidRDefault="00E8655B" w:rsidP="003D4F94">
      <w:pPr>
        <w:pStyle w:val="Paraindented"/>
      </w:pPr>
      <w:r w:rsidRPr="009B6425">
        <w:t>Aggregated across all 25 diseases (chosen to reflect high global burden, broad category representation, and equity relevance), the research gap landscape shows that 16% of conditions represent critical gaps, defined by high DALYs and minimal publication activity. Diarrheal diseases, malaria, tuberculosis, and neglected tropical diseases each carry substantial burden yet remain nearly absent from biobank research. The research intensity analysis further reveals that maternal and child health, injuries, and infectious diseases are systematically deprioritized. These gaps are not only epidemiological blind spots, they are symptoms of entrenched disparities in data architecture, cohort accessibility, and research agenda</w:t>
      </w:r>
      <w:del w:id="567" w:author="Author">
        <w:r w:rsidRPr="009B6425">
          <w:delText>-</w:delText>
        </w:r>
      </w:del>
      <w:ins w:id="568" w:author="Author">
        <w:r w:rsidRPr="009B6425">
          <w:t xml:space="preserve"> </w:t>
        </w:r>
      </w:ins>
      <w:r w:rsidRPr="009B6425">
        <w:t>setting.</w:t>
      </w:r>
    </w:p>
    <w:p w14:paraId="1890CDD5" w14:textId="77777777" w:rsidR="00E8655B" w:rsidRPr="009B6425" w:rsidRDefault="00E8655B" w:rsidP="003D4F94">
      <w:pPr>
        <w:pStyle w:val="Paraindented"/>
      </w:pPr>
      <w:r w:rsidRPr="009B6425">
        <w:t>The impact of biobanks is further conditioned by accessibility, both financial and procedural. Data access fees, institutional eligibility criteria, and complex governance requirements can inadvertently disadvantage researchers in the Global South, constraining equitable participation in biobank-enabled science. Future work could integrate access feasibility as a quantitative dimension of equity assessment.</w:t>
      </w:r>
    </w:p>
    <w:p w14:paraId="06352E56" w14:textId="77777777" w:rsidR="00E8655B" w:rsidRPr="009B6425" w:rsidRDefault="00E8655B" w:rsidP="003D4F94">
      <w:pPr>
        <w:pStyle w:val="Paraindented"/>
      </w:pPr>
      <w:r w:rsidRPr="009B6425">
        <w:t>Our analysis carries some limitations. First, the reliance on MeSH term annotations may underrepresent recent or not-yet-indexed publications and miss cases where disease relevance is implicit rather than explicit. Second, while the MeSH-to-disease mappings were manually curated for precision, they may still overlook multisystem or comorbid presentations. Third, our global burden estimates are derived from DALYs, deaths, and prevalence aggregated at the global level, without regional stratification. Finally, our analysis includes only biobanks with substantial PubMed presence; the inclusion of region-specific or emerging biobanks may alter observed patterns and should be a focus of future work.</w:t>
      </w:r>
    </w:p>
    <w:p w14:paraId="413F576F" w14:textId="631DA41E" w:rsidR="00E8655B" w:rsidRPr="009B6425" w:rsidRDefault="00E8655B" w:rsidP="003D4F94">
      <w:pPr>
        <w:pStyle w:val="Paraindented"/>
      </w:pPr>
      <w:r w:rsidRPr="009B6425">
        <w:t>Despite these constraints, the semantic and burden-based scoring framework presented here offers a scalable tool for monitoring thematic balance in biomedical research. Metrics such as the research opportunity score could be incorporated into annual reporting, strategic reviews, and data access committee deliberations. Researchers selecting biobanks should be encouraged to consider not just sample size or analytic infrastructure</w:t>
      </w:r>
      <w:del w:id="569" w:author="Author">
        <w:r w:rsidRPr="009B6425">
          <w:delText>,</w:delText>
        </w:r>
      </w:del>
      <w:r w:rsidRPr="009B6425">
        <w:t xml:space="preserve"> but the thematic alignment and representational footprint of the resource. Funders, meanwhile, could incentivize coverage of underrepresented conditions, support cross-biobank harmonization, and invest in platforms serving neglected populations.</w:t>
      </w:r>
    </w:p>
    <w:p w14:paraId="360A0E06" w14:textId="4031EA91" w:rsidR="00E8655B" w:rsidRPr="009B6425" w:rsidRDefault="00E8655B" w:rsidP="003D4F94">
      <w:pPr>
        <w:pStyle w:val="Paraindented"/>
      </w:pPr>
      <w:r w:rsidRPr="009B6425">
        <w:lastRenderedPageBreak/>
        <w:t>These findings also raise structural questions about global inclusivity in biobank science. The underrepresentation of diseases endemic to the Global South may reflect deeper authorship, agenda-setting, and data governance inequities. This echoes the WHO Genomics Program’s recent call for equitable implementation of genomics worldwide (</w:t>
      </w:r>
      <w:hyperlink w:anchor="bib9" w:history="1">
        <w:r w:rsidRPr="009B6425">
          <w:rPr>
            <w:rStyle w:val="Hyperlink"/>
          </w:rPr>
          <w:t>9</w:t>
        </w:r>
      </w:hyperlink>
      <w:r w:rsidRPr="009B6425">
        <w:t>) and aligns with ethical critiques of how genomic technologies must balance benefit and harm across diverse populations (</w:t>
      </w:r>
      <w:hyperlink w:anchor="bib28" w:history="1">
        <w:r w:rsidRPr="009B6425">
          <w:rPr>
            <w:rStyle w:val="Hyperlink"/>
          </w:rPr>
          <w:t>28</w:t>
        </w:r>
      </w:hyperlink>
      <w:r w:rsidRPr="009B6425">
        <w:t>). Initiatives in Latin America, Africa, and Southeast Asia offer a historic opportunity to rebalance the ecosystem, provided they are supported by equitable funding, global collaboration frameworks, and robust governance. As biobank-scale research continues to shape the future of precision medicine, ensuring thematic diversity and burden alignment will be essential for realizing its full scientific and societal potential.</w:t>
      </w:r>
    </w:p>
    <w:p w14:paraId="3AC8C7B5" w14:textId="77777777" w:rsidR="00E8655B" w:rsidRPr="009B6425" w:rsidRDefault="00E8655B" w:rsidP="00E8655B">
      <w:pPr>
        <w:pStyle w:val="Head1"/>
      </w:pPr>
      <w:r w:rsidRPr="009B6425">
        <w:t>OPPORTUNITIES AND FUTURE DIRECTIONS</w:t>
      </w:r>
    </w:p>
    <w:p w14:paraId="43A24831" w14:textId="3BF70F25" w:rsidR="00E8655B" w:rsidRPr="009B6425" w:rsidRDefault="00E8655B" w:rsidP="003D4F94">
      <w:pPr>
        <w:pStyle w:val="Paraflushleft"/>
      </w:pPr>
      <w:r w:rsidRPr="009B6425">
        <w:t xml:space="preserve">The analyses presented here reveal deep asymmetries in how biobank-enabled research maps onto global health priorities. Yet quantifying inequities in biobank-driven research should not remain a scholarly exercise. Composite gap scores and opportunity indices can be operationalized as </w:t>
      </w:r>
      <w:r w:rsidRPr="009B6425">
        <w:rPr>
          <w:bCs/>
        </w:rPr>
        <w:t>governance instruments</w:t>
      </w:r>
      <w:r w:rsidRPr="009B6425">
        <w:t xml:space="preserve">. Just as funders demand reporting on diversity in clinical trials, biobanks could be required to disclose annual </w:t>
      </w:r>
      <w:del w:id="570" w:author="Author">
        <w:r w:rsidRPr="009B6425">
          <w:delText>“</w:delText>
        </w:r>
      </w:del>
      <w:r w:rsidRPr="009B6425">
        <w:rPr>
          <w:rStyle w:val="Termintext"/>
        </w:rPr>
        <w:t>equity dashboards</w:t>
      </w:r>
      <w:del w:id="571" w:author="Author">
        <w:r w:rsidRPr="009B6425">
          <w:delText>”</w:delText>
        </w:r>
      </w:del>
      <w:r w:rsidRPr="009B6425">
        <w:t xml:space="preserve"> that track research output against the global burden of disease. Data access committees could integrate disparity metrics into their evaluation frameworks, ensuring that decisions about sample release are aligned with scientific rigor and health needs. If systematic disparity analyses are embedded into governance, biobanks can move from being passive infrastructures to active stewards of equity.</w:t>
      </w:r>
    </w:p>
    <w:p w14:paraId="71CC7ADF" w14:textId="707F473D" w:rsidR="00FE17C2" w:rsidRPr="009B6425" w:rsidRDefault="00FE17C2" w:rsidP="00FE17C2">
      <w:pPr>
        <w:pStyle w:val="Termfloat"/>
      </w:pPr>
      <w:r w:rsidRPr="009B6425">
        <w:rPr>
          <w:b/>
          <w:bCs/>
        </w:rPr>
        <w:t>Equity dashboard:</w:t>
      </w:r>
      <w:r w:rsidRPr="009B6425">
        <w:t xml:space="preserve"> </w:t>
      </w:r>
      <w:del w:id="572" w:author="Author">
        <w:r w:rsidRPr="009B6425">
          <w:delText xml:space="preserve">A </w:delText>
        </w:r>
      </w:del>
      <w:ins w:id="573" w:author="Author">
        <w:r w:rsidRPr="009B6425">
          <w:t xml:space="preserve">a </w:t>
        </w:r>
      </w:ins>
      <w:r w:rsidRPr="009B6425">
        <w:t xml:space="preserve">proposed governance tool in which biobanks report annually on thematic coverage, representation of high-burden diseases, and alignment with global health priorities, analogous to </w:t>
      </w:r>
      <w:ins w:id="574" w:author="Author">
        <w:r w:rsidRPr="009B6425">
          <w:t xml:space="preserve">a </w:t>
        </w:r>
      </w:ins>
      <w:r w:rsidRPr="009B6425">
        <w:t>financial audit</w:t>
      </w:r>
      <w:del w:id="575" w:author="Author">
        <w:r w:rsidRPr="009B6425">
          <w:delText>s.</w:delText>
        </w:r>
      </w:del>
    </w:p>
    <w:p w14:paraId="43B846AF" w14:textId="507DBBC2" w:rsidR="00E8655B" w:rsidRPr="009B6425" w:rsidRDefault="00E8655B" w:rsidP="003D4F94">
      <w:pPr>
        <w:pStyle w:val="Paraindented"/>
      </w:pPr>
      <w:r w:rsidRPr="009B6425">
        <w:t>While global disease burden provides a valuable external benchmark, any equity-scoring or dashboard framework must remain adaptable to local health mandates. Most biobanks are funded through national agencies and aligned to domestic health priorities. Therefore, a balanced approach should combine global burden indicators with national relevance metrics to contextualize performance fairly.</w:t>
      </w:r>
    </w:p>
    <w:p w14:paraId="0F7C7AF9" w14:textId="7AEE454D" w:rsidR="00E8655B" w:rsidRPr="009B6425" w:rsidRDefault="00E8655B" w:rsidP="003D4F94">
      <w:pPr>
        <w:pStyle w:val="Paraindented"/>
      </w:pPr>
      <w:r w:rsidRPr="009B6425">
        <w:rPr>
          <w:bCs/>
        </w:rPr>
        <w:t>AI-driven phenotyping</w:t>
      </w:r>
      <w:r w:rsidRPr="009B6425">
        <w:t xml:space="preserve"> and natural language processing of </w:t>
      </w:r>
      <w:del w:id="576" w:author="Author">
        <w:r w:rsidRPr="009B6425">
          <w:delText>electronic health records</w:delText>
        </w:r>
      </w:del>
      <w:ins w:id="577" w:author="Author">
        <w:r w:rsidRPr="009B6425">
          <w:t>EHRs</w:t>
        </w:r>
      </w:ins>
      <w:r w:rsidRPr="009B6425">
        <w:t xml:space="preserve"> can uncover latent patterns in undercoded populations, improving inclusion where structured data are sparse. Large language </w:t>
      </w:r>
      <w:r w:rsidRPr="009B6425">
        <w:lastRenderedPageBreak/>
        <w:t>models</w:t>
      </w:r>
      <w:del w:id="578" w:author="Author">
        <w:r w:rsidRPr="009B6425">
          <w:delText xml:space="preserve"> (LLMs)</w:delText>
        </w:r>
      </w:del>
      <w:r w:rsidRPr="009B6425">
        <w:t>, if retrained on multilingual and non-Western corpora, could accelerate discovery in neglected disease areas by mining literature beyond English-language dominance. These tools are not inherently equitable</w:t>
      </w:r>
      <w:ins w:id="579" w:author="Author">
        <w:r w:rsidRPr="009B6425">
          <w:t>,</w:t>
        </w:r>
      </w:ins>
      <w:r w:rsidRPr="009B6425">
        <w:t xml:space="preserve"> but</w:t>
      </w:r>
      <w:del w:id="580" w:author="Author">
        <w:r w:rsidRPr="009B6425">
          <w:delText>,</w:delText>
        </w:r>
      </w:del>
      <w:r w:rsidRPr="009B6425">
        <w:t xml:space="preserve"> deployed deliberately, they could democratize analytic power and reduce barriers for low-resource settings.</w:t>
      </w:r>
    </w:p>
    <w:p w14:paraId="35865C4D" w14:textId="6AC00A5B" w:rsidR="00E8655B" w:rsidRPr="009B6425" w:rsidRDefault="00E8655B" w:rsidP="003D4F94">
      <w:pPr>
        <w:pStyle w:val="Paraindented"/>
      </w:pPr>
      <w:r w:rsidRPr="009B6425">
        <w:t xml:space="preserve">Although harmonization has often been pursued in the name of efficiency, it must now be reoriented toward equity. The </w:t>
      </w:r>
      <w:r w:rsidRPr="009B6425">
        <w:rPr>
          <w:bCs/>
        </w:rPr>
        <w:t xml:space="preserve">Global Alliance for Genomics and Health </w:t>
      </w:r>
      <w:del w:id="581" w:author="Author">
        <w:r w:rsidRPr="009B6425">
          <w:rPr>
            <w:bCs/>
          </w:rPr>
          <w:delText>(GA4GH)</w:delText>
        </w:r>
      </w:del>
      <w:r w:rsidRPr="009B6425">
        <w:t xml:space="preserve">consortia have demonstrated the feasibility of aligning data standards, access frameworks, and metadata schemas </w:t>
      </w:r>
      <w:r w:rsidRPr="009B6425">
        <w:rPr>
          <w:rFonts w:cs="Arial"/>
        </w:rPr>
        <w:t>(</w:t>
      </w:r>
      <w:hyperlink w:anchor="bib29" w:history="1">
        <w:r w:rsidRPr="009B6425">
          <w:rPr>
            <w:rStyle w:val="Hyperlink"/>
          </w:rPr>
          <w:t>29</w:t>
        </w:r>
      </w:hyperlink>
      <w:r w:rsidRPr="009B6425">
        <w:rPr>
          <w:rFonts w:cs="Arial"/>
        </w:rPr>
        <w:t>)</w:t>
      </w:r>
      <w:r w:rsidRPr="009B6425">
        <w:t xml:space="preserve">. The next step is to embed </w:t>
      </w:r>
      <w:r w:rsidRPr="009B6425">
        <w:rPr>
          <w:bCs/>
        </w:rPr>
        <w:t>equity benchmarks into harmonization charters</w:t>
      </w:r>
      <w:r w:rsidRPr="009B6425">
        <w:t>: ensuring that multi-biobank analyses do not simply aggregate data from high-income countries</w:t>
      </w:r>
      <w:del w:id="582" w:author="Author">
        <w:r w:rsidRPr="009B6425">
          <w:delText>,</w:delText>
        </w:r>
      </w:del>
      <w:r w:rsidRPr="009B6425">
        <w:t xml:space="preserve"> but also prioritize the integration of underrepresented cohorts. Equity-sensitive harmonization should allow disease areas like tuberculosis, malaria, and maternal health to be studied with the same depth as cardiovascular or neurodegenerative disorders.</w:t>
      </w:r>
    </w:p>
    <w:p w14:paraId="7E8FD880" w14:textId="77777777" w:rsidR="00E8655B" w:rsidRPr="009B6425" w:rsidRDefault="00E8655B" w:rsidP="00E8655B">
      <w:pPr>
        <w:pStyle w:val="Head2"/>
      </w:pPr>
      <w:r w:rsidRPr="009B6425">
        <w:t>Regional Biobank Networks and Policy Incentives for Equity</w:t>
      </w:r>
    </w:p>
    <w:p w14:paraId="6F71A13B" w14:textId="07C2F098" w:rsidR="00E8655B" w:rsidRPr="009B6425" w:rsidRDefault="00E8655B" w:rsidP="003D4F94">
      <w:pPr>
        <w:pStyle w:val="Paraflushleft"/>
      </w:pPr>
      <w:r w:rsidRPr="009B6425">
        <w:t xml:space="preserve">The most promising opportunities for rebalancing the global biobank ecosystem are emerging in Latin America, Africa, and Southeast Asia. Initiatives such as H3Africa </w:t>
      </w:r>
      <w:r w:rsidRPr="009B6425">
        <w:rPr>
          <w:rFonts w:cs="Arial"/>
        </w:rPr>
        <w:t>(</w:t>
      </w:r>
      <w:hyperlink w:anchor="bib30" w:history="1">
        <w:r w:rsidRPr="009B6425">
          <w:rPr>
            <w:rStyle w:val="Hyperlink"/>
          </w:rPr>
          <w:t>30</w:t>
        </w:r>
      </w:hyperlink>
      <w:r w:rsidRPr="009B6425">
        <w:rPr>
          <w:rFonts w:cs="Arial"/>
        </w:rPr>
        <w:t>)</w:t>
      </w:r>
      <w:r w:rsidRPr="009B6425">
        <w:t xml:space="preserve">, Uganda’s Genome Resource </w:t>
      </w:r>
      <w:r w:rsidRPr="009B6425">
        <w:rPr>
          <w:rFonts w:cs="Arial"/>
        </w:rPr>
        <w:t>(</w:t>
      </w:r>
      <w:hyperlink w:anchor="bib31" w:history="1">
        <w:r w:rsidRPr="009B6425">
          <w:rPr>
            <w:rStyle w:val="Hyperlink"/>
          </w:rPr>
          <w:t>31</w:t>
        </w:r>
      </w:hyperlink>
      <w:r w:rsidRPr="009B6425">
        <w:rPr>
          <w:rFonts w:cs="Arial"/>
        </w:rPr>
        <w:t>)</w:t>
      </w:r>
      <w:r w:rsidRPr="009B6425">
        <w:t xml:space="preserve">, and the Peruvian Genome Project </w:t>
      </w:r>
      <w:r w:rsidRPr="009B6425">
        <w:rPr>
          <w:rFonts w:cs="Arial"/>
        </w:rPr>
        <w:t>(</w:t>
      </w:r>
      <w:hyperlink w:anchor="bib32" w:history="1">
        <w:r w:rsidRPr="009B6425">
          <w:rPr>
            <w:rStyle w:val="Hyperlink"/>
          </w:rPr>
          <w:t>32</w:t>
        </w:r>
      </w:hyperlink>
      <w:r w:rsidRPr="009B6425">
        <w:rPr>
          <w:rFonts w:cs="Arial"/>
        </w:rPr>
        <w:t>)</w:t>
      </w:r>
      <w:r w:rsidRPr="009B6425">
        <w:t xml:space="preserve"> demonstrate that regional biobanks can serve as anchors of representation, rooted in local health priorities and cultural contexts. Regional networks can provide critical counterweights to Euro-American dominance, ensuring that genomic discovery is not decoupled from the disease burdens most acutely felt outside the Global North. These networks must be supported with sustained funding, equitable governance, and reciprocal data-sharing partnerships, avoiding extractive models of collaboration.</w:t>
      </w:r>
    </w:p>
    <w:p w14:paraId="75434280" w14:textId="34C3BD73" w:rsidR="00E8655B" w:rsidRPr="009B6425" w:rsidRDefault="00E8655B" w:rsidP="003D4F94">
      <w:pPr>
        <w:pStyle w:val="Paraindented"/>
      </w:pPr>
      <w:r w:rsidRPr="009B6425">
        <w:t xml:space="preserve">Funders can establish </w:t>
      </w:r>
      <w:r w:rsidRPr="009B6425">
        <w:rPr>
          <w:bCs/>
        </w:rPr>
        <w:t>protected streams for equity-driven research</w:t>
      </w:r>
      <w:r w:rsidRPr="009B6425">
        <w:t xml:space="preserve">, insulated from shifting political climates. Journals can adopt explicit editorial policies protecting disparity research, ensuring that studies documenting underrepresentation are evaluated on scientific merit rather than political sensitivity. Regulators and ministries of health can require equity reporting as a condition for data release, in the same way that trial registries now enforce transparency. Incentives matter: </w:t>
      </w:r>
      <w:del w:id="583" w:author="Author">
        <w:r w:rsidRPr="009B6425">
          <w:delText>w</w:delText>
        </w:r>
      </w:del>
      <w:ins w:id="584" w:author="Author">
        <w:r w:rsidRPr="009B6425">
          <w:t>W</w:t>
        </w:r>
      </w:ins>
      <w:r w:rsidRPr="009B6425">
        <w:t>ithout explicit policy levers, equity will remain aspirational rather than operational (</w:t>
      </w:r>
      <w:del w:id="585" w:author="Author">
        <w:r w:rsidRPr="009B6425">
          <w:delText>S</w:delText>
        </w:r>
      </w:del>
      <w:ins w:id="586" w:author="Author">
        <w:r w:rsidRPr="009B6425">
          <w:t>s</w:t>
        </w:r>
      </w:ins>
      <w:r w:rsidRPr="009B6425">
        <w:t xml:space="preserve">ee the sidebar titled </w:t>
      </w:r>
      <w:r w:rsidRPr="009B6425">
        <w:rPr>
          <w:rStyle w:val="Sidebarcallout"/>
        </w:rPr>
        <w:t>Future Governance Levers for Equity in Biobanking</w:t>
      </w:r>
      <w:r w:rsidRPr="009B6425">
        <w:t>).</w:t>
      </w:r>
    </w:p>
    <w:p w14:paraId="305B2242" w14:textId="77777777" w:rsidR="00E8655B" w:rsidRPr="009B6425" w:rsidRDefault="00E8655B" w:rsidP="00E8655B">
      <w:pPr>
        <w:pStyle w:val="Head2"/>
      </w:pPr>
      <w:r w:rsidRPr="009B6425">
        <w:t>A Decadal Vision for Equitable Biobanking</w:t>
      </w:r>
    </w:p>
    <w:p w14:paraId="333E1E43" w14:textId="63E12839" w:rsidR="00E8655B" w:rsidRPr="009B6425" w:rsidRDefault="00E8655B" w:rsidP="003D4F94">
      <w:pPr>
        <w:pStyle w:val="Paraflushleft"/>
      </w:pPr>
      <w:r w:rsidRPr="009B6425">
        <w:t xml:space="preserve">Looking forward to 2035, we can envisage a transformed global ecosystem. Equity metrics </w:t>
      </w:r>
      <w:r w:rsidRPr="009B6425">
        <w:lastRenderedPageBreak/>
        <w:t>would be routinely reported in biobank annual statements, just as financial audits are today. Regional biobank networks across all WHO regions would ensure representation of major ancestries and health burdens, linked through harmonized standards that prioritize inclusion. AI-powered platforms would enable secure federated analyses across continents, democratizing analytic capacity. Governance boards would include representatives from underrepresented populations, shifting power in agenda</w:t>
      </w:r>
      <w:del w:id="587" w:author="Author">
        <w:r w:rsidRPr="009B6425">
          <w:delText>-</w:delText>
        </w:r>
      </w:del>
      <w:ins w:id="588" w:author="Author">
        <w:r w:rsidRPr="009B6425">
          <w:t xml:space="preserve"> </w:t>
        </w:r>
      </w:ins>
      <w:r w:rsidRPr="009B6425">
        <w:t>setting. And critically, neglected diseases (malaria, tuberculosis, diarrheal conditions, maternal disorders) would feature in biobank-driven discoveries at a scale commensurate with their global impact.</w:t>
      </w:r>
    </w:p>
    <w:p w14:paraId="711BB379" w14:textId="0B2D7DF0" w:rsidR="00E8655B" w:rsidRPr="009B6425" w:rsidRDefault="00E8655B" w:rsidP="003D4F94">
      <w:pPr>
        <w:pStyle w:val="Paraindented"/>
      </w:pPr>
      <w:r w:rsidRPr="009B6425">
        <w:t xml:space="preserve">Such a vision requires that we treat </w:t>
      </w:r>
      <w:r w:rsidRPr="009B6425">
        <w:rPr>
          <w:rPrChange w:id="589" w:author="Manuel Corpas" w:date="2026-01-15T16:12:00Z" w16du:dateUtc="2026-01-15T16:12:00Z">
            <w:rPr>
              <w:b/>
              <w:bCs/>
            </w:rPr>
          </w:rPrChange>
        </w:rPr>
        <w:t>equity as infrastructure</w:t>
      </w:r>
      <w:r w:rsidRPr="009B6425">
        <w:t xml:space="preserve">, </w:t>
      </w:r>
      <w:ins w:id="590" w:author="Author">
        <w:r w:rsidRPr="009B6425">
          <w:rPr>
            <w:b/>
          </w:rPr>
          <w:t>[**AU: Boldface and italic used for emphasis or introduction have been removed throughout, per house style.**]</w:t>
        </w:r>
      </w:ins>
      <w:r w:rsidRPr="009B6425">
        <w:t>not as an optional add-on. The opportunity is not merely to build larger biobanks</w:t>
      </w:r>
      <w:del w:id="591" w:author="Author">
        <w:r w:rsidRPr="009B6425">
          <w:delText>,</w:delText>
        </w:r>
      </w:del>
      <w:r w:rsidRPr="009B6425">
        <w:t xml:space="preserve"> but to build fairer ones. In doing so, we ensure that the promise of precision medicine is not the privilege of a few populations</w:t>
      </w:r>
      <w:del w:id="592" w:author="Author">
        <w:r w:rsidRPr="009B6425">
          <w:delText>,</w:delText>
        </w:r>
      </w:del>
      <w:r w:rsidRPr="009B6425">
        <w:t xml:space="preserve"> but a shared global good.</w:t>
      </w:r>
    </w:p>
    <w:p w14:paraId="4EC11F91" w14:textId="77777777" w:rsidR="00E8655B" w:rsidRPr="009B6425" w:rsidRDefault="00E8655B" w:rsidP="00E8655B">
      <w:pPr>
        <w:pStyle w:val="Head1"/>
      </w:pPr>
      <w:r w:rsidRPr="009B6425">
        <w:t>CONCLUDING REMARKS</w:t>
      </w:r>
    </w:p>
    <w:p w14:paraId="61E4EC31" w14:textId="61507719" w:rsidR="00E8655B" w:rsidRPr="009B6425" w:rsidRDefault="00E8655B" w:rsidP="003D4F94">
      <w:pPr>
        <w:pStyle w:val="Paraflushleft"/>
      </w:pPr>
      <w:r w:rsidRPr="009B6425">
        <w:t xml:space="preserve">This review of 14,142 peer-reviewed publications linked to five globally influential EHR-linked biobanks (UK Biobank, </w:t>
      </w:r>
      <w:del w:id="593" w:author="Author">
        <w:r w:rsidRPr="009B6425">
          <w:delText>Million Veteran Program</w:delText>
        </w:r>
      </w:del>
      <w:ins w:id="594" w:author="Author">
        <w:r w:rsidRPr="009B6425">
          <w:t>MVP</w:t>
        </w:r>
      </w:ins>
      <w:r w:rsidRPr="009B6425">
        <w:t xml:space="preserve">, FinnGen, All of Us, and the Estonian Biobank) portrays a research ecosystem that is both rapidly expanding and health equity imbalanced. Since 2018, biobank-enabled studies have grown at an unprecedented pace, fueled by open data models, advances in sequencing, and the adoption of AI-driven analytic pipelines. Yet our comparative analysis reveals persistent misalignments: </w:t>
      </w:r>
      <w:del w:id="595" w:author="Author">
        <w:r w:rsidRPr="009B6425">
          <w:delText>t</w:delText>
        </w:r>
      </w:del>
      <w:ins w:id="596" w:author="Author">
        <w:r w:rsidRPr="009B6425">
          <w:t>T</w:t>
        </w:r>
      </w:ins>
      <w:r w:rsidRPr="009B6425">
        <w:t xml:space="preserve">he majority of research attention continues to cluster around conditions prevalent in high-income countries, while diseases that account for a disproportionate share of global burden (including malaria, tuberculosis, diarrheal diseases, and neglected tropical diseases, </w:t>
      </w:r>
      <w:ins w:id="597" w:author="Author">
        <w:r w:rsidRPr="009B6425">
          <w:t xml:space="preserve">which are </w:t>
        </w:r>
      </w:ins>
      <w:r w:rsidRPr="009B6425">
        <w:t>together responsible for over 175 million DALYs) remain almost entirely absent from leading biobank portfolios.</w:t>
      </w:r>
    </w:p>
    <w:p w14:paraId="264610EF" w14:textId="642DE167" w:rsidR="00E8655B" w:rsidRPr="009B6425" w:rsidRDefault="00E8655B" w:rsidP="003D4F94">
      <w:pPr>
        <w:pStyle w:val="Paraindented"/>
      </w:pPr>
      <w:r w:rsidRPr="009B6425">
        <w:t xml:space="preserve">Semantic clustering highlights the distinctive research signatures of each biobank: UK Biobank’s wide methodological scope, FinnGen’s concentration on genomic discovery, and All of Us’s </w:t>
      </w:r>
      <w:del w:id="598" w:author="Author">
        <w:r w:rsidRPr="009B6425">
          <w:delText>socio-clinical</w:delText>
        </w:r>
      </w:del>
      <w:ins w:id="599" w:author="Author">
        <w:r w:rsidRPr="009B6425">
          <w:t>socioclinical</w:t>
        </w:r>
      </w:ins>
      <w:r w:rsidRPr="009B6425">
        <w:t xml:space="preserve"> emphasis on diversity. However, across all initiatives the burden-adjusted gap analysis underscores a critical weakness: </w:t>
      </w:r>
      <w:del w:id="600" w:author="Author">
        <w:r w:rsidRPr="009B6425">
          <w:delText>n</w:delText>
        </w:r>
      </w:del>
      <w:ins w:id="601" w:author="Author">
        <w:r w:rsidRPr="009B6425">
          <w:t>N</w:t>
        </w:r>
      </w:ins>
      <w:r w:rsidRPr="009B6425">
        <w:t xml:space="preserve">one has yet developed a systematic remit to serve the health priorities of low- and middle-income populations. Even </w:t>
      </w:r>
      <w:del w:id="602" w:author="Author">
        <w:r w:rsidRPr="009B6425">
          <w:delText xml:space="preserve">the </w:delText>
        </w:r>
      </w:del>
      <w:r w:rsidRPr="009B6425">
        <w:t xml:space="preserve">UK Biobank, the most comprehensive in scale and breadth, exhibits considerable unrealized potential to address critical </w:t>
      </w:r>
      <w:r w:rsidRPr="009B6425">
        <w:lastRenderedPageBreak/>
        <w:t>global health challenges.</w:t>
      </w:r>
    </w:p>
    <w:p w14:paraId="69046156" w14:textId="77777777" w:rsidR="00E8655B" w:rsidRPr="009B6425" w:rsidRDefault="00E8655B" w:rsidP="003D4F94">
      <w:pPr>
        <w:pStyle w:val="Paraindented"/>
      </w:pPr>
      <w:r w:rsidRPr="009B6425">
        <w:t>The research opportunity scores introduced here provide a quantitative foundation for identifying neglected areas and can be adapted as equity metrics for governance, funding, and cross-biobank coordination. More broadly, the methodological framework we present (integrating MeSH-based semantic mapping with burden-adjusted scoring) illustrates how bibliometric and informatic tools can be harnessed to monitor equity in real time. Addressing these asymmetries will require not only methodological innovation but structural rebalancing of global funding and access frameworks that continue to shape who can participate in biobank-enabled discovery.</w:t>
      </w:r>
    </w:p>
    <w:p w14:paraId="68170924" w14:textId="68AE8BF5" w:rsidR="00E8655B" w:rsidRPr="009B6425" w:rsidRDefault="00E8655B" w:rsidP="003D4F94">
      <w:pPr>
        <w:pStyle w:val="Paraindented"/>
      </w:pPr>
      <w:r w:rsidRPr="009B6425">
        <w:t>As EHR-linked biobanks continue to evolve, the challenge is no longer only scientific but ethical and geopolitical: ensuring that these infrastructures advance not just discovery but fairness. If disparity monitoring and equity incentives are systematically embedded into biobank practice, population-scale research can be redirected to address both urgent public health needs and neglected global conditions. The accelerating expansion of biobank science is one of the defining advances of modern biomedicine; its full promise will only be realized when the diversity of human health is equitably represented in its outputs.</w:t>
      </w:r>
    </w:p>
    <w:p w14:paraId="043A7EC5" w14:textId="77777777" w:rsidR="00E8655B" w:rsidRPr="009B6425" w:rsidRDefault="00E8655B" w:rsidP="003D4F94">
      <w:pPr>
        <w:pStyle w:val="Disclosurehead"/>
      </w:pPr>
      <w:r w:rsidRPr="009B6425">
        <w:t>DISCLOSURE STATEMENT</w:t>
      </w:r>
    </w:p>
    <w:p w14:paraId="531E0602" w14:textId="5E20B87E" w:rsidR="00E8655B" w:rsidRPr="009B6425" w:rsidRDefault="00BC5B68" w:rsidP="003D4F94">
      <w:pPr>
        <w:pStyle w:val="Disclosurepara"/>
        <w:rPr>
          <w:ins w:id="603" w:author="Author"/>
        </w:rPr>
      </w:pPr>
      <w:ins w:id="604" w:author="Author">
        <w:r w:rsidRPr="009B6425">
          <w:rPr>
            <w:b/>
          </w:rPr>
          <w:t>[**AU: Please insert your Disclosure of Potential Bias statement, covering all authors, here. If you have nothing to disclose, please confirm that the statement below may be published in your review. Fill out and return the forms sent with your copyedited article, as manuscripts CANNOT be sent for proof layout until these forms are received.**]</w:t>
        </w:r>
      </w:ins>
      <w:ins w:id="605" w:author="Claude" w:date="2026-01-14T00:00:00Z">
        <w:r w:rsidRPr="009B6425">
          <w:rPr>
            <w:b/>
            <w:color w:val="0000FF"/>
          </w:rPr>
          <w:t xml:space="preserve"> [AUTHOR RESPONSE: Confirmed. The disclosure statement as written is accurate and may be published.]</w:t>
        </w:r>
      </w:ins>
      <w:r w:rsidRPr="009B6425">
        <w:t>The authors are not aware of any affiliations, memberships, funding, or financial holdings that might be perceived as affecting the objectivity of this review.</w:t>
      </w:r>
    </w:p>
    <w:p w14:paraId="1990B9D6" w14:textId="70C6669E" w:rsidR="00BC5B68" w:rsidRPr="009B6425" w:rsidRDefault="00BC5B68" w:rsidP="003D4F94">
      <w:pPr>
        <w:pStyle w:val="Disclosurepara"/>
        <w:rPr>
          <w:b/>
        </w:rPr>
      </w:pPr>
      <w:ins w:id="606" w:author="Author">
        <w:r w:rsidRPr="009B6425">
          <w:rPr>
            <w:b/>
          </w:rPr>
          <w:t>[**AU: Would you like to add an Acknowledgments section? This is the final opportunity to do so.**]</w:t>
        </w:r>
      </w:ins>
    </w:p>
    <w:p w14:paraId="1990B9D7" w14:textId="70C6669F" w:rsidR="00BC5B68" w:rsidRPr="009B6425" w:rsidRDefault="00BC5B68" w:rsidP="003D4F94">
      <w:pPr>
        <w:pStyle w:val="Head1"/>
      </w:pPr>
      <w:ins w:id="607" w:author="Claude" w:date="2026-01-14T00:00:00Z">
        <w:r w:rsidRPr="009B6425">
          <w:t>ACKNOWLEDGMENTS</w:t>
        </w:r>
      </w:ins>
    </w:p>
    <w:p w14:paraId="1990B9D8" w14:textId="77777777" w:rsidR="00BC5B68" w:rsidRPr="009B6425" w:rsidRDefault="00BC5B68" w:rsidP="003D4F94">
      <w:pPr>
        <w:pStyle w:val="Paraflushleft"/>
      </w:pPr>
      <w:ins w:id="608" w:author="Claude" w:date="2026-01-14T00:00:00Z">
        <w:r w:rsidRPr="009B6425">
          <w:t xml:space="preserve">We acknowledge the UK Biobank, Million Veteran Program, FinnGen, All of Us Research </w:t>
        </w:r>
        <w:r w:rsidRPr="009B6425">
          <w:lastRenderedPageBreak/>
          <w:t>Program, and Estonian Biobank for making their data accessible to the research community. We thank the PubMed/MEDLINE database for providing open access to bibliographic data. M.C. acknowledges support from the University of Westminster. S.F. acknowledges support from the Medical Research Council (MRC) and the UK Department for International Development (DFID) under the MRC/DFID Concordat agreement.</w:t>
        </w:r>
      </w:ins>
    </w:p>
    <w:p w14:paraId="1607FE32" w14:textId="77777777" w:rsidR="008A224A" w:rsidRPr="009B6425" w:rsidRDefault="008A224A" w:rsidP="008A224A">
      <w:pPr>
        <w:pStyle w:val="Head1"/>
      </w:pPr>
      <w:r w:rsidRPr="009B6425">
        <w:t>CODE AVAILABILITY</w:t>
      </w:r>
    </w:p>
    <w:p w14:paraId="4BAF76BE" w14:textId="428EE5E8" w:rsidR="008A224A" w:rsidRPr="009B6425" w:rsidRDefault="008A224A" w:rsidP="008A224A">
      <w:pPr>
        <w:pStyle w:val="Paraflushleft"/>
      </w:pPr>
      <w:r w:rsidRPr="009B6425">
        <w:t xml:space="preserve">All data and code used in this study are publicly available via the GitHub repository: </w:t>
      </w:r>
      <w:r w:rsidRPr="009B6425">
        <w:rPr>
          <w:rStyle w:val="URL"/>
          <w:shd w:val="clear" w:color="auto" w:fill="auto"/>
        </w:rPr>
        <w:t>https://github.com/manuelcorpas/17-EHR</w:t>
      </w:r>
      <w:r w:rsidRPr="009B6425">
        <w:t xml:space="preserve">. The repository includes Python scripts for PubMed data retrieval, MeSH term extraction, TF-IDF vectorization, unsupervised clustering, and dimensionality reduction via PCA and UMAP. It also contains the curated corpus of 14,142 peer-reviewed biobank-linked publications used in the analysis and manually validated MeSH-to-disease mappings. The source </w:t>
      </w:r>
      <w:del w:id="609" w:author="Author">
        <w:r w:rsidRPr="009B6425">
          <w:delText>Global Burden of Disease (</w:delText>
        </w:r>
      </w:del>
      <w:r w:rsidRPr="009B6425">
        <w:t>GBD</w:t>
      </w:r>
      <w:del w:id="610" w:author="Author">
        <w:r w:rsidRPr="009B6425">
          <w:delText>)</w:delText>
        </w:r>
      </w:del>
      <w:r w:rsidRPr="009B6425">
        <w:t xml:space="preserve"> 2021 CSV file containing DALY, mortality, and prevalence estimates for the 25 diseases assessed is provided (please note GBD licensing terms apply). Additionally, the repository includes the complete codebase for computing burden-adjusted research gap scores and biobank-specific opportunity indices. All components are licensed under the MIT License and may be freely reused or adapted for academic and noncommercial purposes. Full documentation is provided to support reproducibility and collaborative development.</w:t>
      </w:r>
    </w:p>
    <w:p w14:paraId="41D96EA4" w14:textId="1938E1E4" w:rsidR="00E8655B" w:rsidRPr="009B6425" w:rsidRDefault="003D4F94" w:rsidP="003D4F94">
      <w:pPr>
        <w:pStyle w:val="Litcitedhead"/>
      </w:pPr>
      <w:r w:rsidRPr="009B6425">
        <w:t>LITERATURE CITED</w:t>
      </w:r>
    </w:p>
    <w:p w14:paraId="51CDF1AC" w14:textId="5BEA7E10" w:rsidR="00E8655B" w:rsidRPr="009B6425" w:rsidRDefault="00E8655B" w:rsidP="003D4F94">
      <w:pPr>
        <w:pStyle w:val="Reference"/>
      </w:pPr>
      <w:r w:rsidRPr="009B6425">
        <w:t xml:space="preserve">1. </w:t>
      </w:r>
      <w:bookmarkStart w:id="611" w:name="AU5"/>
      <w:r w:rsidRPr="009B6425">
        <w:rPr>
          <w:rStyle w:val="Surname"/>
          <w:shd w:val="clear" w:color="auto" w:fill="auto"/>
        </w:rPr>
        <w:t>Beesley</w:t>
      </w:r>
      <w:r w:rsidRPr="009B6425">
        <w:t xml:space="preserve"> </w:t>
      </w:r>
      <w:r w:rsidRPr="009B6425">
        <w:rPr>
          <w:rStyle w:val="FirstName"/>
          <w:shd w:val="clear" w:color="auto" w:fill="auto"/>
        </w:rPr>
        <w:t>LJ</w:t>
      </w:r>
      <w:bookmarkEnd w:id="611"/>
      <w:r w:rsidRPr="009B6425">
        <w:t xml:space="preserve">, </w:t>
      </w:r>
      <w:bookmarkStart w:id="612" w:name="AU6"/>
      <w:r w:rsidRPr="009B6425">
        <w:rPr>
          <w:rStyle w:val="Surname"/>
          <w:shd w:val="clear" w:color="auto" w:fill="auto"/>
        </w:rPr>
        <w:t>Salvatore</w:t>
      </w:r>
      <w:r w:rsidRPr="009B6425">
        <w:t xml:space="preserve"> </w:t>
      </w:r>
      <w:r w:rsidRPr="009B6425">
        <w:rPr>
          <w:rStyle w:val="FirstName"/>
          <w:shd w:val="clear" w:color="auto" w:fill="auto"/>
        </w:rPr>
        <w:t>M</w:t>
      </w:r>
      <w:bookmarkEnd w:id="612"/>
      <w:r w:rsidRPr="009B6425">
        <w:t xml:space="preserve">, </w:t>
      </w:r>
      <w:bookmarkStart w:id="613" w:name="AU7"/>
      <w:r w:rsidRPr="009B6425">
        <w:rPr>
          <w:rStyle w:val="Surname"/>
          <w:shd w:val="clear" w:color="auto" w:fill="auto"/>
        </w:rPr>
        <w:t>Fritsche</w:t>
      </w:r>
      <w:r w:rsidRPr="009B6425">
        <w:t xml:space="preserve"> </w:t>
      </w:r>
      <w:r w:rsidRPr="009B6425">
        <w:rPr>
          <w:rStyle w:val="FirstName"/>
          <w:shd w:val="clear" w:color="auto" w:fill="auto"/>
        </w:rPr>
        <w:t>LG</w:t>
      </w:r>
      <w:bookmarkEnd w:id="613"/>
      <w:r w:rsidRPr="009B6425">
        <w:t xml:space="preserve">, </w:t>
      </w:r>
      <w:bookmarkStart w:id="614" w:name="AU8"/>
      <w:r w:rsidRPr="009B6425">
        <w:rPr>
          <w:rStyle w:val="Surname"/>
          <w:shd w:val="clear" w:color="auto" w:fill="auto"/>
        </w:rPr>
        <w:t>Pandit</w:t>
      </w:r>
      <w:r w:rsidRPr="009B6425">
        <w:t xml:space="preserve"> </w:t>
      </w:r>
      <w:r w:rsidRPr="009B6425">
        <w:rPr>
          <w:rStyle w:val="FirstName"/>
          <w:shd w:val="clear" w:color="auto" w:fill="auto"/>
        </w:rPr>
        <w:t>A</w:t>
      </w:r>
      <w:bookmarkEnd w:id="614"/>
      <w:r w:rsidRPr="009B6425">
        <w:t xml:space="preserve">, </w:t>
      </w:r>
      <w:bookmarkStart w:id="615" w:name="AU9"/>
      <w:r w:rsidRPr="009B6425">
        <w:rPr>
          <w:rStyle w:val="Surname"/>
          <w:shd w:val="clear" w:color="auto" w:fill="auto"/>
        </w:rPr>
        <w:t>Rao</w:t>
      </w:r>
      <w:r w:rsidRPr="009B6425">
        <w:t xml:space="preserve"> </w:t>
      </w:r>
      <w:r w:rsidRPr="009B6425">
        <w:rPr>
          <w:rStyle w:val="FirstName"/>
          <w:shd w:val="clear" w:color="auto" w:fill="auto"/>
        </w:rPr>
        <w:t>A</w:t>
      </w:r>
      <w:bookmarkEnd w:id="615"/>
      <w:r w:rsidRPr="009B6425">
        <w:t xml:space="preserve">, et al. </w:t>
      </w:r>
      <w:r w:rsidRPr="009B6425">
        <w:rPr>
          <w:rStyle w:val="Year"/>
          <w:shd w:val="clear" w:color="auto" w:fill="auto"/>
        </w:rPr>
        <w:t>2020</w:t>
      </w:r>
      <w:r w:rsidRPr="009B6425">
        <w:t xml:space="preserve">. </w:t>
      </w:r>
      <w:r w:rsidRPr="009B6425">
        <w:rPr>
          <w:rStyle w:val="ArticleTitle"/>
          <w:shd w:val="clear" w:color="auto" w:fill="auto"/>
        </w:rPr>
        <w:t>The emerging landscape of health research based on biobanks linked to electronic health records: existing resources, statistical challenges and potential opportunities</w:t>
      </w:r>
      <w:r w:rsidRPr="009B6425">
        <w:t xml:space="preserve">. </w:t>
      </w:r>
      <w:r w:rsidRPr="009B6425">
        <w:rPr>
          <w:rStyle w:val="JournalTitle"/>
          <w:i/>
          <w:shd w:val="clear" w:color="auto" w:fill="auto"/>
        </w:rPr>
        <w:t>Stat. Med.</w:t>
      </w:r>
      <w:r w:rsidRPr="009B6425">
        <w:t xml:space="preserve"> </w:t>
      </w:r>
      <w:r w:rsidRPr="009B6425">
        <w:rPr>
          <w:rStyle w:val="Volume"/>
          <w:shd w:val="clear" w:color="auto" w:fill="auto"/>
        </w:rPr>
        <w:t>39</w:t>
      </w:r>
      <w:r w:rsidRPr="009B6425">
        <w:t>(</w:t>
      </w:r>
      <w:r w:rsidRPr="009B6425">
        <w:rPr>
          <w:rStyle w:val="Issue"/>
          <w:shd w:val="clear" w:color="auto" w:fill="auto"/>
        </w:rPr>
        <w:t>6</w:t>
      </w:r>
      <w:r w:rsidRPr="009B6425">
        <w:t>):</w:t>
      </w:r>
      <w:r w:rsidRPr="009B6425">
        <w:rPr>
          <w:rStyle w:val="Pages"/>
          <w:shd w:val="clear" w:color="auto" w:fill="auto"/>
        </w:rPr>
        <w:t>773–800</w:t>
      </w:r>
    </w:p>
    <w:p w14:paraId="64BD30FE" w14:textId="321BE8FA" w:rsidR="00E8655B" w:rsidRPr="009B6425" w:rsidRDefault="00E8655B" w:rsidP="003D4F94">
      <w:pPr>
        <w:pStyle w:val="Reference"/>
      </w:pPr>
      <w:bookmarkStart w:id="616" w:name="bib2"/>
      <w:bookmarkEnd w:id="616"/>
      <w:r w:rsidRPr="009B6425">
        <w:t xml:space="preserve">2. </w:t>
      </w:r>
      <w:bookmarkStart w:id="617" w:name="AU10"/>
      <w:r w:rsidRPr="009B6425">
        <w:rPr>
          <w:rStyle w:val="Surname"/>
          <w:shd w:val="clear" w:color="auto" w:fill="auto"/>
        </w:rPr>
        <w:t>Lee</w:t>
      </w:r>
      <w:r w:rsidRPr="009B6425">
        <w:t xml:space="preserve"> </w:t>
      </w:r>
      <w:r w:rsidRPr="009B6425">
        <w:rPr>
          <w:rStyle w:val="FirstName"/>
          <w:shd w:val="clear" w:color="auto" w:fill="auto"/>
        </w:rPr>
        <w:t>H</w:t>
      </w:r>
      <w:bookmarkEnd w:id="617"/>
      <w:r w:rsidRPr="009B6425">
        <w:t xml:space="preserve">, </w:t>
      </w:r>
      <w:bookmarkStart w:id="618" w:name="AU11"/>
      <w:r w:rsidRPr="009B6425">
        <w:rPr>
          <w:rStyle w:val="Surname"/>
          <w:shd w:val="clear" w:color="auto" w:fill="auto"/>
        </w:rPr>
        <w:t>Kim</w:t>
      </w:r>
      <w:r w:rsidRPr="009B6425">
        <w:t xml:space="preserve"> </w:t>
      </w:r>
      <w:r w:rsidRPr="009B6425">
        <w:rPr>
          <w:rStyle w:val="FirstName"/>
          <w:shd w:val="clear" w:color="auto" w:fill="auto"/>
        </w:rPr>
        <w:t>W</w:t>
      </w:r>
      <w:bookmarkEnd w:id="618"/>
      <w:r w:rsidRPr="009B6425">
        <w:t xml:space="preserve">, </w:t>
      </w:r>
      <w:bookmarkStart w:id="619" w:name="AU12"/>
      <w:r w:rsidRPr="009B6425">
        <w:rPr>
          <w:rStyle w:val="Surname"/>
          <w:shd w:val="clear" w:color="auto" w:fill="auto"/>
        </w:rPr>
        <w:t>Kwon</w:t>
      </w:r>
      <w:r w:rsidRPr="009B6425">
        <w:t xml:space="preserve"> </w:t>
      </w:r>
      <w:r w:rsidRPr="009B6425">
        <w:rPr>
          <w:rStyle w:val="FirstName"/>
          <w:shd w:val="clear" w:color="auto" w:fill="auto"/>
        </w:rPr>
        <w:t>N</w:t>
      </w:r>
      <w:bookmarkEnd w:id="619"/>
      <w:r w:rsidRPr="009B6425">
        <w:t xml:space="preserve">, </w:t>
      </w:r>
      <w:bookmarkStart w:id="620" w:name="AU13"/>
      <w:r w:rsidRPr="009B6425">
        <w:rPr>
          <w:rStyle w:val="Surname"/>
          <w:shd w:val="clear" w:color="auto" w:fill="auto"/>
        </w:rPr>
        <w:t>Kim</w:t>
      </w:r>
      <w:r w:rsidRPr="009B6425">
        <w:t xml:space="preserve"> </w:t>
      </w:r>
      <w:r w:rsidRPr="009B6425">
        <w:rPr>
          <w:rStyle w:val="FirstName"/>
          <w:shd w:val="clear" w:color="auto" w:fill="auto"/>
        </w:rPr>
        <w:t>C</w:t>
      </w:r>
      <w:bookmarkEnd w:id="620"/>
      <w:r w:rsidRPr="009B6425">
        <w:t xml:space="preserve">, </w:t>
      </w:r>
      <w:bookmarkStart w:id="621" w:name="AU14"/>
      <w:r w:rsidRPr="009B6425">
        <w:rPr>
          <w:rStyle w:val="Surname"/>
          <w:shd w:val="clear" w:color="auto" w:fill="auto"/>
        </w:rPr>
        <w:t>Kim</w:t>
      </w:r>
      <w:r w:rsidRPr="009B6425">
        <w:t xml:space="preserve"> </w:t>
      </w:r>
      <w:r w:rsidRPr="009B6425">
        <w:rPr>
          <w:rStyle w:val="FirstName"/>
          <w:shd w:val="clear" w:color="auto" w:fill="auto"/>
        </w:rPr>
        <w:t>S</w:t>
      </w:r>
      <w:bookmarkEnd w:id="621"/>
      <w:r w:rsidRPr="009B6425">
        <w:t xml:space="preserve">, </w:t>
      </w:r>
      <w:bookmarkStart w:id="622" w:name="AU15"/>
      <w:r w:rsidRPr="009B6425">
        <w:rPr>
          <w:rStyle w:val="Surname"/>
          <w:shd w:val="clear" w:color="auto" w:fill="auto"/>
        </w:rPr>
        <w:t>An</w:t>
      </w:r>
      <w:r w:rsidRPr="009B6425">
        <w:t xml:space="preserve"> </w:t>
      </w:r>
      <w:r w:rsidRPr="009B6425">
        <w:rPr>
          <w:rStyle w:val="FirstName"/>
          <w:shd w:val="clear" w:color="auto" w:fill="auto"/>
        </w:rPr>
        <w:t>J-Y.</w:t>
      </w:r>
      <w:bookmarkEnd w:id="622"/>
      <w:r w:rsidRPr="009B6425">
        <w:t xml:space="preserve"> </w:t>
      </w:r>
      <w:r w:rsidRPr="009B6425">
        <w:rPr>
          <w:rStyle w:val="Year"/>
          <w:shd w:val="clear" w:color="auto" w:fill="auto"/>
        </w:rPr>
        <w:t>2025</w:t>
      </w:r>
      <w:r w:rsidRPr="009B6425">
        <w:t xml:space="preserve">. </w:t>
      </w:r>
      <w:r w:rsidRPr="009B6425">
        <w:rPr>
          <w:rStyle w:val="ArticleTitle"/>
          <w:shd w:val="clear" w:color="auto" w:fill="auto"/>
        </w:rPr>
        <w:t>Lessons from national biobank projects utilizing whole-genome sequencing for population-scale genomics</w:t>
      </w:r>
      <w:r w:rsidRPr="009B6425">
        <w:t xml:space="preserve">. </w:t>
      </w:r>
      <w:r w:rsidRPr="009B6425">
        <w:rPr>
          <w:rStyle w:val="JournalTitle"/>
          <w:i/>
          <w:shd w:val="clear" w:color="auto" w:fill="auto"/>
        </w:rPr>
        <w:t>Genom. Informat.</w:t>
      </w:r>
      <w:r w:rsidRPr="009B6425">
        <w:t xml:space="preserve"> </w:t>
      </w:r>
      <w:r w:rsidRPr="009B6425">
        <w:rPr>
          <w:rStyle w:val="Volume"/>
          <w:shd w:val="clear" w:color="auto" w:fill="auto"/>
        </w:rPr>
        <w:t>23</w:t>
      </w:r>
      <w:r w:rsidRPr="009B6425">
        <w:t>(</w:t>
      </w:r>
      <w:r w:rsidRPr="009B6425">
        <w:rPr>
          <w:rStyle w:val="Issue"/>
          <w:shd w:val="clear" w:color="auto" w:fill="auto"/>
        </w:rPr>
        <w:t>1</w:t>
      </w:r>
      <w:r w:rsidRPr="009B6425">
        <w:t>):</w:t>
      </w:r>
      <w:r w:rsidRPr="009B6425">
        <w:rPr>
          <w:rStyle w:val="Pages"/>
          <w:shd w:val="clear" w:color="auto" w:fill="auto"/>
        </w:rPr>
        <w:t>8</w:t>
      </w:r>
    </w:p>
    <w:p w14:paraId="490D747D" w14:textId="682AF0C2" w:rsidR="00E8655B" w:rsidRPr="009B6425" w:rsidRDefault="00E8655B" w:rsidP="003D4F94">
      <w:pPr>
        <w:pStyle w:val="Reference"/>
      </w:pPr>
      <w:bookmarkStart w:id="623" w:name="bib3"/>
      <w:bookmarkEnd w:id="623"/>
      <w:r w:rsidRPr="009B6425">
        <w:t xml:space="preserve">3. </w:t>
      </w:r>
      <w:bookmarkStart w:id="624" w:name="AU16"/>
      <w:r w:rsidRPr="009B6425">
        <w:rPr>
          <w:rStyle w:val="Surname"/>
          <w:shd w:val="clear" w:color="auto" w:fill="auto"/>
        </w:rPr>
        <w:t>Beesley</w:t>
      </w:r>
      <w:r w:rsidRPr="009B6425">
        <w:t xml:space="preserve"> </w:t>
      </w:r>
      <w:r w:rsidRPr="009B6425">
        <w:rPr>
          <w:rStyle w:val="FirstName"/>
          <w:shd w:val="clear" w:color="auto" w:fill="auto"/>
        </w:rPr>
        <w:t>LJ</w:t>
      </w:r>
      <w:bookmarkEnd w:id="624"/>
      <w:r w:rsidRPr="009B6425">
        <w:t xml:space="preserve">, </w:t>
      </w:r>
      <w:bookmarkStart w:id="625" w:name="AU17"/>
      <w:r w:rsidRPr="009B6425">
        <w:rPr>
          <w:rStyle w:val="Surname"/>
          <w:shd w:val="clear" w:color="auto" w:fill="auto"/>
        </w:rPr>
        <w:t>Salvatore</w:t>
      </w:r>
      <w:r w:rsidRPr="009B6425">
        <w:t xml:space="preserve"> </w:t>
      </w:r>
      <w:r w:rsidRPr="009B6425">
        <w:rPr>
          <w:rStyle w:val="FirstName"/>
          <w:shd w:val="clear" w:color="auto" w:fill="auto"/>
        </w:rPr>
        <w:t>M</w:t>
      </w:r>
      <w:bookmarkEnd w:id="625"/>
      <w:r w:rsidRPr="009B6425">
        <w:t xml:space="preserve">, </w:t>
      </w:r>
      <w:bookmarkStart w:id="626" w:name="AU18"/>
      <w:r w:rsidRPr="009B6425">
        <w:rPr>
          <w:rStyle w:val="Surname"/>
          <w:shd w:val="clear" w:color="auto" w:fill="auto"/>
        </w:rPr>
        <w:t>Fritsche</w:t>
      </w:r>
      <w:r w:rsidRPr="009B6425">
        <w:t xml:space="preserve"> </w:t>
      </w:r>
      <w:r w:rsidRPr="009B6425">
        <w:rPr>
          <w:rStyle w:val="FirstName"/>
          <w:shd w:val="clear" w:color="auto" w:fill="auto"/>
        </w:rPr>
        <w:t>LG</w:t>
      </w:r>
      <w:bookmarkEnd w:id="626"/>
      <w:r w:rsidRPr="009B6425">
        <w:t xml:space="preserve">, </w:t>
      </w:r>
      <w:bookmarkStart w:id="627" w:name="AU19"/>
      <w:r w:rsidRPr="009B6425">
        <w:rPr>
          <w:rStyle w:val="Surname"/>
          <w:shd w:val="clear" w:color="auto" w:fill="auto"/>
        </w:rPr>
        <w:t>Pandit</w:t>
      </w:r>
      <w:r w:rsidRPr="009B6425">
        <w:t xml:space="preserve"> </w:t>
      </w:r>
      <w:r w:rsidRPr="009B6425">
        <w:rPr>
          <w:rStyle w:val="FirstName"/>
          <w:shd w:val="clear" w:color="auto" w:fill="auto"/>
        </w:rPr>
        <w:t>A</w:t>
      </w:r>
      <w:bookmarkEnd w:id="627"/>
      <w:r w:rsidRPr="009B6425">
        <w:t xml:space="preserve">, </w:t>
      </w:r>
      <w:bookmarkStart w:id="628" w:name="AU20"/>
      <w:r w:rsidRPr="009B6425">
        <w:rPr>
          <w:rStyle w:val="Surname"/>
          <w:shd w:val="clear" w:color="auto" w:fill="auto"/>
        </w:rPr>
        <w:t>Rao</w:t>
      </w:r>
      <w:r w:rsidRPr="009B6425">
        <w:t xml:space="preserve"> </w:t>
      </w:r>
      <w:r w:rsidRPr="009B6425">
        <w:rPr>
          <w:rStyle w:val="FirstName"/>
          <w:shd w:val="clear" w:color="auto" w:fill="auto"/>
        </w:rPr>
        <w:t>A</w:t>
      </w:r>
      <w:bookmarkEnd w:id="628"/>
      <w:r w:rsidRPr="009B6425">
        <w:t xml:space="preserve">, et al. </w:t>
      </w:r>
      <w:r w:rsidRPr="009B6425">
        <w:rPr>
          <w:rStyle w:val="Year"/>
          <w:shd w:val="clear" w:color="auto" w:fill="auto"/>
        </w:rPr>
        <w:t>2020</w:t>
      </w:r>
      <w:r w:rsidRPr="009B6425">
        <w:t xml:space="preserve">. </w:t>
      </w:r>
      <w:r w:rsidRPr="009B6425">
        <w:rPr>
          <w:rStyle w:val="ArticleTitle"/>
          <w:shd w:val="clear" w:color="auto" w:fill="auto"/>
        </w:rPr>
        <w:t>The emerging landscape of health research based on biobanks linked to electronic health records: existing resources, statistical challenges, and potential opportunities</w:t>
      </w:r>
      <w:r w:rsidRPr="009B6425">
        <w:t xml:space="preserve">. </w:t>
      </w:r>
      <w:r w:rsidRPr="009B6425">
        <w:rPr>
          <w:rStyle w:val="JournalTitle"/>
          <w:i/>
          <w:shd w:val="clear" w:color="auto" w:fill="auto"/>
        </w:rPr>
        <w:t>Stat. Med.</w:t>
      </w:r>
      <w:r w:rsidRPr="009B6425">
        <w:t xml:space="preserve"> </w:t>
      </w:r>
      <w:r w:rsidRPr="009B6425">
        <w:rPr>
          <w:rStyle w:val="Volume"/>
          <w:shd w:val="clear" w:color="auto" w:fill="auto"/>
        </w:rPr>
        <w:t>39</w:t>
      </w:r>
      <w:r w:rsidRPr="009B6425">
        <w:t>(</w:t>
      </w:r>
      <w:r w:rsidRPr="009B6425">
        <w:rPr>
          <w:rStyle w:val="Issue"/>
          <w:shd w:val="clear" w:color="auto" w:fill="auto"/>
        </w:rPr>
        <w:t>6</w:t>
      </w:r>
      <w:r w:rsidRPr="009B6425">
        <w:t>):</w:t>
      </w:r>
      <w:r w:rsidRPr="009B6425">
        <w:rPr>
          <w:rStyle w:val="Pages"/>
          <w:shd w:val="clear" w:color="auto" w:fill="auto"/>
        </w:rPr>
        <w:t>773–800</w:t>
      </w:r>
    </w:p>
    <w:p w14:paraId="243AAEB0" w14:textId="7826F268" w:rsidR="00E8655B" w:rsidRPr="009B6425" w:rsidRDefault="00E8655B" w:rsidP="003D4F94">
      <w:pPr>
        <w:pStyle w:val="Reference"/>
      </w:pPr>
      <w:bookmarkStart w:id="629" w:name="bib4"/>
      <w:bookmarkEnd w:id="629"/>
      <w:r w:rsidRPr="009B6425">
        <w:lastRenderedPageBreak/>
        <w:t xml:space="preserve">4. </w:t>
      </w:r>
      <w:bookmarkStart w:id="630" w:name="AU21"/>
      <w:r w:rsidRPr="009B6425">
        <w:rPr>
          <w:rStyle w:val="Surname"/>
          <w:shd w:val="clear" w:color="auto" w:fill="auto"/>
        </w:rPr>
        <w:t>Linder</w:t>
      </w:r>
      <w:r w:rsidRPr="009B6425">
        <w:t xml:space="preserve"> </w:t>
      </w:r>
      <w:r w:rsidRPr="009B6425">
        <w:rPr>
          <w:rStyle w:val="FirstName"/>
          <w:shd w:val="clear" w:color="auto" w:fill="auto"/>
        </w:rPr>
        <w:t>JE</w:t>
      </w:r>
      <w:bookmarkEnd w:id="630"/>
      <w:r w:rsidRPr="009B6425">
        <w:t xml:space="preserve">, </w:t>
      </w:r>
      <w:bookmarkStart w:id="631" w:name="AU22"/>
      <w:r w:rsidRPr="009B6425">
        <w:rPr>
          <w:rStyle w:val="Surname"/>
          <w:shd w:val="clear" w:color="auto" w:fill="auto"/>
        </w:rPr>
        <w:t>Bastarache</w:t>
      </w:r>
      <w:r w:rsidRPr="009B6425">
        <w:t xml:space="preserve"> </w:t>
      </w:r>
      <w:r w:rsidRPr="009B6425">
        <w:rPr>
          <w:rStyle w:val="FirstName"/>
          <w:shd w:val="clear" w:color="auto" w:fill="auto"/>
        </w:rPr>
        <w:t>L</w:t>
      </w:r>
      <w:bookmarkEnd w:id="631"/>
      <w:r w:rsidRPr="009B6425">
        <w:t xml:space="preserve">, </w:t>
      </w:r>
      <w:bookmarkStart w:id="632" w:name="AU23"/>
      <w:r w:rsidRPr="009B6425">
        <w:rPr>
          <w:rStyle w:val="Surname"/>
          <w:shd w:val="clear" w:color="auto" w:fill="auto"/>
        </w:rPr>
        <w:t>Hughey</w:t>
      </w:r>
      <w:r w:rsidRPr="009B6425">
        <w:t xml:space="preserve"> </w:t>
      </w:r>
      <w:r w:rsidRPr="009B6425">
        <w:rPr>
          <w:rStyle w:val="FirstName"/>
          <w:shd w:val="clear" w:color="auto" w:fill="auto"/>
        </w:rPr>
        <w:t>JJ</w:t>
      </w:r>
      <w:bookmarkEnd w:id="632"/>
      <w:r w:rsidRPr="009B6425">
        <w:t xml:space="preserve">, </w:t>
      </w:r>
      <w:bookmarkStart w:id="633" w:name="AU24"/>
      <w:r w:rsidRPr="009B6425">
        <w:rPr>
          <w:rStyle w:val="Surname"/>
          <w:shd w:val="clear" w:color="auto" w:fill="auto"/>
        </w:rPr>
        <w:t>Peterson</w:t>
      </w:r>
      <w:r w:rsidRPr="009B6425">
        <w:t xml:space="preserve"> </w:t>
      </w:r>
      <w:r w:rsidRPr="009B6425">
        <w:rPr>
          <w:rStyle w:val="FirstName"/>
          <w:shd w:val="clear" w:color="auto" w:fill="auto"/>
        </w:rPr>
        <w:t>JF.</w:t>
      </w:r>
      <w:bookmarkEnd w:id="633"/>
      <w:r w:rsidRPr="009B6425">
        <w:t xml:space="preserve"> </w:t>
      </w:r>
      <w:r w:rsidRPr="009B6425">
        <w:rPr>
          <w:rStyle w:val="Year"/>
          <w:shd w:val="clear" w:color="auto" w:fill="auto"/>
        </w:rPr>
        <w:t>2021</w:t>
      </w:r>
      <w:r w:rsidRPr="009B6425">
        <w:t xml:space="preserve">. </w:t>
      </w:r>
      <w:r w:rsidRPr="009B6425">
        <w:rPr>
          <w:rStyle w:val="ArticleTitle"/>
          <w:shd w:val="clear" w:color="auto" w:fill="auto"/>
        </w:rPr>
        <w:t>The role of electronic health records in advancing genomic medicine</w:t>
      </w:r>
      <w:r w:rsidRPr="009B6425">
        <w:t xml:space="preserve">. </w:t>
      </w:r>
      <w:r w:rsidRPr="009B6425">
        <w:rPr>
          <w:rStyle w:val="JournalTitle"/>
          <w:i/>
          <w:shd w:val="clear" w:color="auto" w:fill="auto"/>
        </w:rPr>
        <w:t>Annu. Rev. Genom. Hum. Genet.</w:t>
      </w:r>
      <w:r w:rsidRPr="009B6425">
        <w:t xml:space="preserve"> </w:t>
      </w:r>
      <w:r w:rsidRPr="009B6425">
        <w:rPr>
          <w:rStyle w:val="Volume"/>
          <w:shd w:val="clear" w:color="auto" w:fill="auto"/>
        </w:rPr>
        <w:t>22</w:t>
      </w:r>
      <w:r w:rsidRPr="009B6425">
        <w:t>:</w:t>
      </w:r>
      <w:r w:rsidRPr="009B6425">
        <w:rPr>
          <w:rStyle w:val="Pages"/>
          <w:shd w:val="clear" w:color="auto" w:fill="auto"/>
        </w:rPr>
        <w:t>219–38</w:t>
      </w:r>
    </w:p>
    <w:p w14:paraId="7A4C5027" w14:textId="071C346C" w:rsidR="00E8655B" w:rsidRPr="009B6425" w:rsidRDefault="00E8655B" w:rsidP="003D4F94">
      <w:pPr>
        <w:pStyle w:val="Reference"/>
      </w:pPr>
      <w:bookmarkStart w:id="634" w:name="bib5"/>
      <w:bookmarkEnd w:id="634"/>
      <w:r w:rsidRPr="009B6425">
        <w:t xml:space="preserve">5. </w:t>
      </w:r>
      <w:bookmarkStart w:id="635" w:name="AU25"/>
      <w:r w:rsidRPr="009B6425">
        <w:rPr>
          <w:rStyle w:val="Surname"/>
          <w:shd w:val="clear" w:color="auto" w:fill="auto"/>
        </w:rPr>
        <w:t>Krebs</w:t>
      </w:r>
      <w:r w:rsidRPr="009B6425">
        <w:t xml:space="preserve"> </w:t>
      </w:r>
      <w:r w:rsidRPr="009B6425">
        <w:rPr>
          <w:rStyle w:val="FirstName"/>
          <w:shd w:val="clear" w:color="auto" w:fill="auto"/>
        </w:rPr>
        <w:t>K</w:t>
      </w:r>
      <w:bookmarkEnd w:id="635"/>
      <w:r w:rsidRPr="009B6425">
        <w:t xml:space="preserve">, </w:t>
      </w:r>
      <w:bookmarkStart w:id="636" w:name="AU26"/>
      <w:r w:rsidRPr="009B6425">
        <w:rPr>
          <w:rStyle w:val="Surname"/>
          <w:shd w:val="clear" w:color="auto" w:fill="auto"/>
        </w:rPr>
        <w:t>Milani</w:t>
      </w:r>
      <w:r w:rsidRPr="009B6425">
        <w:t xml:space="preserve"> </w:t>
      </w:r>
      <w:r w:rsidRPr="009B6425">
        <w:rPr>
          <w:rStyle w:val="FirstName"/>
          <w:shd w:val="clear" w:color="auto" w:fill="auto"/>
        </w:rPr>
        <w:t>L.</w:t>
      </w:r>
      <w:bookmarkEnd w:id="636"/>
      <w:r w:rsidRPr="009B6425">
        <w:t xml:space="preserve"> </w:t>
      </w:r>
      <w:r w:rsidRPr="009B6425">
        <w:rPr>
          <w:rStyle w:val="Year"/>
          <w:shd w:val="clear" w:color="auto" w:fill="auto"/>
        </w:rPr>
        <w:t>2023</w:t>
      </w:r>
      <w:r w:rsidRPr="009B6425">
        <w:t xml:space="preserve">. </w:t>
      </w:r>
      <w:r w:rsidRPr="009B6425">
        <w:rPr>
          <w:rStyle w:val="ArticleTitle"/>
          <w:shd w:val="clear" w:color="auto" w:fill="auto"/>
        </w:rPr>
        <w:t>Harnessing the power of electronic health records and genomics for drug discovery</w:t>
      </w:r>
      <w:r w:rsidRPr="009B6425">
        <w:t xml:space="preserve">. </w:t>
      </w:r>
      <w:r w:rsidRPr="009B6425">
        <w:rPr>
          <w:rStyle w:val="JournalTitle"/>
          <w:i/>
          <w:shd w:val="clear" w:color="auto" w:fill="auto"/>
        </w:rPr>
        <w:t>Annu. Rev. Pharmacol. Toxicol.</w:t>
      </w:r>
      <w:r w:rsidRPr="009B6425">
        <w:t xml:space="preserve"> </w:t>
      </w:r>
      <w:r w:rsidRPr="009B6425">
        <w:rPr>
          <w:rStyle w:val="Volume"/>
          <w:shd w:val="clear" w:color="auto" w:fill="auto"/>
        </w:rPr>
        <w:t>63</w:t>
      </w:r>
      <w:r w:rsidRPr="009B6425">
        <w:t>:</w:t>
      </w:r>
      <w:r w:rsidRPr="009B6425">
        <w:rPr>
          <w:rStyle w:val="Pages"/>
          <w:shd w:val="clear" w:color="auto" w:fill="auto"/>
        </w:rPr>
        <w:t>65–76</w:t>
      </w:r>
    </w:p>
    <w:p w14:paraId="5CABED8A" w14:textId="58E9D254" w:rsidR="00E8655B" w:rsidRPr="009B6425" w:rsidRDefault="00E8655B" w:rsidP="003D4F94">
      <w:pPr>
        <w:pStyle w:val="Reference"/>
      </w:pPr>
      <w:bookmarkStart w:id="637" w:name="bib6"/>
      <w:bookmarkEnd w:id="637"/>
      <w:r w:rsidRPr="009B6425">
        <w:t xml:space="preserve">6. </w:t>
      </w:r>
      <w:bookmarkStart w:id="638" w:name="AU27"/>
      <w:r w:rsidRPr="009B6425">
        <w:rPr>
          <w:rStyle w:val="Surname"/>
          <w:shd w:val="clear" w:color="auto" w:fill="auto"/>
        </w:rPr>
        <w:t>Kinkorová</w:t>
      </w:r>
      <w:r w:rsidRPr="009B6425">
        <w:t xml:space="preserve"> </w:t>
      </w:r>
      <w:r w:rsidRPr="009B6425">
        <w:rPr>
          <w:rStyle w:val="FirstName"/>
          <w:shd w:val="clear" w:color="auto" w:fill="auto"/>
        </w:rPr>
        <w:t>J.</w:t>
      </w:r>
      <w:bookmarkEnd w:id="638"/>
      <w:r w:rsidRPr="009B6425">
        <w:t xml:space="preserve"> </w:t>
      </w:r>
      <w:r w:rsidRPr="009B6425">
        <w:rPr>
          <w:rStyle w:val="Year"/>
          <w:shd w:val="clear" w:color="auto" w:fill="auto"/>
        </w:rPr>
        <w:t>2016</w:t>
      </w:r>
      <w:r w:rsidRPr="009B6425">
        <w:t xml:space="preserve">. </w:t>
      </w:r>
      <w:r w:rsidRPr="009B6425">
        <w:rPr>
          <w:rStyle w:val="ArticleTitle"/>
          <w:shd w:val="clear" w:color="auto" w:fill="auto"/>
        </w:rPr>
        <w:t>Biobanks in the era of personalized medicine: objectives, challenges, and innovation</w:t>
      </w:r>
      <w:r w:rsidRPr="009B6425">
        <w:t xml:space="preserve">. </w:t>
      </w:r>
      <w:r w:rsidRPr="009B6425">
        <w:rPr>
          <w:rStyle w:val="JournalTitle"/>
          <w:i/>
          <w:shd w:val="clear" w:color="auto" w:fill="auto"/>
        </w:rPr>
        <w:t>EPMA J.</w:t>
      </w:r>
      <w:r w:rsidRPr="009B6425">
        <w:t xml:space="preserve"> </w:t>
      </w:r>
      <w:r w:rsidRPr="009B6425">
        <w:rPr>
          <w:rStyle w:val="Volume"/>
          <w:shd w:val="clear" w:color="auto" w:fill="auto"/>
        </w:rPr>
        <w:t>7</w:t>
      </w:r>
      <w:r w:rsidRPr="009B6425">
        <w:t>(</w:t>
      </w:r>
      <w:r w:rsidRPr="009B6425">
        <w:rPr>
          <w:rStyle w:val="Issue"/>
          <w:shd w:val="clear" w:color="auto" w:fill="auto"/>
        </w:rPr>
        <w:t>1</w:t>
      </w:r>
      <w:r w:rsidRPr="009B6425">
        <w:t>):</w:t>
      </w:r>
      <w:r w:rsidRPr="009B6425">
        <w:rPr>
          <w:rStyle w:val="Pages"/>
          <w:shd w:val="clear" w:color="auto" w:fill="auto"/>
        </w:rPr>
        <w:t>4</w:t>
      </w:r>
    </w:p>
    <w:p w14:paraId="4AC4AD42" w14:textId="548A73DA" w:rsidR="00E8655B" w:rsidRPr="009B6425" w:rsidRDefault="00E8655B" w:rsidP="003D4F94">
      <w:pPr>
        <w:pStyle w:val="Reference"/>
      </w:pPr>
      <w:bookmarkStart w:id="639" w:name="bib7"/>
      <w:bookmarkEnd w:id="639"/>
      <w:r w:rsidRPr="009B6425">
        <w:t xml:space="preserve">7. </w:t>
      </w:r>
      <w:bookmarkStart w:id="640" w:name="AU28"/>
      <w:r w:rsidRPr="009B6425">
        <w:rPr>
          <w:rStyle w:val="Surname"/>
          <w:shd w:val="clear" w:color="auto" w:fill="auto"/>
        </w:rPr>
        <w:t>Valenti</w:t>
      </w:r>
      <w:r w:rsidRPr="009B6425">
        <w:t xml:space="preserve"> </w:t>
      </w:r>
      <w:r w:rsidRPr="009B6425">
        <w:rPr>
          <w:rStyle w:val="FirstName"/>
          <w:shd w:val="clear" w:color="auto" w:fill="auto"/>
        </w:rPr>
        <w:t>A</w:t>
      </w:r>
      <w:bookmarkEnd w:id="640"/>
      <w:r w:rsidRPr="009B6425">
        <w:t xml:space="preserve">, </w:t>
      </w:r>
      <w:bookmarkStart w:id="641" w:name="AU29"/>
      <w:r w:rsidRPr="009B6425">
        <w:rPr>
          <w:rStyle w:val="Surname"/>
          <w:shd w:val="clear" w:color="auto" w:fill="auto"/>
        </w:rPr>
        <w:t>Falcone</w:t>
      </w:r>
      <w:r w:rsidRPr="009B6425">
        <w:t xml:space="preserve"> </w:t>
      </w:r>
      <w:r w:rsidRPr="009B6425">
        <w:rPr>
          <w:rStyle w:val="FirstName"/>
          <w:shd w:val="clear" w:color="auto" w:fill="auto"/>
        </w:rPr>
        <w:t>I</w:t>
      </w:r>
      <w:bookmarkEnd w:id="641"/>
      <w:r w:rsidRPr="009B6425">
        <w:t xml:space="preserve">, </w:t>
      </w:r>
      <w:bookmarkStart w:id="642" w:name="AU30"/>
      <w:r w:rsidRPr="009B6425">
        <w:rPr>
          <w:rStyle w:val="Surname"/>
          <w:shd w:val="clear" w:color="auto" w:fill="auto"/>
        </w:rPr>
        <w:t>Valenti</w:t>
      </w:r>
      <w:r w:rsidRPr="009B6425">
        <w:t xml:space="preserve"> </w:t>
      </w:r>
      <w:r w:rsidRPr="009B6425">
        <w:rPr>
          <w:rStyle w:val="FirstName"/>
          <w:shd w:val="clear" w:color="auto" w:fill="auto"/>
        </w:rPr>
        <w:t>F</w:t>
      </w:r>
      <w:bookmarkEnd w:id="642"/>
      <w:r w:rsidRPr="009B6425">
        <w:t xml:space="preserve">, </w:t>
      </w:r>
      <w:bookmarkStart w:id="643" w:name="AU31"/>
      <w:r w:rsidRPr="009B6425">
        <w:rPr>
          <w:rStyle w:val="Surname"/>
          <w:shd w:val="clear" w:color="auto" w:fill="auto"/>
        </w:rPr>
        <w:t>Ricciardi</w:t>
      </w:r>
      <w:r w:rsidRPr="009B6425">
        <w:t xml:space="preserve"> </w:t>
      </w:r>
      <w:r w:rsidRPr="009B6425">
        <w:rPr>
          <w:rStyle w:val="FirstName"/>
          <w:shd w:val="clear" w:color="auto" w:fill="auto"/>
        </w:rPr>
        <w:t>E</w:t>
      </w:r>
      <w:bookmarkEnd w:id="643"/>
      <w:r w:rsidRPr="009B6425">
        <w:t xml:space="preserve">, </w:t>
      </w:r>
      <w:bookmarkStart w:id="644" w:name="AU32"/>
      <w:r w:rsidRPr="009B6425">
        <w:rPr>
          <w:rStyle w:val="Surname"/>
          <w:shd w:val="clear" w:color="auto" w:fill="auto"/>
        </w:rPr>
        <w:t>Di Martino</w:t>
      </w:r>
      <w:r w:rsidRPr="009B6425">
        <w:t xml:space="preserve"> </w:t>
      </w:r>
      <w:r w:rsidRPr="009B6425">
        <w:rPr>
          <w:rStyle w:val="FirstName"/>
          <w:shd w:val="clear" w:color="auto" w:fill="auto"/>
        </w:rPr>
        <w:t>S</w:t>
      </w:r>
      <w:bookmarkEnd w:id="644"/>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Biobanks as an indispensable tool in the “era” of precision medicine: key role in the management of complex diseases, such as melanoma</w:t>
      </w:r>
      <w:r w:rsidRPr="009B6425">
        <w:t xml:space="preserve">. </w:t>
      </w:r>
      <w:r w:rsidRPr="009B6425">
        <w:rPr>
          <w:rStyle w:val="JournalTitle"/>
          <w:i/>
          <w:shd w:val="clear" w:color="auto" w:fill="auto"/>
        </w:rPr>
        <w:t>J. Pers. Med.</w:t>
      </w:r>
      <w:r w:rsidRPr="009B6425">
        <w:t xml:space="preserve"> </w:t>
      </w:r>
      <w:r w:rsidRPr="009B6425">
        <w:rPr>
          <w:rStyle w:val="Volume"/>
          <w:shd w:val="clear" w:color="auto" w:fill="auto"/>
        </w:rPr>
        <w:t>14</w:t>
      </w:r>
      <w:r w:rsidRPr="009B6425">
        <w:t>(</w:t>
      </w:r>
      <w:r w:rsidRPr="009B6425">
        <w:rPr>
          <w:rStyle w:val="Issue"/>
          <w:shd w:val="clear" w:color="auto" w:fill="auto"/>
        </w:rPr>
        <w:t>7</w:t>
      </w:r>
      <w:r w:rsidRPr="009B6425">
        <w:t>):</w:t>
      </w:r>
      <w:r w:rsidRPr="009B6425">
        <w:rPr>
          <w:rStyle w:val="Pages"/>
          <w:shd w:val="clear" w:color="auto" w:fill="auto"/>
        </w:rPr>
        <w:t>731</w:t>
      </w:r>
    </w:p>
    <w:p w14:paraId="7637ACEB" w14:textId="53BB7889" w:rsidR="00E8655B" w:rsidRPr="009B6425" w:rsidRDefault="00E8655B" w:rsidP="003D4F94">
      <w:pPr>
        <w:pStyle w:val="Reference"/>
      </w:pPr>
      <w:bookmarkStart w:id="645" w:name="bib8"/>
      <w:bookmarkEnd w:id="645"/>
      <w:r w:rsidRPr="009B6425">
        <w:t xml:space="preserve">8. </w:t>
      </w:r>
      <w:bookmarkStart w:id="646" w:name="AU33"/>
      <w:r w:rsidRPr="009B6425">
        <w:rPr>
          <w:rStyle w:val="Surname"/>
          <w:shd w:val="clear" w:color="auto" w:fill="auto"/>
        </w:rPr>
        <w:t>Lin</w:t>
      </w:r>
      <w:r w:rsidRPr="009B6425">
        <w:t xml:space="preserve"> </w:t>
      </w:r>
      <w:r w:rsidRPr="009B6425">
        <w:rPr>
          <w:rStyle w:val="FirstName"/>
          <w:shd w:val="clear" w:color="auto" w:fill="auto"/>
        </w:rPr>
        <w:t>J-C</w:t>
      </w:r>
      <w:bookmarkEnd w:id="646"/>
      <w:r w:rsidRPr="009B6425">
        <w:t xml:space="preserve">, </w:t>
      </w:r>
      <w:bookmarkStart w:id="647" w:name="AU34"/>
      <w:r w:rsidRPr="009B6425">
        <w:rPr>
          <w:rStyle w:val="Surname"/>
          <w:shd w:val="clear" w:color="auto" w:fill="auto"/>
        </w:rPr>
        <w:t>Liu</w:t>
      </w:r>
      <w:r w:rsidRPr="009B6425">
        <w:t xml:space="preserve"> </w:t>
      </w:r>
      <w:r w:rsidRPr="009B6425">
        <w:rPr>
          <w:rStyle w:val="FirstName"/>
          <w:shd w:val="clear" w:color="auto" w:fill="auto"/>
        </w:rPr>
        <w:t>Y-L</w:t>
      </w:r>
      <w:bookmarkEnd w:id="647"/>
      <w:r w:rsidRPr="009B6425">
        <w:t xml:space="preserve">, </w:t>
      </w:r>
      <w:bookmarkStart w:id="648" w:name="AU35"/>
      <w:r w:rsidRPr="009B6425">
        <w:rPr>
          <w:rStyle w:val="Surname"/>
          <w:shd w:val="clear" w:color="auto" w:fill="auto"/>
        </w:rPr>
        <w:t>Hsiao</w:t>
      </w:r>
      <w:r w:rsidRPr="009B6425">
        <w:t xml:space="preserve"> </w:t>
      </w:r>
      <w:r w:rsidRPr="009B6425">
        <w:rPr>
          <w:rStyle w:val="FirstName"/>
          <w:shd w:val="clear" w:color="auto" w:fill="auto"/>
        </w:rPr>
        <w:t>WW-W</w:t>
      </w:r>
      <w:bookmarkEnd w:id="648"/>
      <w:r w:rsidRPr="009B6425">
        <w:t xml:space="preserve">, </w:t>
      </w:r>
      <w:bookmarkStart w:id="649" w:name="AU36"/>
      <w:r w:rsidRPr="009B6425">
        <w:rPr>
          <w:rStyle w:val="Surname"/>
          <w:shd w:val="clear" w:color="auto" w:fill="auto"/>
        </w:rPr>
        <w:t>Fan</w:t>
      </w:r>
      <w:r w:rsidRPr="009B6425">
        <w:t xml:space="preserve"> </w:t>
      </w:r>
      <w:r w:rsidRPr="009B6425">
        <w:rPr>
          <w:rStyle w:val="FirstName"/>
          <w:shd w:val="clear" w:color="auto" w:fill="auto"/>
        </w:rPr>
        <w:t>C-T.</w:t>
      </w:r>
      <w:bookmarkEnd w:id="649"/>
      <w:r w:rsidRPr="009B6425">
        <w:t xml:space="preserve"> </w:t>
      </w:r>
      <w:r w:rsidRPr="009B6425">
        <w:rPr>
          <w:rStyle w:val="Year"/>
          <w:shd w:val="clear" w:color="auto" w:fill="auto"/>
        </w:rPr>
        <w:t>2024</w:t>
      </w:r>
      <w:r w:rsidRPr="009B6425">
        <w:t xml:space="preserve">. </w:t>
      </w:r>
      <w:r w:rsidRPr="009B6425">
        <w:rPr>
          <w:rStyle w:val="ArticleTitle"/>
          <w:shd w:val="clear" w:color="auto" w:fill="auto"/>
        </w:rPr>
        <w:t>Integrating population-based biobanks: catalyst for advances in precision health</w:t>
      </w:r>
      <w:r w:rsidRPr="009B6425">
        <w:t xml:space="preserve">. </w:t>
      </w:r>
      <w:r w:rsidRPr="009B6425">
        <w:rPr>
          <w:rStyle w:val="JournalTitle"/>
          <w:i/>
          <w:shd w:val="clear" w:color="auto" w:fill="auto"/>
        </w:rPr>
        <w:t>Comput. Struct. Biotechnol. J.</w:t>
      </w:r>
      <w:r w:rsidRPr="009B6425">
        <w:t xml:space="preserve"> </w:t>
      </w:r>
      <w:r w:rsidRPr="009B6425">
        <w:rPr>
          <w:rStyle w:val="Volume"/>
          <w:shd w:val="clear" w:color="auto" w:fill="auto"/>
        </w:rPr>
        <w:t>24</w:t>
      </w:r>
      <w:r w:rsidRPr="009B6425">
        <w:t>:</w:t>
      </w:r>
      <w:r w:rsidRPr="009B6425">
        <w:rPr>
          <w:rStyle w:val="Pages"/>
          <w:shd w:val="clear" w:color="auto" w:fill="auto"/>
        </w:rPr>
        <w:t>690–98</w:t>
      </w:r>
    </w:p>
    <w:p w14:paraId="50F19B72" w14:textId="55BCE36A" w:rsidR="00E8655B" w:rsidRPr="009B6425" w:rsidRDefault="00E8655B" w:rsidP="003D4F94">
      <w:pPr>
        <w:pStyle w:val="Reference"/>
      </w:pPr>
      <w:bookmarkStart w:id="650" w:name="bib9"/>
      <w:bookmarkEnd w:id="650"/>
      <w:r w:rsidRPr="009B6425">
        <w:t xml:space="preserve">9. </w:t>
      </w:r>
      <w:bookmarkStart w:id="651" w:name="AU37"/>
      <w:r w:rsidRPr="009B6425">
        <w:rPr>
          <w:rStyle w:val="Surname"/>
          <w:shd w:val="clear" w:color="auto" w:fill="auto"/>
        </w:rPr>
        <w:t>Ambrosino</w:t>
      </w:r>
      <w:r w:rsidRPr="009B6425">
        <w:t xml:space="preserve"> </w:t>
      </w:r>
      <w:r w:rsidRPr="009B6425">
        <w:rPr>
          <w:rStyle w:val="FirstName"/>
          <w:shd w:val="clear" w:color="auto" w:fill="auto"/>
        </w:rPr>
        <w:t>E</w:t>
      </w:r>
      <w:bookmarkEnd w:id="651"/>
      <w:r w:rsidRPr="009B6425">
        <w:t xml:space="preserve">, </w:t>
      </w:r>
      <w:bookmarkStart w:id="652" w:name="AU38"/>
      <w:r w:rsidRPr="009B6425">
        <w:rPr>
          <w:rStyle w:val="Surname"/>
          <w:shd w:val="clear" w:color="auto" w:fill="auto"/>
        </w:rPr>
        <w:t>Abou Tayoun</w:t>
      </w:r>
      <w:r w:rsidRPr="009B6425">
        <w:t xml:space="preserve"> </w:t>
      </w:r>
      <w:r w:rsidRPr="009B6425">
        <w:rPr>
          <w:rStyle w:val="FirstName"/>
          <w:shd w:val="clear" w:color="auto" w:fill="auto"/>
        </w:rPr>
        <w:t>AN</w:t>
      </w:r>
      <w:bookmarkEnd w:id="652"/>
      <w:r w:rsidRPr="009B6425">
        <w:t xml:space="preserve">, </w:t>
      </w:r>
      <w:bookmarkStart w:id="653" w:name="AU39"/>
      <w:r w:rsidRPr="009B6425">
        <w:rPr>
          <w:rStyle w:val="Surname"/>
          <w:shd w:val="clear" w:color="auto" w:fill="auto"/>
        </w:rPr>
        <w:t>Abramowicz</w:t>
      </w:r>
      <w:r w:rsidRPr="009B6425">
        <w:t xml:space="preserve"> </w:t>
      </w:r>
      <w:r w:rsidRPr="009B6425">
        <w:rPr>
          <w:rStyle w:val="FirstName"/>
          <w:shd w:val="clear" w:color="auto" w:fill="auto"/>
        </w:rPr>
        <w:t>M</w:t>
      </w:r>
      <w:bookmarkEnd w:id="653"/>
      <w:r w:rsidRPr="009B6425">
        <w:t xml:space="preserve">, </w:t>
      </w:r>
      <w:bookmarkStart w:id="654" w:name="AU40"/>
      <w:r w:rsidRPr="009B6425">
        <w:rPr>
          <w:rStyle w:val="Surname"/>
          <w:shd w:val="clear" w:color="auto" w:fill="auto"/>
        </w:rPr>
        <w:t>Zilfalil</w:t>
      </w:r>
      <w:r w:rsidRPr="009B6425">
        <w:t xml:space="preserve"> </w:t>
      </w:r>
      <w:r w:rsidRPr="009B6425">
        <w:rPr>
          <w:rStyle w:val="FirstName"/>
          <w:shd w:val="clear" w:color="auto" w:fill="auto"/>
        </w:rPr>
        <w:t>BA</w:t>
      </w:r>
      <w:bookmarkEnd w:id="654"/>
      <w:r w:rsidRPr="009B6425">
        <w:t xml:space="preserve">, </w:t>
      </w:r>
      <w:bookmarkStart w:id="655" w:name="AU41"/>
      <w:r w:rsidRPr="009B6425">
        <w:rPr>
          <w:rStyle w:val="Surname"/>
          <w:shd w:val="clear" w:color="auto" w:fill="auto"/>
        </w:rPr>
        <w:t>Boughtwood</w:t>
      </w:r>
      <w:r w:rsidRPr="009B6425">
        <w:t xml:space="preserve"> </w:t>
      </w:r>
      <w:r w:rsidRPr="009B6425">
        <w:rPr>
          <w:rStyle w:val="FirstName"/>
          <w:shd w:val="clear" w:color="auto" w:fill="auto"/>
        </w:rPr>
        <w:t>T</w:t>
      </w:r>
      <w:bookmarkEnd w:id="655"/>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The WHO genomics program of work for equitable implementation of human genomics for global health</w:t>
      </w:r>
      <w:r w:rsidRPr="009B6425">
        <w:t xml:space="preserve">. </w:t>
      </w:r>
      <w:r w:rsidRPr="009B6425">
        <w:rPr>
          <w:rStyle w:val="JournalTitle"/>
          <w:i/>
          <w:shd w:val="clear" w:color="auto" w:fill="auto"/>
        </w:rPr>
        <w:t>Nat. Med.</w:t>
      </w:r>
      <w:r w:rsidRPr="009B6425">
        <w:t xml:space="preserve"> </w:t>
      </w:r>
      <w:r w:rsidRPr="009B6425">
        <w:rPr>
          <w:rStyle w:val="Volume"/>
          <w:shd w:val="clear" w:color="auto" w:fill="auto"/>
        </w:rPr>
        <w:t>30</w:t>
      </w:r>
      <w:r w:rsidRPr="009B6425">
        <w:t>(</w:t>
      </w:r>
      <w:r w:rsidRPr="009B6425">
        <w:rPr>
          <w:rStyle w:val="Issue"/>
          <w:shd w:val="clear" w:color="auto" w:fill="auto"/>
        </w:rPr>
        <w:t>10</w:t>
      </w:r>
      <w:r w:rsidRPr="009B6425">
        <w:t>):</w:t>
      </w:r>
      <w:r w:rsidRPr="009B6425">
        <w:rPr>
          <w:rStyle w:val="Pages"/>
          <w:shd w:val="clear" w:color="auto" w:fill="auto"/>
        </w:rPr>
        <w:t>2711–13</w:t>
      </w:r>
    </w:p>
    <w:p w14:paraId="5FE549CA" w14:textId="6D89ACE8" w:rsidR="00E8655B" w:rsidRPr="009B6425" w:rsidRDefault="00E8655B" w:rsidP="003D4F94">
      <w:pPr>
        <w:pStyle w:val="Reference"/>
      </w:pPr>
      <w:bookmarkStart w:id="656" w:name="bib10"/>
      <w:bookmarkEnd w:id="656"/>
      <w:r w:rsidRPr="009B6425">
        <w:t xml:space="preserve">10. </w:t>
      </w:r>
      <w:bookmarkStart w:id="657" w:name="AU42"/>
      <w:r w:rsidRPr="009B6425">
        <w:rPr>
          <w:rStyle w:val="Surname"/>
          <w:shd w:val="clear" w:color="auto" w:fill="auto"/>
        </w:rPr>
        <w:t>Sudlow</w:t>
      </w:r>
      <w:r w:rsidRPr="009B6425">
        <w:t xml:space="preserve"> </w:t>
      </w:r>
      <w:r w:rsidRPr="009B6425">
        <w:rPr>
          <w:rStyle w:val="FirstName"/>
          <w:shd w:val="clear" w:color="auto" w:fill="auto"/>
        </w:rPr>
        <w:t>C</w:t>
      </w:r>
      <w:bookmarkEnd w:id="657"/>
      <w:r w:rsidRPr="009B6425">
        <w:t xml:space="preserve">, </w:t>
      </w:r>
      <w:bookmarkStart w:id="658" w:name="AU43"/>
      <w:r w:rsidRPr="009B6425">
        <w:rPr>
          <w:rStyle w:val="Surname"/>
          <w:shd w:val="clear" w:color="auto" w:fill="auto"/>
        </w:rPr>
        <w:t>Gallacher</w:t>
      </w:r>
      <w:r w:rsidRPr="009B6425">
        <w:t xml:space="preserve"> </w:t>
      </w:r>
      <w:r w:rsidRPr="009B6425">
        <w:rPr>
          <w:rStyle w:val="FirstName"/>
          <w:shd w:val="clear" w:color="auto" w:fill="auto"/>
        </w:rPr>
        <w:t>J</w:t>
      </w:r>
      <w:bookmarkEnd w:id="658"/>
      <w:r w:rsidRPr="009B6425">
        <w:t xml:space="preserve">, </w:t>
      </w:r>
      <w:bookmarkStart w:id="659" w:name="AU44"/>
      <w:r w:rsidRPr="009B6425">
        <w:rPr>
          <w:rStyle w:val="Surname"/>
          <w:shd w:val="clear" w:color="auto" w:fill="auto"/>
        </w:rPr>
        <w:t>Allen</w:t>
      </w:r>
      <w:r w:rsidRPr="009B6425">
        <w:t xml:space="preserve"> </w:t>
      </w:r>
      <w:r w:rsidRPr="009B6425">
        <w:rPr>
          <w:rStyle w:val="FirstName"/>
          <w:shd w:val="clear" w:color="auto" w:fill="auto"/>
        </w:rPr>
        <w:t>N</w:t>
      </w:r>
      <w:bookmarkEnd w:id="659"/>
      <w:r w:rsidRPr="009B6425">
        <w:t xml:space="preserve">, </w:t>
      </w:r>
      <w:bookmarkStart w:id="660" w:name="AU45"/>
      <w:r w:rsidRPr="009B6425">
        <w:rPr>
          <w:rStyle w:val="Surname"/>
          <w:shd w:val="clear" w:color="auto" w:fill="auto"/>
        </w:rPr>
        <w:t>Beral</w:t>
      </w:r>
      <w:r w:rsidRPr="009B6425">
        <w:t xml:space="preserve"> </w:t>
      </w:r>
      <w:r w:rsidRPr="009B6425">
        <w:rPr>
          <w:rStyle w:val="FirstName"/>
          <w:shd w:val="clear" w:color="auto" w:fill="auto"/>
        </w:rPr>
        <w:t>V</w:t>
      </w:r>
      <w:bookmarkEnd w:id="660"/>
      <w:r w:rsidRPr="009B6425">
        <w:t xml:space="preserve">, </w:t>
      </w:r>
      <w:bookmarkStart w:id="661" w:name="AU46"/>
      <w:r w:rsidRPr="009B6425">
        <w:rPr>
          <w:rStyle w:val="Surname"/>
          <w:shd w:val="clear" w:color="auto" w:fill="auto"/>
        </w:rPr>
        <w:t>Burton</w:t>
      </w:r>
      <w:r w:rsidRPr="009B6425">
        <w:t xml:space="preserve"> </w:t>
      </w:r>
      <w:r w:rsidRPr="009B6425">
        <w:rPr>
          <w:rStyle w:val="FirstName"/>
          <w:shd w:val="clear" w:color="auto" w:fill="auto"/>
        </w:rPr>
        <w:t>P</w:t>
      </w:r>
      <w:bookmarkEnd w:id="661"/>
      <w:r w:rsidRPr="009B6425">
        <w:t xml:space="preserve">, et al. </w:t>
      </w:r>
      <w:r w:rsidRPr="009B6425">
        <w:rPr>
          <w:rStyle w:val="Year"/>
          <w:shd w:val="clear" w:color="auto" w:fill="auto"/>
        </w:rPr>
        <w:t>2015</w:t>
      </w:r>
      <w:r w:rsidRPr="009B6425">
        <w:t xml:space="preserve">. </w:t>
      </w:r>
      <w:r w:rsidRPr="009B6425">
        <w:rPr>
          <w:rStyle w:val="ArticleTitle"/>
          <w:shd w:val="clear" w:color="auto" w:fill="auto"/>
        </w:rPr>
        <w:t>UK biobank: an open access resource for identifying the causes of a wide range of complex diseases of middle and old age</w:t>
      </w:r>
      <w:r w:rsidRPr="009B6425">
        <w:t xml:space="preserve">. </w:t>
      </w:r>
      <w:r w:rsidRPr="009B6425">
        <w:rPr>
          <w:rStyle w:val="JournalTitle"/>
          <w:i/>
          <w:shd w:val="clear" w:color="auto" w:fill="auto"/>
        </w:rPr>
        <w:t>PLOS Med.</w:t>
      </w:r>
      <w:r w:rsidRPr="009B6425">
        <w:t xml:space="preserve"> </w:t>
      </w:r>
      <w:r w:rsidRPr="009B6425">
        <w:rPr>
          <w:rStyle w:val="Volume"/>
          <w:shd w:val="clear" w:color="auto" w:fill="auto"/>
        </w:rPr>
        <w:t>12</w:t>
      </w:r>
      <w:r w:rsidRPr="009B6425">
        <w:t>(</w:t>
      </w:r>
      <w:r w:rsidRPr="009B6425">
        <w:rPr>
          <w:rStyle w:val="Issue"/>
          <w:shd w:val="clear" w:color="auto" w:fill="auto"/>
        </w:rPr>
        <w:t>3</w:t>
      </w:r>
      <w:r w:rsidRPr="009B6425">
        <w:t>):</w:t>
      </w:r>
      <w:r w:rsidRPr="009B6425">
        <w:rPr>
          <w:rStyle w:val="Pages"/>
          <w:shd w:val="clear" w:color="auto" w:fill="auto"/>
        </w:rPr>
        <w:t>e1001779</w:t>
      </w:r>
    </w:p>
    <w:p w14:paraId="7A4CC15E" w14:textId="5CDE71E7" w:rsidR="00E8655B" w:rsidRPr="009B6425" w:rsidRDefault="00E8655B" w:rsidP="003D4F94">
      <w:pPr>
        <w:pStyle w:val="Reference"/>
      </w:pPr>
      <w:bookmarkStart w:id="662" w:name="bib11"/>
      <w:bookmarkEnd w:id="662"/>
      <w:r w:rsidRPr="009B6425">
        <w:t xml:space="preserve">11. </w:t>
      </w:r>
      <w:bookmarkStart w:id="663" w:name="AU47"/>
      <w:r w:rsidRPr="009B6425">
        <w:rPr>
          <w:rStyle w:val="Surname"/>
          <w:shd w:val="clear" w:color="auto" w:fill="auto"/>
        </w:rPr>
        <w:t>Bycroft</w:t>
      </w:r>
      <w:r w:rsidRPr="009B6425">
        <w:t xml:space="preserve"> </w:t>
      </w:r>
      <w:r w:rsidRPr="009B6425">
        <w:rPr>
          <w:rStyle w:val="FirstName"/>
          <w:shd w:val="clear" w:color="auto" w:fill="auto"/>
        </w:rPr>
        <w:t>C</w:t>
      </w:r>
      <w:bookmarkEnd w:id="663"/>
      <w:r w:rsidRPr="009B6425">
        <w:t xml:space="preserve">, </w:t>
      </w:r>
      <w:bookmarkStart w:id="664" w:name="AU48"/>
      <w:r w:rsidRPr="009B6425">
        <w:rPr>
          <w:rStyle w:val="Surname"/>
          <w:shd w:val="clear" w:color="auto" w:fill="auto"/>
        </w:rPr>
        <w:t>Freeman</w:t>
      </w:r>
      <w:r w:rsidRPr="009B6425">
        <w:t xml:space="preserve"> </w:t>
      </w:r>
      <w:r w:rsidRPr="009B6425">
        <w:rPr>
          <w:rStyle w:val="FirstName"/>
          <w:shd w:val="clear" w:color="auto" w:fill="auto"/>
        </w:rPr>
        <w:t>C</w:t>
      </w:r>
      <w:bookmarkEnd w:id="664"/>
      <w:r w:rsidRPr="009B6425">
        <w:t xml:space="preserve">, </w:t>
      </w:r>
      <w:bookmarkStart w:id="665" w:name="AU49"/>
      <w:r w:rsidRPr="009B6425">
        <w:rPr>
          <w:rStyle w:val="Surname"/>
          <w:shd w:val="clear" w:color="auto" w:fill="auto"/>
        </w:rPr>
        <w:t>Petkova</w:t>
      </w:r>
      <w:r w:rsidRPr="009B6425">
        <w:t xml:space="preserve"> </w:t>
      </w:r>
      <w:r w:rsidRPr="009B6425">
        <w:rPr>
          <w:rStyle w:val="FirstName"/>
          <w:shd w:val="clear" w:color="auto" w:fill="auto"/>
        </w:rPr>
        <w:t>D</w:t>
      </w:r>
      <w:bookmarkEnd w:id="665"/>
      <w:r w:rsidRPr="009B6425">
        <w:t xml:space="preserve">, </w:t>
      </w:r>
      <w:bookmarkStart w:id="666" w:name="AU50"/>
      <w:r w:rsidRPr="009B6425">
        <w:rPr>
          <w:rStyle w:val="Surname"/>
          <w:shd w:val="clear" w:color="auto" w:fill="auto"/>
        </w:rPr>
        <w:t>Band</w:t>
      </w:r>
      <w:r w:rsidRPr="009B6425">
        <w:t xml:space="preserve"> </w:t>
      </w:r>
      <w:r w:rsidRPr="009B6425">
        <w:rPr>
          <w:rStyle w:val="FirstName"/>
          <w:shd w:val="clear" w:color="auto" w:fill="auto"/>
        </w:rPr>
        <w:t>G</w:t>
      </w:r>
      <w:bookmarkEnd w:id="666"/>
      <w:r w:rsidRPr="009B6425">
        <w:t xml:space="preserve">, </w:t>
      </w:r>
      <w:bookmarkStart w:id="667" w:name="AU51"/>
      <w:r w:rsidRPr="009B6425">
        <w:rPr>
          <w:rStyle w:val="Surname"/>
          <w:shd w:val="clear" w:color="auto" w:fill="auto"/>
        </w:rPr>
        <w:t>Elliott</w:t>
      </w:r>
      <w:r w:rsidRPr="009B6425">
        <w:t xml:space="preserve"> </w:t>
      </w:r>
      <w:r w:rsidRPr="009B6425">
        <w:rPr>
          <w:rStyle w:val="FirstName"/>
          <w:shd w:val="clear" w:color="auto" w:fill="auto"/>
        </w:rPr>
        <w:t>LT</w:t>
      </w:r>
      <w:bookmarkEnd w:id="667"/>
      <w:r w:rsidRPr="009B6425">
        <w:t xml:space="preserve">, et al. </w:t>
      </w:r>
      <w:r w:rsidRPr="009B6425">
        <w:rPr>
          <w:rStyle w:val="Year"/>
          <w:shd w:val="clear" w:color="auto" w:fill="auto"/>
        </w:rPr>
        <w:t>2018</w:t>
      </w:r>
      <w:r w:rsidRPr="009B6425">
        <w:t xml:space="preserve">. </w:t>
      </w:r>
      <w:r w:rsidRPr="009B6425">
        <w:rPr>
          <w:rStyle w:val="ArticleTitle"/>
          <w:shd w:val="clear" w:color="auto" w:fill="auto"/>
        </w:rPr>
        <w:t>The UK Biobank resource with deep phenotyping and genomic data</w:t>
      </w:r>
      <w:r w:rsidRPr="009B6425">
        <w:t xml:space="preserve">. </w:t>
      </w:r>
      <w:r w:rsidRPr="009B6425">
        <w:rPr>
          <w:rStyle w:val="JournalTitle"/>
          <w:i/>
          <w:shd w:val="clear" w:color="auto" w:fill="auto"/>
        </w:rPr>
        <w:t>Nature</w:t>
      </w:r>
      <w:r w:rsidRPr="009B6425">
        <w:t xml:space="preserve"> </w:t>
      </w:r>
      <w:r w:rsidRPr="009B6425">
        <w:rPr>
          <w:rStyle w:val="Volume"/>
          <w:shd w:val="clear" w:color="auto" w:fill="auto"/>
        </w:rPr>
        <w:t>562</w:t>
      </w:r>
      <w:r w:rsidRPr="009B6425">
        <w:t>(</w:t>
      </w:r>
      <w:r w:rsidRPr="009B6425">
        <w:rPr>
          <w:rStyle w:val="Issue"/>
          <w:shd w:val="clear" w:color="auto" w:fill="auto"/>
        </w:rPr>
        <w:t>7726</w:t>
      </w:r>
      <w:r w:rsidRPr="009B6425">
        <w:t>):</w:t>
      </w:r>
      <w:r w:rsidRPr="009B6425">
        <w:rPr>
          <w:rStyle w:val="Pages"/>
          <w:shd w:val="clear" w:color="auto" w:fill="auto"/>
        </w:rPr>
        <w:t>203–9</w:t>
      </w:r>
    </w:p>
    <w:p w14:paraId="6DA31E12" w14:textId="7CD199EF" w:rsidR="00E8655B" w:rsidRPr="009B6425" w:rsidRDefault="00E8655B" w:rsidP="003D4F94">
      <w:pPr>
        <w:pStyle w:val="Reference"/>
      </w:pPr>
      <w:bookmarkStart w:id="668" w:name="bib12"/>
      <w:bookmarkEnd w:id="668"/>
      <w:r w:rsidRPr="009B6425">
        <w:t xml:space="preserve">12. </w:t>
      </w:r>
      <w:bookmarkStart w:id="669" w:name="AU52"/>
      <w:r w:rsidRPr="009B6425">
        <w:rPr>
          <w:rStyle w:val="Surname"/>
          <w:shd w:val="clear" w:color="auto" w:fill="auto"/>
        </w:rPr>
        <w:t>Gaziano</w:t>
      </w:r>
      <w:r w:rsidRPr="009B6425">
        <w:t xml:space="preserve"> </w:t>
      </w:r>
      <w:r w:rsidRPr="009B6425">
        <w:rPr>
          <w:rStyle w:val="FirstName"/>
          <w:shd w:val="clear" w:color="auto" w:fill="auto"/>
        </w:rPr>
        <w:t>JM</w:t>
      </w:r>
      <w:bookmarkEnd w:id="669"/>
      <w:r w:rsidRPr="009B6425">
        <w:t xml:space="preserve">, </w:t>
      </w:r>
      <w:bookmarkStart w:id="670" w:name="AU53"/>
      <w:r w:rsidRPr="009B6425">
        <w:rPr>
          <w:rStyle w:val="Surname"/>
          <w:shd w:val="clear" w:color="auto" w:fill="auto"/>
        </w:rPr>
        <w:t>Concato</w:t>
      </w:r>
      <w:r w:rsidRPr="009B6425">
        <w:t xml:space="preserve"> </w:t>
      </w:r>
      <w:r w:rsidRPr="009B6425">
        <w:rPr>
          <w:rStyle w:val="FirstName"/>
          <w:shd w:val="clear" w:color="auto" w:fill="auto"/>
        </w:rPr>
        <w:t>J</w:t>
      </w:r>
      <w:bookmarkEnd w:id="670"/>
      <w:r w:rsidRPr="009B6425">
        <w:t xml:space="preserve">, </w:t>
      </w:r>
      <w:bookmarkStart w:id="671" w:name="AU54"/>
      <w:r w:rsidRPr="009B6425">
        <w:rPr>
          <w:rStyle w:val="Surname"/>
          <w:shd w:val="clear" w:color="auto" w:fill="auto"/>
        </w:rPr>
        <w:t>Brophy</w:t>
      </w:r>
      <w:r w:rsidRPr="009B6425">
        <w:t xml:space="preserve"> </w:t>
      </w:r>
      <w:r w:rsidRPr="009B6425">
        <w:rPr>
          <w:rStyle w:val="FirstName"/>
          <w:shd w:val="clear" w:color="auto" w:fill="auto"/>
        </w:rPr>
        <w:t>M</w:t>
      </w:r>
      <w:bookmarkEnd w:id="671"/>
      <w:r w:rsidRPr="009B6425">
        <w:t xml:space="preserve">, </w:t>
      </w:r>
      <w:bookmarkStart w:id="672" w:name="AU55"/>
      <w:r w:rsidRPr="009B6425">
        <w:rPr>
          <w:rStyle w:val="Surname"/>
          <w:shd w:val="clear" w:color="auto" w:fill="auto"/>
        </w:rPr>
        <w:t>Fiore</w:t>
      </w:r>
      <w:r w:rsidRPr="009B6425">
        <w:t xml:space="preserve"> </w:t>
      </w:r>
      <w:r w:rsidRPr="009B6425">
        <w:rPr>
          <w:rStyle w:val="FirstName"/>
          <w:shd w:val="clear" w:color="auto" w:fill="auto"/>
        </w:rPr>
        <w:t>L</w:t>
      </w:r>
      <w:bookmarkEnd w:id="672"/>
      <w:r w:rsidRPr="009B6425">
        <w:t xml:space="preserve">, </w:t>
      </w:r>
      <w:bookmarkStart w:id="673" w:name="AU56"/>
      <w:r w:rsidRPr="009B6425">
        <w:rPr>
          <w:rStyle w:val="Surname"/>
          <w:shd w:val="clear" w:color="auto" w:fill="auto"/>
        </w:rPr>
        <w:t>Pyarajan</w:t>
      </w:r>
      <w:r w:rsidRPr="009B6425">
        <w:t xml:space="preserve"> </w:t>
      </w:r>
      <w:r w:rsidRPr="009B6425">
        <w:rPr>
          <w:rStyle w:val="FirstName"/>
          <w:shd w:val="clear" w:color="auto" w:fill="auto"/>
        </w:rPr>
        <w:t>S</w:t>
      </w:r>
      <w:bookmarkEnd w:id="673"/>
      <w:r w:rsidRPr="009B6425">
        <w:t xml:space="preserve">, et al. </w:t>
      </w:r>
      <w:r w:rsidRPr="009B6425">
        <w:rPr>
          <w:rStyle w:val="Year"/>
          <w:shd w:val="clear" w:color="auto" w:fill="auto"/>
        </w:rPr>
        <w:t>2016</w:t>
      </w:r>
      <w:r w:rsidRPr="009B6425">
        <w:t xml:space="preserve">. </w:t>
      </w:r>
      <w:r w:rsidRPr="009B6425">
        <w:rPr>
          <w:rStyle w:val="ArticleTitle"/>
          <w:shd w:val="clear" w:color="auto" w:fill="auto"/>
        </w:rPr>
        <w:t>Million Veteran Program: a mega-biobank to study genetic influences on health and disease</w:t>
      </w:r>
      <w:r w:rsidRPr="009B6425">
        <w:t xml:space="preserve">. </w:t>
      </w:r>
      <w:r w:rsidRPr="009B6425">
        <w:rPr>
          <w:rStyle w:val="JournalTitle"/>
          <w:i/>
          <w:shd w:val="clear" w:color="auto" w:fill="auto"/>
        </w:rPr>
        <w:t>J. Clin. Epidemiol.</w:t>
      </w:r>
      <w:r w:rsidRPr="009B6425">
        <w:t xml:space="preserve"> </w:t>
      </w:r>
      <w:r w:rsidRPr="009B6425">
        <w:rPr>
          <w:rStyle w:val="Volume"/>
          <w:shd w:val="clear" w:color="auto" w:fill="auto"/>
        </w:rPr>
        <w:t>70</w:t>
      </w:r>
      <w:r w:rsidRPr="009B6425">
        <w:t>:</w:t>
      </w:r>
      <w:r w:rsidRPr="009B6425">
        <w:rPr>
          <w:rStyle w:val="Pages"/>
          <w:shd w:val="clear" w:color="auto" w:fill="auto"/>
        </w:rPr>
        <w:t>214–23</w:t>
      </w:r>
    </w:p>
    <w:p w14:paraId="25C57A2C" w14:textId="1788A85A" w:rsidR="00E8655B" w:rsidRPr="009B6425" w:rsidRDefault="00E8655B" w:rsidP="003D4F94">
      <w:pPr>
        <w:pStyle w:val="Reference"/>
      </w:pPr>
      <w:bookmarkStart w:id="674" w:name="bib13"/>
      <w:bookmarkEnd w:id="674"/>
      <w:r w:rsidRPr="009B6425">
        <w:t xml:space="preserve">13. </w:t>
      </w:r>
      <w:bookmarkStart w:id="675" w:name="AU57"/>
      <w:r w:rsidRPr="009B6425">
        <w:rPr>
          <w:rStyle w:val="Surname"/>
          <w:shd w:val="clear" w:color="auto" w:fill="auto"/>
        </w:rPr>
        <w:t>Kurki</w:t>
      </w:r>
      <w:r w:rsidRPr="009B6425">
        <w:t xml:space="preserve"> </w:t>
      </w:r>
      <w:r w:rsidRPr="009B6425">
        <w:rPr>
          <w:rStyle w:val="FirstName"/>
          <w:shd w:val="clear" w:color="auto" w:fill="auto"/>
        </w:rPr>
        <w:t>MI</w:t>
      </w:r>
      <w:bookmarkEnd w:id="675"/>
      <w:r w:rsidRPr="009B6425">
        <w:t xml:space="preserve">, </w:t>
      </w:r>
      <w:bookmarkStart w:id="676" w:name="AU58"/>
      <w:r w:rsidRPr="009B6425">
        <w:rPr>
          <w:rStyle w:val="Surname"/>
          <w:shd w:val="clear" w:color="auto" w:fill="auto"/>
        </w:rPr>
        <w:t>Karjalainen</w:t>
      </w:r>
      <w:r w:rsidRPr="009B6425">
        <w:t xml:space="preserve"> </w:t>
      </w:r>
      <w:r w:rsidRPr="009B6425">
        <w:rPr>
          <w:rStyle w:val="FirstName"/>
          <w:shd w:val="clear" w:color="auto" w:fill="auto"/>
        </w:rPr>
        <w:t>J</w:t>
      </w:r>
      <w:bookmarkEnd w:id="676"/>
      <w:r w:rsidRPr="009B6425">
        <w:t xml:space="preserve">, </w:t>
      </w:r>
      <w:bookmarkStart w:id="677" w:name="AU59"/>
      <w:r w:rsidRPr="009B6425">
        <w:rPr>
          <w:rStyle w:val="Surname"/>
          <w:shd w:val="clear" w:color="auto" w:fill="auto"/>
        </w:rPr>
        <w:t>Palta</w:t>
      </w:r>
      <w:r w:rsidRPr="009B6425">
        <w:t xml:space="preserve"> </w:t>
      </w:r>
      <w:r w:rsidRPr="009B6425">
        <w:rPr>
          <w:rStyle w:val="FirstName"/>
          <w:shd w:val="clear" w:color="auto" w:fill="auto"/>
        </w:rPr>
        <w:t>P</w:t>
      </w:r>
      <w:bookmarkEnd w:id="677"/>
      <w:r w:rsidRPr="009B6425">
        <w:t xml:space="preserve">, </w:t>
      </w:r>
      <w:bookmarkStart w:id="678" w:name="AU60"/>
      <w:r w:rsidRPr="009B6425">
        <w:rPr>
          <w:rStyle w:val="Surname"/>
          <w:shd w:val="clear" w:color="auto" w:fill="auto"/>
        </w:rPr>
        <w:t>Sipilä</w:t>
      </w:r>
      <w:r w:rsidRPr="009B6425">
        <w:t xml:space="preserve"> </w:t>
      </w:r>
      <w:r w:rsidRPr="009B6425">
        <w:rPr>
          <w:rStyle w:val="FirstName"/>
          <w:shd w:val="clear" w:color="auto" w:fill="auto"/>
        </w:rPr>
        <w:t>TP</w:t>
      </w:r>
      <w:bookmarkEnd w:id="678"/>
      <w:r w:rsidRPr="009B6425">
        <w:t xml:space="preserve">, </w:t>
      </w:r>
      <w:bookmarkStart w:id="679" w:name="AU61"/>
      <w:r w:rsidRPr="009B6425">
        <w:rPr>
          <w:rStyle w:val="Surname"/>
          <w:shd w:val="clear" w:color="auto" w:fill="auto"/>
        </w:rPr>
        <w:t>Kristiansson</w:t>
      </w:r>
      <w:r w:rsidRPr="009B6425">
        <w:t xml:space="preserve"> </w:t>
      </w:r>
      <w:r w:rsidRPr="009B6425">
        <w:rPr>
          <w:rStyle w:val="FirstName"/>
          <w:shd w:val="clear" w:color="auto" w:fill="auto"/>
        </w:rPr>
        <w:t>K</w:t>
      </w:r>
      <w:bookmarkEnd w:id="679"/>
      <w:r w:rsidRPr="009B6425">
        <w:t xml:space="preserve">, et al. </w:t>
      </w:r>
      <w:r w:rsidRPr="009B6425">
        <w:rPr>
          <w:rStyle w:val="Year"/>
          <w:shd w:val="clear" w:color="auto" w:fill="auto"/>
        </w:rPr>
        <w:t>2023</w:t>
      </w:r>
      <w:r w:rsidRPr="009B6425">
        <w:t xml:space="preserve">. </w:t>
      </w:r>
      <w:r w:rsidRPr="009B6425">
        <w:rPr>
          <w:rStyle w:val="ArticleTitle"/>
          <w:shd w:val="clear" w:color="auto" w:fill="auto"/>
        </w:rPr>
        <w:t>FinnGen provides genetic insights from a well-phenotyped isolated population</w:t>
      </w:r>
      <w:r w:rsidRPr="009B6425">
        <w:t xml:space="preserve">. </w:t>
      </w:r>
      <w:r w:rsidRPr="009B6425">
        <w:rPr>
          <w:rStyle w:val="JournalTitle"/>
          <w:i/>
          <w:shd w:val="clear" w:color="auto" w:fill="auto"/>
        </w:rPr>
        <w:t>Nature</w:t>
      </w:r>
      <w:r w:rsidRPr="009B6425">
        <w:t xml:space="preserve"> </w:t>
      </w:r>
      <w:r w:rsidRPr="009B6425">
        <w:rPr>
          <w:rStyle w:val="Volume"/>
          <w:shd w:val="clear" w:color="auto" w:fill="auto"/>
        </w:rPr>
        <w:t>613</w:t>
      </w:r>
      <w:r w:rsidRPr="009B6425">
        <w:t>(</w:t>
      </w:r>
      <w:r w:rsidRPr="009B6425">
        <w:rPr>
          <w:rStyle w:val="Issue"/>
          <w:shd w:val="clear" w:color="auto" w:fill="auto"/>
        </w:rPr>
        <w:t>7944</w:t>
      </w:r>
      <w:r w:rsidRPr="009B6425">
        <w:t>):</w:t>
      </w:r>
      <w:r w:rsidRPr="009B6425">
        <w:rPr>
          <w:rStyle w:val="Pages"/>
          <w:shd w:val="clear" w:color="auto" w:fill="auto"/>
        </w:rPr>
        <w:t>508–18</w:t>
      </w:r>
    </w:p>
    <w:p w14:paraId="23ECB78A" w14:textId="0E04D669" w:rsidR="00E8655B" w:rsidRPr="009B6425" w:rsidRDefault="00E8655B" w:rsidP="003D4F94">
      <w:pPr>
        <w:pStyle w:val="Reference"/>
      </w:pPr>
      <w:bookmarkStart w:id="680" w:name="bib14"/>
      <w:bookmarkEnd w:id="680"/>
      <w:r w:rsidRPr="009B6425">
        <w:t xml:space="preserve">14. The </w:t>
      </w:r>
      <w:r w:rsidRPr="009B6425">
        <w:rPr>
          <w:rStyle w:val="ArticleTitle"/>
          <w:shd w:val="clear" w:color="auto" w:fill="auto"/>
        </w:rPr>
        <w:t xml:space="preserve">All of Us Research Program Investigators. 2019. The “All of Us” Research Program. </w:t>
      </w:r>
      <w:r w:rsidRPr="009B6425">
        <w:rPr>
          <w:rStyle w:val="ArticleTitle"/>
          <w:i/>
          <w:shd w:val="clear" w:color="auto" w:fill="auto"/>
        </w:rPr>
        <w:t>New Engl</w:t>
      </w:r>
      <w:r w:rsidRPr="009B6425">
        <w:rPr>
          <w:i/>
        </w:rPr>
        <w:t>. J. Med</w:t>
      </w:r>
      <w:r w:rsidRPr="009B6425">
        <w:t xml:space="preserve">. </w:t>
      </w:r>
      <w:r w:rsidRPr="009B6425">
        <w:rPr>
          <w:rStyle w:val="Volume"/>
          <w:shd w:val="clear" w:color="auto" w:fill="auto"/>
        </w:rPr>
        <w:t>381</w:t>
      </w:r>
      <w:r w:rsidRPr="009B6425">
        <w:t>(</w:t>
      </w:r>
      <w:r w:rsidRPr="009B6425">
        <w:rPr>
          <w:rStyle w:val="Issue"/>
          <w:shd w:val="clear" w:color="auto" w:fill="auto"/>
        </w:rPr>
        <w:t>7</w:t>
      </w:r>
      <w:r w:rsidRPr="009B6425">
        <w:t>):</w:t>
      </w:r>
      <w:r w:rsidRPr="009B6425">
        <w:rPr>
          <w:rStyle w:val="Pages"/>
          <w:shd w:val="clear" w:color="auto" w:fill="auto"/>
        </w:rPr>
        <w:t>668–76</w:t>
      </w:r>
    </w:p>
    <w:p w14:paraId="4B49DC89" w14:textId="68B1D5F8" w:rsidR="00E8655B" w:rsidRPr="009B6425" w:rsidRDefault="00E8655B" w:rsidP="003D4F94">
      <w:pPr>
        <w:pStyle w:val="Reference"/>
      </w:pPr>
      <w:bookmarkStart w:id="681" w:name="bib15"/>
      <w:bookmarkEnd w:id="681"/>
      <w:r w:rsidRPr="009B6425">
        <w:t xml:space="preserve">15. </w:t>
      </w:r>
      <w:bookmarkStart w:id="682" w:name="AU62"/>
      <w:r w:rsidRPr="009B6425">
        <w:rPr>
          <w:rStyle w:val="Surname"/>
          <w:shd w:val="clear" w:color="auto" w:fill="auto"/>
        </w:rPr>
        <w:t>Bick</w:t>
      </w:r>
      <w:r w:rsidRPr="009B6425">
        <w:t xml:space="preserve"> </w:t>
      </w:r>
      <w:r w:rsidRPr="009B6425">
        <w:rPr>
          <w:rStyle w:val="FirstName"/>
          <w:shd w:val="clear" w:color="auto" w:fill="auto"/>
        </w:rPr>
        <w:t>AG</w:t>
      </w:r>
      <w:bookmarkEnd w:id="682"/>
      <w:r w:rsidRPr="009B6425">
        <w:t xml:space="preserve">, </w:t>
      </w:r>
      <w:bookmarkStart w:id="683" w:name="AU63"/>
      <w:r w:rsidRPr="009B6425">
        <w:rPr>
          <w:rStyle w:val="Surname"/>
          <w:shd w:val="clear" w:color="auto" w:fill="auto"/>
        </w:rPr>
        <w:t>Metcalf</w:t>
      </w:r>
      <w:r w:rsidRPr="009B6425">
        <w:t xml:space="preserve"> </w:t>
      </w:r>
      <w:r w:rsidRPr="009B6425">
        <w:rPr>
          <w:rStyle w:val="FirstName"/>
          <w:shd w:val="clear" w:color="auto" w:fill="auto"/>
        </w:rPr>
        <w:t>GA</w:t>
      </w:r>
      <w:bookmarkEnd w:id="683"/>
      <w:r w:rsidRPr="009B6425">
        <w:t xml:space="preserve">, </w:t>
      </w:r>
      <w:bookmarkStart w:id="684" w:name="AU64"/>
      <w:r w:rsidRPr="009B6425">
        <w:rPr>
          <w:rStyle w:val="Surname"/>
          <w:shd w:val="clear" w:color="auto" w:fill="auto"/>
        </w:rPr>
        <w:t>Mayo</w:t>
      </w:r>
      <w:r w:rsidRPr="009B6425">
        <w:t xml:space="preserve"> </w:t>
      </w:r>
      <w:r w:rsidRPr="009B6425">
        <w:rPr>
          <w:rStyle w:val="FirstName"/>
          <w:shd w:val="clear" w:color="auto" w:fill="auto"/>
        </w:rPr>
        <w:t>KR</w:t>
      </w:r>
      <w:bookmarkEnd w:id="684"/>
      <w:r w:rsidRPr="009B6425">
        <w:t xml:space="preserve">, </w:t>
      </w:r>
      <w:bookmarkStart w:id="685" w:name="AU65"/>
      <w:r w:rsidRPr="009B6425">
        <w:rPr>
          <w:rStyle w:val="Surname"/>
          <w:shd w:val="clear" w:color="auto" w:fill="auto"/>
        </w:rPr>
        <w:t>Lichtenstein</w:t>
      </w:r>
      <w:r w:rsidRPr="009B6425">
        <w:t xml:space="preserve"> </w:t>
      </w:r>
      <w:r w:rsidRPr="009B6425">
        <w:rPr>
          <w:rStyle w:val="FirstName"/>
          <w:shd w:val="clear" w:color="auto" w:fill="auto"/>
        </w:rPr>
        <w:t>L</w:t>
      </w:r>
      <w:bookmarkEnd w:id="685"/>
      <w:r w:rsidRPr="009B6425">
        <w:t xml:space="preserve">, </w:t>
      </w:r>
      <w:bookmarkStart w:id="686" w:name="AU66"/>
      <w:r w:rsidRPr="009B6425">
        <w:rPr>
          <w:rStyle w:val="Surname"/>
          <w:shd w:val="clear" w:color="auto" w:fill="auto"/>
        </w:rPr>
        <w:t>Rura</w:t>
      </w:r>
      <w:r w:rsidRPr="009B6425">
        <w:t xml:space="preserve"> </w:t>
      </w:r>
      <w:r w:rsidRPr="009B6425">
        <w:rPr>
          <w:rStyle w:val="FirstName"/>
          <w:shd w:val="clear" w:color="auto" w:fill="auto"/>
        </w:rPr>
        <w:t>S</w:t>
      </w:r>
      <w:bookmarkEnd w:id="686"/>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Genomic data in the All of Us Research Program</w:t>
      </w:r>
      <w:r w:rsidRPr="009B6425">
        <w:t xml:space="preserve">. </w:t>
      </w:r>
      <w:r w:rsidRPr="009B6425">
        <w:rPr>
          <w:rStyle w:val="JournalTitle"/>
          <w:i/>
          <w:shd w:val="clear" w:color="auto" w:fill="auto"/>
        </w:rPr>
        <w:t>Nature</w:t>
      </w:r>
      <w:r w:rsidRPr="009B6425">
        <w:t xml:space="preserve"> </w:t>
      </w:r>
      <w:r w:rsidRPr="009B6425">
        <w:rPr>
          <w:rStyle w:val="Volume"/>
          <w:shd w:val="clear" w:color="auto" w:fill="auto"/>
        </w:rPr>
        <w:t>627</w:t>
      </w:r>
      <w:r w:rsidRPr="009B6425">
        <w:t>(</w:t>
      </w:r>
      <w:r w:rsidRPr="009B6425">
        <w:rPr>
          <w:rStyle w:val="Issue"/>
          <w:shd w:val="clear" w:color="auto" w:fill="auto"/>
        </w:rPr>
        <w:t>8003</w:t>
      </w:r>
      <w:r w:rsidRPr="009B6425">
        <w:t>):</w:t>
      </w:r>
      <w:r w:rsidRPr="009B6425">
        <w:rPr>
          <w:rStyle w:val="Pages"/>
          <w:shd w:val="clear" w:color="auto" w:fill="auto"/>
        </w:rPr>
        <w:t>340–46</w:t>
      </w:r>
    </w:p>
    <w:p w14:paraId="6B9E3E79" w14:textId="7AF20FFC" w:rsidR="00E8655B" w:rsidRPr="009B6425" w:rsidRDefault="00E8655B" w:rsidP="003D4F94">
      <w:pPr>
        <w:pStyle w:val="Reference"/>
      </w:pPr>
      <w:bookmarkStart w:id="687" w:name="bib16"/>
      <w:bookmarkEnd w:id="687"/>
      <w:r w:rsidRPr="009B6425">
        <w:t xml:space="preserve">16. </w:t>
      </w:r>
      <w:bookmarkStart w:id="688" w:name="AU67"/>
      <w:r w:rsidRPr="009B6425">
        <w:rPr>
          <w:rStyle w:val="Surname"/>
          <w:shd w:val="clear" w:color="auto" w:fill="auto"/>
        </w:rPr>
        <w:t>Milani</w:t>
      </w:r>
      <w:r w:rsidRPr="009B6425">
        <w:t xml:space="preserve"> </w:t>
      </w:r>
      <w:r w:rsidRPr="009B6425">
        <w:rPr>
          <w:rStyle w:val="FirstName"/>
          <w:shd w:val="clear" w:color="auto" w:fill="auto"/>
        </w:rPr>
        <w:t>L</w:t>
      </w:r>
      <w:bookmarkEnd w:id="688"/>
      <w:r w:rsidRPr="009B6425">
        <w:t xml:space="preserve">, </w:t>
      </w:r>
      <w:bookmarkStart w:id="689" w:name="AU68"/>
      <w:r w:rsidRPr="009B6425">
        <w:rPr>
          <w:rStyle w:val="Surname"/>
          <w:shd w:val="clear" w:color="auto" w:fill="auto"/>
        </w:rPr>
        <w:t>Alver</w:t>
      </w:r>
      <w:r w:rsidRPr="009B6425">
        <w:t xml:space="preserve"> </w:t>
      </w:r>
      <w:r w:rsidRPr="009B6425">
        <w:rPr>
          <w:rStyle w:val="FirstName"/>
          <w:shd w:val="clear" w:color="auto" w:fill="auto"/>
        </w:rPr>
        <w:t>M</w:t>
      </w:r>
      <w:bookmarkEnd w:id="689"/>
      <w:r w:rsidRPr="009B6425">
        <w:t xml:space="preserve">, </w:t>
      </w:r>
      <w:bookmarkStart w:id="690" w:name="AU69"/>
      <w:r w:rsidRPr="009B6425">
        <w:rPr>
          <w:rStyle w:val="Surname"/>
          <w:shd w:val="clear" w:color="auto" w:fill="auto"/>
        </w:rPr>
        <w:t>Laur</w:t>
      </w:r>
      <w:r w:rsidRPr="009B6425">
        <w:t xml:space="preserve"> </w:t>
      </w:r>
      <w:r w:rsidRPr="009B6425">
        <w:rPr>
          <w:rStyle w:val="FirstName"/>
          <w:shd w:val="clear" w:color="auto" w:fill="auto"/>
        </w:rPr>
        <w:t>S</w:t>
      </w:r>
      <w:bookmarkEnd w:id="690"/>
      <w:r w:rsidRPr="009B6425">
        <w:t xml:space="preserve">, </w:t>
      </w:r>
      <w:bookmarkStart w:id="691" w:name="AU70"/>
      <w:r w:rsidRPr="009B6425">
        <w:rPr>
          <w:rStyle w:val="Surname"/>
          <w:shd w:val="clear" w:color="auto" w:fill="auto"/>
        </w:rPr>
        <w:t>Reisberg</w:t>
      </w:r>
      <w:r w:rsidRPr="009B6425">
        <w:t xml:space="preserve"> </w:t>
      </w:r>
      <w:r w:rsidRPr="009B6425">
        <w:rPr>
          <w:rStyle w:val="FirstName"/>
          <w:shd w:val="clear" w:color="auto" w:fill="auto"/>
        </w:rPr>
        <w:t>S</w:t>
      </w:r>
      <w:bookmarkEnd w:id="691"/>
      <w:r w:rsidRPr="009B6425">
        <w:t xml:space="preserve">, </w:t>
      </w:r>
      <w:bookmarkStart w:id="692" w:name="AU71"/>
      <w:r w:rsidRPr="009B6425">
        <w:rPr>
          <w:rStyle w:val="Surname"/>
          <w:shd w:val="clear" w:color="auto" w:fill="auto"/>
        </w:rPr>
        <w:t>Haller</w:t>
      </w:r>
      <w:r w:rsidRPr="009B6425">
        <w:t xml:space="preserve"> </w:t>
      </w:r>
      <w:r w:rsidRPr="009B6425">
        <w:rPr>
          <w:rStyle w:val="FirstName"/>
          <w:shd w:val="clear" w:color="auto" w:fill="auto"/>
        </w:rPr>
        <w:t>T</w:t>
      </w:r>
      <w:bookmarkEnd w:id="692"/>
      <w:r w:rsidRPr="009B6425">
        <w:t xml:space="preserve">, et al. </w:t>
      </w:r>
      <w:r w:rsidRPr="009B6425">
        <w:rPr>
          <w:rStyle w:val="Year"/>
          <w:shd w:val="clear" w:color="auto" w:fill="auto"/>
        </w:rPr>
        <w:t>2025</w:t>
      </w:r>
      <w:r w:rsidRPr="009B6425">
        <w:t xml:space="preserve">. </w:t>
      </w:r>
      <w:r w:rsidRPr="009B6425">
        <w:rPr>
          <w:rStyle w:val="ArticleTitle"/>
          <w:shd w:val="clear" w:color="auto" w:fill="auto"/>
        </w:rPr>
        <w:t>The Estonian Biobank’s journey from biobanking to personalized medicine</w:t>
      </w:r>
      <w:r w:rsidRPr="009B6425">
        <w:t xml:space="preserve">. </w:t>
      </w:r>
      <w:r w:rsidRPr="009B6425">
        <w:rPr>
          <w:rStyle w:val="JournalTitle"/>
          <w:i/>
          <w:shd w:val="clear" w:color="auto" w:fill="auto"/>
        </w:rPr>
        <w:t>Nat. Commun.</w:t>
      </w:r>
      <w:r w:rsidRPr="009B6425">
        <w:t xml:space="preserve"> </w:t>
      </w:r>
      <w:r w:rsidRPr="009B6425">
        <w:rPr>
          <w:rStyle w:val="Volume"/>
          <w:shd w:val="clear" w:color="auto" w:fill="auto"/>
        </w:rPr>
        <w:t>16</w:t>
      </w:r>
      <w:r w:rsidRPr="009B6425">
        <w:t>(</w:t>
      </w:r>
      <w:r w:rsidRPr="009B6425">
        <w:rPr>
          <w:rStyle w:val="Issue"/>
          <w:shd w:val="clear" w:color="auto" w:fill="auto"/>
        </w:rPr>
        <w:t>1</w:t>
      </w:r>
      <w:r w:rsidRPr="009B6425">
        <w:t>):</w:t>
      </w:r>
      <w:r w:rsidRPr="009B6425">
        <w:rPr>
          <w:rStyle w:val="Pages"/>
          <w:shd w:val="clear" w:color="auto" w:fill="auto"/>
        </w:rPr>
        <w:t>3270</w:t>
      </w:r>
    </w:p>
    <w:p w14:paraId="30CF8578" w14:textId="335C27C4" w:rsidR="00E8655B" w:rsidRPr="009B6425" w:rsidRDefault="00E8655B" w:rsidP="003D4F94">
      <w:pPr>
        <w:pStyle w:val="Reference"/>
      </w:pPr>
      <w:bookmarkStart w:id="693" w:name="bib17"/>
      <w:bookmarkEnd w:id="693"/>
      <w:r w:rsidRPr="009B6425">
        <w:t xml:space="preserve">17. </w:t>
      </w:r>
      <w:bookmarkStart w:id="694" w:name="AU72"/>
      <w:r w:rsidRPr="009B6425">
        <w:rPr>
          <w:rStyle w:val="Surname"/>
          <w:shd w:val="clear" w:color="auto" w:fill="auto"/>
        </w:rPr>
        <w:t>Heeney</w:t>
      </w:r>
      <w:r w:rsidRPr="009B6425">
        <w:t xml:space="preserve"> </w:t>
      </w:r>
      <w:r w:rsidRPr="009B6425">
        <w:rPr>
          <w:rStyle w:val="FirstName"/>
          <w:shd w:val="clear" w:color="auto" w:fill="auto"/>
        </w:rPr>
        <w:t>C</w:t>
      </w:r>
      <w:bookmarkEnd w:id="694"/>
      <w:r w:rsidRPr="009B6425">
        <w:t xml:space="preserve">, </w:t>
      </w:r>
      <w:bookmarkStart w:id="695" w:name="AU73"/>
      <w:r w:rsidRPr="009B6425">
        <w:rPr>
          <w:rStyle w:val="Surname"/>
          <w:shd w:val="clear" w:color="auto" w:fill="auto"/>
        </w:rPr>
        <w:t>Kerr</w:t>
      </w:r>
      <w:r w:rsidRPr="009B6425">
        <w:t xml:space="preserve"> </w:t>
      </w:r>
      <w:r w:rsidRPr="009B6425">
        <w:rPr>
          <w:rStyle w:val="FirstName"/>
          <w:shd w:val="clear" w:color="auto" w:fill="auto"/>
        </w:rPr>
        <w:t>SM.</w:t>
      </w:r>
      <w:bookmarkEnd w:id="695"/>
      <w:r w:rsidRPr="009B6425">
        <w:t xml:space="preserve"> </w:t>
      </w:r>
      <w:r w:rsidRPr="009B6425">
        <w:rPr>
          <w:rStyle w:val="Year"/>
          <w:shd w:val="clear" w:color="auto" w:fill="auto"/>
        </w:rPr>
        <w:t>2017</w:t>
      </w:r>
      <w:r w:rsidRPr="009B6425">
        <w:t xml:space="preserve">. </w:t>
      </w:r>
      <w:r w:rsidRPr="009B6425">
        <w:rPr>
          <w:rStyle w:val="ArticleTitle"/>
          <w:shd w:val="clear" w:color="auto" w:fill="auto"/>
        </w:rPr>
        <w:t xml:space="preserve">Balancing the local and the universal in maintaining ethical </w:t>
      </w:r>
      <w:r w:rsidRPr="009B6425">
        <w:rPr>
          <w:rStyle w:val="ArticleTitle"/>
          <w:shd w:val="clear" w:color="auto" w:fill="auto"/>
        </w:rPr>
        <w:lastRenderedPageBreak/>
        <w:t>access to a genomics biobank</w:t>
      </w:r>
      <w:r w:rsidRPr="009B6425">
        <w:t xml:space="preserve">. </w:t>
      </w:r>
      <w:r w:rsidRPr="009B6425">
        <w:rPr>
          <w:rStyle w:val="JournalTitle"/>
          <w:i/>
          <w:shd w:val="clear" w:color="auto" w:fill="auto"/>
        </w:rPr>
        <w:t>BMC Med. Ethics</w:t>
      </w:r>
      <w:r w:rsidRPr="009B6425">
        <w:t xml:space="preserve"> </w:t>
      </w:r>
      <w:r w:rsidRPr="009B6425">
        <w:rPr>
          <w:rStyle w:val="Volume"/>
          <w:shd w:val="clear" w:color="auto" w:fill="auto"/>
        </w:rPr>
        <w:t>18</w:t>
      </w:r>
      <w:r w:rsidRPr="009B6425">
        <w:t>:</w:t>
      </w:r>
      <w:r w:rsidRPr="009B6425">
        <w:rPr>
          <w:rStyle w:val="Pages"/>
          <w:shd w:val="clear" w:color="auto" w:fill="auto"/>
        </w:rPr>
        <w:t>80</w:t>
      </w:r>
    </w:p>
    <w:p w14:paraId="24401A72" w14:textId="4B8BBBCB" w:rsidR="00E8655B" w:rsidRPr="009B6425" w:rsidRDefault="00E8655B" w:rsidP="003D4F94">
      <w:pPr>
        <w:pStyle w:val="Reference"/>
      </w:pPr>
      <w:bookmarkStart w:id="696" w:name="bib18"/>
      <w:bookmarkEnd w:id="696"/>
      <w:r w:rsidRPr="009B6425">
        <w:t xml:space="preserve">18. </w:t>
      </w:r>
      <w:bookmarkStart w:id="697" w:name="AU74"/>
      <w:r w:rsidRPr="009B6425">
        <w:rPr>
          <w:rStyle w:val="Surname"/>
          <w:shd w:val="clear" w:color="auto" w:fill="auto"/>
        </w:rPr>
        <w:t>Mapes</w:t>
      </w:r>
      <w:r w:rsidRPr="009B6425">
        <w:t xml:space="preserve"> </w:t>
      </w:r>
      <w:r w:rsidRPr="009B6425">
        <w:rPr>
          <w:rStyle w:val="FirstName"/>
          <w:shd w:val="clear" w:color="auto" w:fill="auto"/>
        </w:rPr>
        <w:t>BM</w:t>
      </w:r>
      <w:bookmarkEnd w:id="697"/>
      <w:r w:rsidRPr="009B6425">
        <w:t xml:space="preserve">, </w:t>
      </w:r>
      <w:bookmarkStart w:id="698" w:name="AU75"/>
      <w:r w:rsidRPr="009B6425">
        <w:rPr>
          <w:rStyle w:val="Surname"/>
          <w:shd w:val="clear" w:color="auto" w:fill="auto"/>
        </w:rPr>
        <w:t>Foster</w:t>
      </w:r>
      <w:r w:rsidRPr="009B6425">
        <w:t xml:space="preserve"> </w:t>
      </w:r>
      <w:r w:rsidRPr="009B6425">
        <w:rPr>
          <w:rStyle w:val="FirstName"/>
          <w:shd w:val="clear" w:color="auto" w:fill="auto"/>
        </w:rPr>
        <w:t>CS</w:t>
      </w:r>
      <w:bookmarkEnd w:id="698"/>
      <w:r w:rsidRPr="009B6425">
        <w:t xml:space="preserve">, </w:t>
      </w:r>
      <w:bookmarkStart w:id="699" w:name="AU76"/>
      <w:r w:rsidRPr="009B6425">
        <w:rPr>
          <w:rStyle w:val="Surname"/>
          <w:shd w:val="clear" w:color="auto" w:fill="auto"/>
        </w:rPr>
        <w:t>Kusnoor</w:t>
      </w:r>
      <w:r w:rsidRPr="009B6425">
        <w:t xml:space="preserve"> </w:t>
      </w:r>
      <w:r w:rsidRPr="009B6425">
        <w:rPr>
          <w:rStyle w:val="FirstName"/>
          <w:shd w:val="clear" w:color="auto" w:fill="auto"/>
        </w:rPr>
        <w:t>SV</w:t>
      </w:r>
      <w:bookmarkEnd w:id="699"/>
      <w:r w:rsidRPr="009B6425">
        <w:t xml:space="preserve">, </w:t>
      </w:r>
      <w:bookmarkStart w:id="700" w:name="AU77"/>
      <w:r w:rsidRPr="009B6425">
        <w:rPr>
          <w:rStyle w:val="Surname"/>
          <w:shd w:val="clear" w:color="auto" w:fill="auto"/>
        </w:rPr>
        <w:t>Epelbaum</w:t>
      </w:r>
      <w:r w:rsidRPr="009B6425">
        <w:t xml:space="preserve"> </w:t>
      </w:r>
      <w:r w:rsidRPr="009B6425">
        <w:rPr>
          <w:rStyle w:val="FirstName"/>
          <w:shd w:val="clear" w:color="auto" w:fill="auto"/>
        </w:rPr>
        <w:t>MI</w:t>
      </w:r>
      <w:bookmarkEnd w:id="700"/>
      <w:r w:rsidRPr="009B6425">
        <w:t xml:space="preserve">, </w:t>
      </w:r>
      <w:bookmarkStart w:id="701" w:name="AU78"/>
      <w:r w:rsidRPr="009B6425">
        <w:rPr>
          <w:rStyle w:val="Surname"/>
          <w:shd w:val="clear" w:color="auto" w:fill="auto"/>
        </w:rPr>
        <w:t>AuYoung</w:t>
      </w:r>
      <w:r w:rsidRPr="009B6425">
        <w:t xml:space="preserve"> </w:t>
      </w:r>
      <w:r w:rsidRPr="009B6425">
        <w:rPr>
          <w:rStyle w:val="FirstName"/>
          <w:shd w:val="clear" w:color="auto" w:fill="auto"/>
        </w:rPr>
        <w:t>M</w:t>
      </w:r>
      <w:bookmarkEnd w:id="701"/>
      <w:r w:rsidRPr="009B6425">
        <w:t xml:space="preserve">, et al. </w:t>
      </w:r>
      <w:r w:rsidRPr="009B6425">
        <w:rPr>
          <w:rStyle w:val="Year"/>
          <w:shd w:val="clear" w:color="auto" w:fill="auto"/>
        </w:rPr>
        <w:t>2020</w:t>
      </w:r>
      <w:r w:rsidRPr="009B6425">
        <w:t xml:space="preserve">. </w:t>
      </w:r>
      <w:r w:rsidRPr="009B6425">
        <w:rPr>
          <w:rStyle w:val="ArticleTitle"/>
          <w:shd w:val="clear" w:color="auto" w:fill="auto"/>
        </w:rPr>
        <w:t xml:space="preserve">Diversity and inclusion for the </w:t>
      </w:r>
      <w:r w:rsidRPr="009B6425">
        <w:rPr>
          <w:rStyle w:val="ArticleTitle"/>
          <w:i/>
          <w:iCs/>
          <w:shd w:val="clear" w:color="auto" w:fill="auto"/>
          <w:rPrChange w:id="702" w:author="Manuel Corpas" w:date="2026-01-15T16:12:00Z" w16du:dateUtc="2026-01-15T16:12:00Z">
            <w:rPr>
              <w:rStyle w:val="ArticleTitle"/>
              <w:shd w:val="clear" w:color="auto" w:fill="auto"/>
            </w:rPr>
          </w:rPrChange>
        </w:rPr>
        <w:t>All of Us</w:t>
      </w:r>
      <w:r w:rsidRPr="009B6425">
        <w:rPr>
          <w:rStyle w:val="ArticleTitle"/>
          <w:shd w:val="clear" w:color="auto" w:fill="auto"/>
        </w:rPr>
        <w:t xml:space="preserve"> research program: a scoping review</w:t>
      </w:r>
      <w:r w:rsidRPr="009B6425">
        <w:t xml:space="preserve">. </w:t>
      </w:r>
      <w:r w:rsidRPr="009B6425">
        <w:rPr>
          <w:rStyle w:val="JournalTitle"/>
          <w:i/>
          <w:shd w:val="clear" w:color="auto" w:fill="auto"/>
        </w:rPr>
        <w:t>PLOS ONE</w:t>
      </w:r>
      <w:r w:rsidRPr="009B6425">
        <w:t xml:space="preserve"> </w:t>
      </w:r>
      <w:r w:rsidRPr="009B6425">
        <w:rPr>
          <w:rStyle w:val="Volume"/>
          <w:shd w:val="clear" w:color="auto" w:fill="auto"/>
        </w:rPr>
        <w:t>15</w:t>
      </w:r>
      <w:r w:rsidRPr="009B6425">
        <w:t>(</w:t>
      </w:r>
      <w:r w:rsidRPr="009B6425">
        <w:rPr>
          <w:rStyle w:val="Issue"/>
          <w:shd w:val="clear" w:color="auto" w:fill="auto"/>
        </w:rPr>
        <w:t>7</w:t>
      </w:r>
      <w:r w:rsidRPr="009B6425">
        <w:t>):</w:t>
      </w:r>
      <w:r w:rsidRPr="009B6425">
        <w:rPr>
          <w:rStyle w:val="Pages"/>
          <w:shd w:val="clear" w:color="auto" w:fill="auto"/>
        </w:rPr>
        <w:t>e0234962</w:t>
      </w:r>
    </w:p>
    <w:p w14:paraId="4A4356B0" w14:textId="54C852CD" w:rsidR="00E8655B" w:rsidRPr="009B6425" w:rsidRDefault="00E8655B" w:rsidP="003D4F94">
      <w:pPr>
        <w:pStyle w:val="Reference"/>
      </w:pPr>
      <w:bookmarkStart w:id="703" w:name="bib19"/>
      <w:bookmarkEnd w:id="703"/>
      <w:r w:rsidRPr="009B6425">
        <w:t xml:space="preserve">19. </w:t>
      </w:r>
      <w:bookmarkStart w:id="704" w:name="AU79"/>
      <w:r w:rsidRPr="009B6425">
        <w:rPr>
          <w:rStyle w:val="Surname"/>
          <w:shd w:val="clear" w:color="auto" w:fill="auto"/>
        </w:rPr>
        <w:t>Sordillo</w:t>
      </w:r>
      <w:r w:rsidRPr="009B6425">
        <w:t xml:space="preserve"> </w:t>
      </w:r>
      <w:r w:rsidRPr="009B6425">
        <w:rPr>
          <w:rStyle w:val="FirstName"/>
          <w:shd w:val="clear" w:color="auto" w:fill="auto"/>
        </w:rPr>
        <w:t>JE</w:t>
      </w:r>
      <w:bookmarkEnd w:id="704"/>
      <w:r w:rsidRPr="009B6425">
        <w:t xml:space="preserve">, </w:t>
      </w:r>
      <w:bookmarkStart w:id="705" w:name="AU80"/>
      <w:r w:rsidRPr="009B6425">
        <w:rPr>
          <w:rStyle w:val="Surname"/>
          <w:shd w:val="clear" w:color="auto" w:fill="auto"/>
        </w:rPr>
        <w:t>Dey</w:t>
      </w:r>
      <w:r w:rsidRPr="009B6425">
        <w:t xml:space="preserve"> </w:t>
      </w:r>
      <w:r w:rsidRPr="009B6425">
        <w:rPr>
          <w:rStyle w:val="FirstName"/>
          <w:shd w:val="clear" w:color="auto" w:fill="auto"/>
        </w:rPr>
        <w:t>A</w:t>
      </w:r>
      <w:bookmarkEnd w:id="705"/>
      <w:r w:rsidRPr="009B6425">
        <w:t xml:space="preserve">, </w:t>
      </w:r>
      <w:bookmarkStart w:id="706" w:name="AU81"/>
      <w:r w:rsidRPr="009B6425">
        <w:rPr>
          <w:rStyle w:val="Surname"/>
          <w:shd w:val="clear" w:color="auto" w:fill="auto"/>
        </w:rPr>
        <w:t>Ho</w:t>
      </w:r>
      <w:r w:rsidRPr="009B6425">
        <w:t xml:space="preserve"> </w:t>
      </w:r>
      <w:r w:rsidRPr="009B6425">
        <w:rPr>
          <w:rStyle w:val="FirstName"/>
          <w:shd w:val="clear" w:color="auto" w:fill="auto"/>
        </w:rPr>
        <w:t>Y-L</w:t>
      </w:r>
      <w:bookmarkEnd w:id="706"/>
      <w:r w:rsidRPr="009B6425">
        <w:t xml:space="preserve">, </w:t>
      </w:r>
      <w:bookmarkStart w:id="707" w:name="AU82"/>
      <w:r w:rsidRPr="009B6425">
        <w:rPr>
          <w:rStyle w:val="Surname"/>
          <w:shd w:val="clear" w:color="auto" w:fill="auto"/>
        </w:rPr>
        <w:t>Kosik</w:t>
      </w:r>
      <w:r w:rsidRPr="009B6425">
        <w:t xml:space="preserve"> </w:t>
      </w:r>
      <w:r w:rsidRPr="009B6425">
        <w:rPr>
          <w:rStyle w:val="FirstName"/>
          <w:shd w:val="clear" w:color="auto" w:fill="auto"/>
        </w:rPr>
        <w:t>N</w:t>
      </w:r>
      <w:bookmarkEnd w:id="707"/>
      <w:r w:rsidRPr="009B6425">
        <w:t xml:space="preserve">, </w:t>
      </w:r>
      <w:bookmarkStart w:id="708" w:name="AU83"/>
      <w:r w:rsidRPr="009B6425">
        <w:rPr>
          <w:rStyle w:val="Surname"/>
          <w:shd w:val="clear" w:color="auto" w:fill="auto"/>
        </w:rPr>
        <w:t>Harrington</w:t>
      </w:r>
      <w:r w:rsidRPr="009B6425">
        <w:t xml:space="preserve"> </w:t>
      </w:r>
      <w:r w:rsidRPr="009B6425">
        <w:rPr>
          <w:rStyle w:val="FirstName"/>
          <w:shd w:val="clear" w:color="auto" w:fill="auto"/>
        </w:rPr>
        <w:t>K</w:t>
      </w:r>
      <w:bookmarkEnd w:id="708"/>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Military and occupational exposures among Veterans in the Million Veteran Program by survey self-report: a descriptive study</w:t>
      </w:r>
      <w:r w:rsidRPr="009B6425">
        <w:t xml:space="preserve">. </w:t>
      </w:r>
      <w:r w:rsidRPr="009B6425">
        <w:rPr>
          <w:rStyle w:val="JournalTitle"/>
          <w:i/>
          <w:shd w:val="clear" w:color="auto" w:fill="auto"/>
        </w:rPr>
        <w:t>Occup. Environ. Med.</w:t>
      </w:r>
      <w:r w:rsidRPr="009B6425">
        <w:t xml:space="preserve"> </w:t>
      </w:r>
      <w:r w:rsidRPr="009B6425">
        <w:rPr>
          <w:rStyle w:val="Volume"/>
          <w:shd w:val="clear" w:color="auto" w:fill="auto"/>
        </w:rPr>
        <w:t>81</w:t>
      </w:r>
      <w:r w:rsidRPr="009B6425">
        <w:t>(</w:t>
      </w:r>
      <w:r w:rsidRPr="009B6425">
        <w:rPr>
          <w:rStyle w:val="Issue"/>
          <w:shd w:val="clear" w:color="auto" w:fill="auto"/>
        </w:rPr>
        <w:t>10</w:t>
      </w:r>
      <w:r w:rsidRPr="009B6425">
        <w:t>):</w:t>
      </w:r>
      <w:r w:rsidRPr="009B6425">
        <w:rPr>
          <w:rStyle w:val="Pages"/>
          <w:shd w:val="clear" w:color="auto" w:fill="auto"/>
        </w:rPr>
        <w:t>522–28</w:t>
      </w:r>
    </w:p>
    <w:p w14:paraId="14617E86" w14:textId="5CA80EB0" w:rsidR="00E8655B" w:rsidRPr="009B6425" w:rsidRDefault="00E8655B" w:rsidP="003D4F94">
      <w:pPr>
        <w:pStyle w:val="Reference"/>
      </w:pPr>
      <w:bookmarkStart w:id="709" w:name="bib20"/>
      <w:bookmarkEnd w:id="709"/>
      <w:r w:rsidRPr="009B6425">
        <w:t xml:space="preserve">20. </w:t>
      </w:r>
      <w:bookmarkStart w:id="710" w:name="AU84"/>
      <w:r w:rsidRPr="009B6425">
        <w:rPr>
          <w:rStyle w:val="Surname"/>
          <w:shd w:val="clear" w:color="auto" w:fill="auto"/>
        </w:rPr>
        <w:t>Coppola</w:t>
      </w:r>
      <w:r w:rsidRPr="009B6425">
        <w:t xml:space="preserve"> </w:t>
      </w:r>
      <w:r w:rsidRPr="009B6425">
        <w:rPr>
          <w:rStyle w:val="FirstName"/>
          <w:shd w:val="clear" w:color="auto" w:fill="auto"/>
        </w:rPr>
        <w:t>L</w:t>
      </w:r>
      <w:bookmarkEnd w:id="710"/>
      <w:r w:rsidRPr="009B6425">
        <w:t xml:space="preserve">, </w:t>
      </w:r>
      <w:bookmarkStart w:id="711" w:name="AU85"/>
      <w:r w:rsidRPr="009B6425">
        <w:rPr>
          <w:rStyle w:val="Surname"/>
          <w:shd w:val="clear" w:color="auto" w:fill="auto"/>
        </w:rPr>
        <w:t>Cianflone</w:t>
      </w:r>
      <w:r w:rsidRPr="009B6425">
        <w:t xml:space="preserve"> </w:t>
      </w:r>
      <w:r w:rsidRPr="009B6425">
        <w:rPr>
          <w:rStyle w:val="FirstName"/>
          <w:shd w:val="clear" w:color="auto" w:fill="auto"/>
        </w:rPr>
        <w:t>A</w:t>
      </w:r>
      <w:bookmarkEnd w:id="711"/>
      <w:r w:rsidRPr="009B6425">
        <w:t xml:space="preserve">, </w:t>
      </w:r>
      <w:bookmarkStart w:id="712" w:name="AU86"/>
      <w:r w:rsidRPr="009B6425">
        <w:rPr>
          <w:rStyle w:val="Surname"/>
          <w:shd w:val="clear" w:color="auto" w:fill="auto"/>
        </w:rPr>
        <w:t>Grimaldi</w:t>
      </w:r>
      <w:r w:rsidRPr="009B6425">
        <w:t xml:space="preserve"> </w:t>
      </w:r>
      <w:r w:rsidRPr="009B6425">
        <w:rPr>
          <w:rStyle w:val="FirstName"/>
          <w:shd w:val="clear" w:color="auto" w:fill="auto"/>
        </w:rPr>
        <w:t>AM</w:t>
      </w:r>
      <w:bookmarkEnd w:id="712"/>
      <w:r w:rsidRPr="009B6425">
        <w:t xml:space="preserve">, </w:t>
      </w:r>
      <w:bookmarkStart w:id="713" w:name="AU87"/>
      <w:r w:rsidRPr="009B6425">
        <w:rPr>
          <w:rStyle w:val="Surname"/>
          <w:shd w:val="clear" w:color="auto" w:fill="auto"/>
        </w:rPr>
        <w:t>Incoronato</w:t>
      </w:r>
      <w:r w:rsidRPr="009B6425">
        <w:t xml:space="preserve"> </w:t>
      </w:r>
      <w:r w:rsidRPr="009B6425">
        <w:rPr>
          <w:rStyle w:val="FirstName"/>
          <w:shd w:val="clear" w:color="auto" w:fill="auto"/>
        </w:rPr>
        <w:t>M</w:t>
      </w:r>
      <w:bookmarkEnd w:id="713"/>
      <w:r w:rsidRPr="009B6425">
        <w:t xml:space="preserve">, </w:t>
      </w:r>
      <w:bookmarkStart w:id="714" w:name="AU88"/>
      <w:r w:rsidRPr="009B6425">
        <w:rPr>
          <w:rStyle w:val="Surname"/>
          <w:shd w:val="clear" w:color="auto" w:fill="auto"/>
        </w:rPr>
        <w:t>Bevilacqua</w:t>
      </w:r>
      <w:r w:rsidRPr="009B6425">
        <w:t xml:space="preserve"> </w:t>
      </w:r>
      <w:r w:rsidRPr="009B6425">
        <w:rPr>
          <w:rStyle w:val="FirstName"/>
          <w:shd w:val="clear" w:color="auto" w:fill="auto"/>
        </w:rPr>
        <w:t>P</w:t>
      </w:r>
      <w:bookmarkEnd w:id="714"/>
      <w:r w:rsidRPr="009B6425">
        <w:t xml:space="preserve">, et al. </w:t>
      </w:r>
      <w:r w:rsidRPr="009B6425">
        <w:rPr>
          <w:rStyle w:val="Year"/>
          <w:shd w:val="clear" w:color="auto" w:fill="auto"/>
        </w:rPr>
        <w:t>2019</w:t>
      </w:r>
      <w:r w:rsidRPr="009B6425">
        <w:t xml:space="preserve">. </w:t>
      </w:r>
      <w:r w:rsidRPr="009B6425">
        <w:rPr>
          <w:rStyle w:val="ArticleTitle"/>
          <w:shd w:val="clear" w:color="auto" w:fill="auto"/>
        </w:rPr>
        <w:t>Biobanking in health care: evolution and future directions</w:t>
      </w:r>
      <w:r w:rsidRPr="009B6425">
        <w:t xml:space="preserve">. </w:t>
      </w:r>
      <w:r w:rsidRPr="009B6425">
        <w:rPr>
          <w:rStyle w:val="JournalTitle"/>
          <w:i/>
          <w:shd w:val="clear" w:color="auto" w:fill="auto"/>
        </w:rPr>
        <w:t>J. Transl. Med.</w:t>
      </w:r>
      <w:r w:rsidRPr="009B6425">
        <w:t xml:space="preserve"> </w:t>
      </w:r>
      <w:r w:rsidRPr="009B6425">
        <w:rPr>
          <w:rStyle w:val="Volume"/>
          <w:shd w:val="clear" w:color="auto" w:fill="auto"/>
        </w:rPr>
        <w:t>17</w:t>
      </w:r>
      <w:r w:rsidRPr="009B6425">
        <w:t>(</w:t>
      </w:r>
      <w:r w:rsidRPr="009B6425">
        <w:rPr>
          <w:rStyle w:val="Issue"/>
          <w:shd w:val="clear" w:color="auto" w:fill="auto"/>
        </w:rPr>
        <w:t>1</w:t>
      </w:r>
      <w:r w:rsidRPr="009B6425">
        <w:t>):</w:t>
      </w:r>
      <w:r w:rsidRPr="009B6425">
        <w:rPr>
          <w:rStyle w:val="Pages"/>
          <w:shd w:val="clear" w:color="auto" w:fill="auto"/>
        </w:rPr>
        <w:t>172</w:t>
      </w:r>
    </w:p>
    <w:p w14:paraId="7B3F9352" w14:textId="175F643C" w:rsidR="00E8655B" w:rsidRPr="009B6425" w:rsidRDefault="00E8655B" w:rsidP="003D4F94">
      <w:pPr>
        <w:pStyle w:val="Reference"/>
      </w:pPr>
      <w:bookmarkStart w:id="715" w:name="bib21"/>
      <w:bookmarkEnd w:id="715"/>
      <w:r w:rsidRPr="009B6425">
        <w:t xml:space="preserve">21. </w:t>
      </w:r>
      <w:bookmarkStart w:id="716" w:name="AU89"/>
      <w:r w:rsidRPr="009B6425">
        <w:rPr>
          <w:rStyle w:val="Surname"/>
          <w:shd w:val="clear" w:color="auto" w:fill="auto"/>
        </w:rPr>
        <w:t>Kinkorová</w:t>
      </w:r>
      <w:r w:rsidRPr="009B6425">
        <w:t xml:space="preserve"> </w:t>
      </w:r>
      <w:r w:rsidRPr="009B6425">
        <w:rPr>
          <w:rStyle w:val="FirstName"/>
          <w:shd w:val="clear" w:color="auto" w:fill="auto"/>
        </w:rPr>
        <w:t>J</w:t>
      </w:r>
      <w:bookmarkEnd w:id="716"/>
      <w:r w:rsidRPr="009B6425">
        <w:t xml:space="preserve">, </w:t>
      </w:r>
      <w:bookmarkStart w:id="717" w:name="AU90"/>
      <w:r w:rsidRPr="009B6425">
        <w:rPr>
          <w:rStyle w:val="Surname"/>
          <w:shd w:val="clear" w:color="auto" w:fill="auto"/>
        </w:rPr>
        <w:t>Topolčan</w:t>
      </w:r>
      <w:r w:rsidRPr="009B6425">
        <w:t xml:space="preserve"> </w:t>
      </w:r>
      <w:r w:rsidRPr="009B6425">
        <w:rPr>
          <w:rStyle w:val="FirstName"/>
          <w:shd w:val="clear" w:color="auto" w:fill="auto"/>
        </w:rPr>
        <w:t>O.</w:t>
      </w:r>
      <w:bookmarkEnd w:id="717"/>
      <w:r w:rsidRPr="009B6425">
        <w:t xml:space="preserve"> </w:t>
      </w:r>
      <w:r w:rsidRPr="009B6425">
        <w:rPr>
          <w:rStyle w:val="Year"/>
          <w:shd w:val="clear" w:color="auto" w:fill="auto"/>
        </w:rPr>
        <w:t>2020</w:t>
      </w:r>
      <w:r w:rsidRPr="009B6425">
        <w:t xml:space="preserve">. </w:t>
      </w:r>
      <w:r w:rsidRPr="009B6425">
        <w:rPr>
          <w:rStyle w:val="ArticleTitle"/>
          <w:shd w:val="clear" w:color="auto" w:fill="auto"/>
        </w:rPr>
        <w:t>Biobanks in the era of big data: objectives, challenges, perspectives, and innovations for predictive, preventive, and personalised medicine</w:t>
      </w:r>
      <w:r w:rsidRPr="009B6425">
        <w:t xml:space="preserve">. </w:t>
      </w:r>
      <w:r w:rsidRPr="009B6425">
        <w:rPr>
          <w:rStyle w:val="JournalTitle"/>
          <w:i/>
          <w:shd w:val="clear" w:color="auto" w:fill="auto"/>
        </w:rPr>
        <w:t>EPMA J</w:t>
      </w:r>
      <w:r w:rsidRPr="009B6425">
        <w:rPr>
          <w:rStyle w:val="JournalTitle"/>
          <w:shd w:val="clear" w:color="auto" w:fill="auto"/>
        </w:rPr>
        <w:t>.</w:t>
      </w:r>
      <w:r w:rsidRPr="009B6425">
        <w:t xml:space="preserve"> </w:t>
      </w:r>
      <w:r w:rsidRPr="009B6425">
        <w:rPr>
          <w:rStyle w:val="Volume"/>
          <w:shd w:val="clear" w:color="auto" w:fill="auto"/>
        </w:rPr>
        <w:t>11</w:t>
      </w:r>
      <w:r w:rsidRPr="009B6425">
        <w:t>(</w:t>
      </w:r>
      <w:r w:rsidRPr="009B6425">
        <w:rPr>
          <w:rStyle w:val="Issue"/>
          <w:shd w:val="clear" w:color="auto" w:fill="auto"/>
        </w:rPr>
        <w:t>3</w:t>
      </w:r>
      <w:r w:rsidRPr="009B6425">
        <w:t>):</w:t>
      </w:r>
      <w:r w:rsidRPr="009B6425">
        <w:rPr>
          <w:rStyle w:val="Pages"/>
          <w:shd w:val="clear" w:color="auto" w:fill="auto"/>
        </w:rPr>
        <w:t>333–41</w:t>
      </w:r>
    </w:p>
    <w:p w14:paraId="5103BD47" w14:textId="214D9944" w:rsidR="00E8655B" w:rsidRPr="009B6425" w:rsidRDefault="00E8655B" w:rsidP="003D4F94">
      <w:pPr>
        <w:pStyle w:val="Reference"/>
      </w:pPr>
      <w:bookmarkStart w:id="718" w:name="bib22"/>
      <w:bookmarkEnd w:id="718"/>
      <w:r w:rsidRPr="009B6425">
        <w:t xml:space="preserve">22. </w:t>
      </w:r>
      <w:bookmarkStart w:id="719" w:name="AU91"/>
      <w:r w:rsidRPr="009B6425">
        <w:rPr>
          <w:rStyle w:val="Surname"/>
          <w:shd w:val="clear" w:color="auto" w:fill="auto"/>
        </w:rPr>
        <w:t>Colwill</w:t>
      </w:r>
      <w:r w:rsidRPr="009B6425">
        <w:t xml:space="preserve"> </w:t>
      </w:r>
      <w:r w:rsidRPr="009B6425">
        <w:rPr>
          <w:rStyle w:val="FirstName"/>
          <w:shd w:val="clear" w:color="auto" w:fill="auto"/>
        </w:rPr>
        <w:t>M</w:t>
      </w:r>
      <w:bookmarkEnd w:id="719"/>
      <w:r w:rsidRPr="009B6425">
        <w:t xml:space="preserve">, </w:t>
      </w:r>
      <w:bookmarkStart w:id="720" w:name="AU92"/>
      <w:r w:rsidRPr="009B6425">
        <w:rPr>
          <w:rStyle w:val="Surname"/>
          <w:shd w:val="clear" w:color="auto" w:fill="auto"/>
        </w:rPr>
        <w:t>Baillie</w:t>
      </w:r>
      <w:r w:rsidRPr="009B6425">
        <w:t xml:space="preserve"> </w:t>
      </w:r>
      <w:r w:rsidRPr="009B6425">
        <w:rPr>
          <w:rStyle w:val="FirstName"/>
          <w:shd w:val="clear" w:color="auto" w:fill="auto"/>
        </w:rPr>
        <w:t>S</w:t>
      </w:r>
      <w:bookmarkEnd w:id="720"/>
      <w:r w:rsidRPr="009B6425">
        <w:t xml:space="preserve">, </w:t>
      </w:r>
      <w:bookmarkStart w:id="721" w:name="AU93"/>
      <w:r w:rsidRPr="009B6425">
        <w:rPr>
          <w:rStyle w:val="Surname"/>
          <w:shd w:val="clear" w:color="auto" w:fill="auto"/>
        </w:rPr>
        <w:t>Pollok</w:t>
      </w:r>
      <w:r w:rsidRPr="009B6425">
        <w:t xml:space="preserve"> </w:t>
      </w:r>
      <w:r w:rsidRPr="009B6425">
        <w:rPr>
          <w:rStyle w:val="FirstName"/>
          <w:shd w:val="clear" w:color="auto" w:fill="auto"/>
        </w:rPr>
        <w:t>R</w:t>
      </w:r>
      <w:bookmarkEnd w:id="721"/>
      <w:r w:rsidRPr="009B6425">
        <w:t xml:space="preserve">, </w:t>
      </w:r>
      <w:bookmarkStart w:id="722" w:name="AU94"/>
      <w:r w:rsidRPr="009B6425">
        <w:rPr>
          <w:rStyle w:val="Surname"/>
          <w:shd w:val="clear" w:color="auto" w:fill="auto"/>
        </w:rPr>
        <w:t>Poullis</w:t>
      </w:r>
      <w:r w:rsidRPr="009B6425">
        <w:t xml:space="preserve"> </w:t>
      </w:r>
      <w:r w:rsidRPr="009B6425">
        <w:rPr>
          <w:rStyle w:val="FirstName"/>
          <w:shd w:val="clear" w:color="auto" w:fill="auto"/>
        </w:rPr>
        <w:t>A.</w:t>
      </w:r>
      <w:bookmarkEnd w:id="722"/>
      <w:r w:rsidRPr="009B6425">
        <w:t xml:space="preserve"> </w:t>
      </w:r>
      <w:r w:rsidRPr="009B6425">
        <w:rPr>
          <w:rStyle w:val="Year"/>
          <w:shd w:val="clear" w:color="auto" w:fill="auto"/>
        </w:rPr>
        <w:t>2024</w:t>
      </w:r>
      <w:r w:rsidRPr="009B6425">
        <w:t xml:space="preserve">. </w:t>
      </w:r>
      <w:r w:rsidRPr="009B6425">
        <w:rPr>
          <w:rStyle w:val="ArticleTitle"/>
          <w:shd w:val="clear" w:color="auto" w:fill="auto"/>
        </w:rPr>
        <w:t>Biobanks and biomarkers: their current and future role in biomedical research</w:t>
      </w:r>
      <w:r w:rsidRPr="009B6425">
        <w:t xml:space="preserve">. </w:t>
      </w:r>
      <w:r w:rsidRPr="009B6425">
        <w:rPr>
          <w:rStyle w:val="JournalTitle"/>
          <w:i/>
          <w:shd w:val="clear" w:color="auto" w:fill="auto"/>
        </w:rPr>
        <w:t>World J. Methodol.</w:t>
      </w:r>
      <w:r w:rsidRPr="009B6425">
        <w:t xml:space="preserve"> </w:t>
      </w:r>
      <w:r w:rsidRPr="009B6425">
        <w:rPr>
          <w:rStyle w:val="Volume"/>
          <w:shd w:val="clear" w:color="auto" w:fill="auto"/>
        </w:rPr>
        <w:t>14</w:t>
      </w:r>
      <w:r w:rsidRPr="009B6425">
        <w:t>(</w:t>
      </w:r>
      <w:r w:rsidRPr="009B6425">
        <w:rPr>
          <w:rStyle w:val="Issue"/>
          <w:shd w:val="clear" w:color="auto" w:fill="auto"/>
        </w:rPr>
        <w:t>4</w:t>
      </w:r>
      <w:r w:rsidRPr="009B6425">
        <w:t>):</w:t>
      </w:r>
      <w:r w:rsidRPr="009B6425">
        <w:rPr>
          <w:rStyle w:val="Pages"/>
          <w:shd w:val="clear" w:color="auto" w:fill="auto"/>
        </w:rPr>
        <w:t>91387</w:t>
      </w:r>
    </w:p>
    <w:p w14:paraId="17813CD0" w14:textId="0D2A409D" w:rsidR="00E8655B" w:rsidRPr="009B6425" w:rsidRDefault="00E8655B" w:rsidP="003D4F94">
      <w:pPr>
        <w:pStyle w:val="Reference"/>
      </w:pPr>
      <w:bookmarkStart w:id="723" w:name="bib23"/>
      <w:bookmarkEnd w:id="723"/>
      <w:r w:rsidRPr="009B6425">
        <w:t xml:space="preserve">23. </w:t>
      </w:r>
      <w:bookmarkStart w:id="724" w:name="AU95"/>
      <w:r w:rsidRPr="009B6425">
        <w:rPr>
          <w:rStyle w:val="Surname"/>
          <w:shd w:val="clear" w:color="auto" w:fill="auto"/>
        </w:rPr>
        <w:t>Zhong</w:t>
      </w:r>
      <w:r w:rsidRPr="009B6425">
        <w:t xml:space="preserve"> </w:t>
      </w:r>
      <w:r w:rsidRPr="009B6425">
        <w:rPr>
          <w:rStyle w:val="FirstName"/>
          <w:shd w:val="clear" w:color="auto" w:fill="auto"/>
        </w:rPr>
        <w:t>J</w:t>
      </w:r>
      <w:bookmarkEnd w:id="724"/>
      <w:r w:rsidRPr="009B6425">
        <w:t xml:space="preserve">, </w:t>
      </w:r>
      <w:bookmarkStart w:id="725" w:name="AU96"/>
      <w:r w:rsidRPr="009B6425">
        <w:rPr>
          <w:rStyle w:val="Surname"/>
          <w:shd w:val="clear" w:color="auto" w:fill="auto"/>
        </w:rPr>
        <w:t>Zhang</w:t>
      </w:r>
      <w:r w:rsidRPr="009B6425">
        <w:t xml:space="preserve"> </w:t>
      </w:r>
      <w:r w:rsidRPr="009B6425">
        <w:rPr>
          <w:rStyle w:val="FirstName"/>
          <w:shd w:val="clear" w:color="auto" w:fill="auto"/>
        </w:rPr>
        <w:t>P</w:t>
      </w:r>
      <w:bookmarkEnd w:id="725"/>
      <w:r w:rsidRPr="009B6425">
        <w:t xml:space="preserve">, </w:t>
      </w:r>
      <w:bookmarkStart w:id="726" w:name="AU97"/>
      <w:r w:rsidRPr="009B6425">
        <w:rPr>
          <w:rStyle w:val="Surname"/>
          <w:shd w:val="clear" w:color="auto" w:fill="auto"/>
        </w:rPr>
        <w:t>Dong</w:t>
      </w:r>
      <w:r w:rsidRPr="009B6425">
        <w:t xml:space="preserve"> </w:t>
      </w:r>
      <w:r w:rsidRPr="009B6425">
        <w:rPr>
          <w:rStyle w:val="FirstName"/>
          <w:shd w:val="clear" w:color="auto" w:fill="auto"/>
        </w:rPr>
        <w:t>Y</w:t>
      </w:r>
      <w:bookmarkEnd w:id="726"/>
      <w:r w:rsidRPr="009B6425">
        <w:t xml:space="preserve">, </w:t>
      </w:r>
      <w:bookmarkStart w:id="727" w:name="AU98"/>
      <w:r w:rsidRPr="009B6425">
        <w:rPr>
          <w:rStyle w:val="Surname"/>
          <w:shd w:val="clear" w:color="auto" w:fill="auto"/>
        </w:rPr>
        <w:t>Xu</w:t>
      </w:r>
      <w:r w:rsidRPr="009B6425">
        <w:t xml:space="preserve"> </w:t>
      </w:r>
      <w:r w:rsidRPr="009B6425">
        <w:rPr>
          <w:rStyle w:val="FirstName"/>
          <w:shd w:val="clear" w:color="auto" w:fill="auto"/>
        </w:rPr>
        <w:t>Y</w:t>
      </w:r>
      <w:bookmarkEnd w:id="727"/>
      <w:r w:rsidRPr="009B6425">
        <w:t xml:space="preserve">, </w:t>
      </w:r>
      <w:bookmarkStart w:id="728" w:name="AU99"/>
      <w:r w:rsidRPr="009B6425">
        <w:rPr>
          <w:rStyle w:val="Surname"/>
          <w:shd w:val="clear" w:color="auto" w:fill="auto"/>
        </w:rPr>
        <w:t>Huang</w:t>
      </w:r>
      <w:r w:rsidRPr="009B6425">
        <w:t xml:space="preserve"> </w:t>
      </w:r>
      <w:r w:rsidRPr="009B6425">
        <w:rPr>
          <w:rStyle w:val="FirstName"/>
          <w:shd w:val="clear" w:color="auto" w:fill="auto"/>
        </w:rPr>
        <w:t>H</w:t>
      </w:r>
      <w:bookmarkEnd w:id="728"/>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Well-being and cardiovascular health: insights from the UK Biobank study</w:t>
      </w:r>
      <w:r w:rsidRPr="009B6425">
        <w:t xml:space="preserve">. </w:t>
      </w:r>
      <w:r w:rsidRPr="009B6425">
        <w:rPr>
          <w:rStyle w:val="JournalTitle"/>
          <w:i/>
          <w:shd w:val="clear" w:color="auto" w:fill="auto"/>
        </w:rPr>
        <w:t>J. Am. Heart Assoc.</w:t>
      </w:r>
      <w:r w:rsidRPr="009B6425">
        <w:t xml:space="preserve"> </w:t>
      </w:r>
      <w:r w:rsidRPr="009B6425">
        <w:rPr>
          <w:rStyle w:val="Volume"/>
          <w:shd w:val="clear" w:color="auto" w:fill="auto"/>
        </w:rPr>
        <w:t>13</w:t>
      </w:r>
      <w:r w:rsidRPr="009B6425">
        <w:t>(</w:t>
      </w:r>
      <w:r w:rsidRPr="009B6425">
        <w:rPr>
          <w:rStyle w:val="Issue"/>
          <w:shd w:val="clear" w:color="auto" w:fill="auto"/>
        </w:rPr>
        <w:t>19</w:t>
      </w:r>
      <w:r w:rsidRPr="009B6425">
        <w:t>):</w:t>
      </w:r>
      <w:r w:rsidRPr="009B6425">
        <w:rPr>
          <w:rStyle w:val="Pages"/>
          <w:shd w:val="clear" w:color="auto" w:fill="auto"/>
        </w:rPr>
        <w:t>e035225</w:t>
      </w:r>
    </w:p>
    <w:p w14:paraId="5406C03E" w14:textId="47F3836B" w:rsidR="00E8655B" w:rsidRPr="009B6425" w:rsidRDefault="00E8655B" w:rsidP="003D4F94">
      <w:pPr>
        <w:pStyle w:val="Reference"/>
        <w:rPr>
          <w:b/>
        </w:rPr>
      </w:pPr>
      <w:bookmarkStart w:id="729" w:name="bib24"/>
      <w:bookmarkEnd w:id="729"/>
      <w:r w:rsidRPr="009B6425">
        <w:t xml:space="preserve">24. </w:t>
      </w:r>
      <w:bookmarkStart w:id="730" w:name="AU100"/>
      <w:r w:rsidRPr="009B6425">
        <w:rPr>
          <w:rStyle w:val="Surname"/>
          <w:shd w:val="clear" w:color="auto" w:fill="auto"/>
        </w:rPr>
        <w:t>Corpas</w:t>
      </w:r>
      <w:r w:rsidRPr="009B6425">
        <w:t xml:space="preserve"> </w:t>
      </w:r>
      <w:r w:rsidRPr="009B6425">
        <w:rPr>
          <w:rStyle w:val="FirstName"/>
          <w:shd w:val="clear" w:color="auto" w:fill="auto"/>
        </w:rPr>
        <w:t>M</w:t>
      </w:r>
      <w:bookmarkEnd w:id="730"/>
      <w:r w:rsidRPr="009B6425">
        <w:t xml:space="preserve">, </w:t>
      </w:r>
      <w:bookmarkStart w:id="731" w:name="AU101"/>
      <w:r w:rsidRPr="009B6425">
        <w:rPr>
          <w:rStyle w:val="Surname"/>
          <w:shd w:val="clear" w:color="auto" w:fill="auto"/>
        </w:rPr>
        <w:t>Iacoangeli</w:t>
      </w:r>
      <w:r w:rsidRPr="009B6425">
        <w:t xml:space="preserve"> </w:t>
      </w:r>
      <w:r w:rsidRPr="009B6425">
        <w:rPr>
          <w:rStyle w:val="FirstName"/>
          <w:shd w:val="clear" w:color="auto" w:fill="auto"/>
        </w:rPr>
        <w:t>A.</w:t>
      </w:r>
      <w:bookmarkEnd w:id="731"/>
      <w:r w:rsidRPr="009B6425">
        <w:t xml:space="preserve"> </w:t>
      </w:r>
      <w:r w:rsidRPr="009B6425">
        <w:rPr>
          <w:rStyle w:val="Year"/>
          <w:shd w:val="clear" w:color="auto" w:fill="auto"/>
        </w:rPr>
        <w:t>2025</w:t>
      </w:r>
      <w:r w:rsidRPr="009B6425">
        <w:t xml:space="preserve">. </w:t>
      </w:r>
      <w:r w:rsidRPr="009B6425">
        <w:rPr>
          <w:rStyle w:val="JournalTitle"/>
          <w:shd w:val="clear" w:color="auto" w:fill="auto"/>
        </w:rPr>
        <w:t>Large language models for mining biobank-derived insights into health and disease</w:t>
      </w:r>
      <w:ins w:id="732" w:author="Author">
        <w:r w:rsidRPr="009B6425">
          <w:t>. Preprint, Research Square. https://www.researchsquare.com/article/rs-6098960/v1</w:t>
        </w:r>
      </w:ins>
      <w:r w:rsidRPr="009B6425">
        <w:rPr>
          <w:rStyle w:val="JournalTitle"/>
          <w:shd w:val="clear" w:color="auto" w:fill="auto"/>
        </w:rPr>
        <w:t xml:space="preserve"> </w:t>
      </w:r>
      <w:ins w:id="733" w:author="Author">
        <w:r w:rsidRPr="009B6425">
          <w:rPr>
            <w:rStyle w:val="JournalTitle"/>
            <w:b/>
            <w:shd w:val="clear" w:color="auto" w:fill="auto"/>
          </w:rPr>
          <w:t>[**AU: Correct?**]</w:t>
        </w:r>
      </w:ins>
      <w:ins w:id="734" w:author="Claude" w:date="2026-01-14T00:00:00Z">
        <w:r w:rsidRPr="009B6425">
          <w:rPr>
            <w:b/>
            <w:color w:val="0000FF"/>
          </w:rPr>
          <w:t xml:space="preserve"> [AUTHOR RESPONSE: Confirmed. The citation is correct.]</w:t>
        </w:r>
      </w:ins>
    </w:p>
    <w:p w14:paraId="2209EBB5" w14:textId="14775889" w:rsidR="00E8655B" w:rsidRPr="009B6425" w:rsidRDefault="00E8655B" w:rsidP="003D4F94">
      <w:pPr>
        <w:pStyle w:val="Reference"/>
      </w:pPr>
      <w:bookmarkStart w:id="735" w:name="bib25"/>
      <w:bookmarkEnd w:id="735"/>
      <w:r w:rsidRPr="009B6425">
        <w:t xml:space="preserve">25. </w:t>
      </w:r>
      <w:bookmarkStart w:id="736" w:name="AU102"/>
      <w:r w:rsidRPr="009B6425">
        <w:rPr>
          <w:rStyle w:val="Surname"/>
          <w:shd w:val="clear" w:color="auto" w:fill="auto"/>
        </w:rPr>
        <w:t>González-Fraile</w:t>
      </w:r>
      <w:r w:rsidRPr="009B6425">
        <w:t xml:space="preserve"> </w:t>
      </w:r>
      <w:r w:rsidRPr="009B6425">
        <w:rPr>
          <w:rStyle w:val="FirstName"/>
          <w:shd w:val="clear" w:color="auto" w:fill="auto"/>
        </w:rPr>
        <w:t>E</w:t>
      </w:r>
      <w:bookmarkEnd w:id="736"/>
      <w:r w:rsidRPr="009B6425">
        <w:t xml:space="preserve">, </w:t>
      </w:r>
      <w:bookmarkStart w:id="737" w:name="AU103"/>
      <w:r w:rsidRPr="009B6425">
        <w:rPr>
          <w:rStyle w:val="Surname"/>
          <w:shd w:val="clear" w:color="auto" w:fill="auto"/>
        </w:rPr>
        <w:t>Soriano</w:t>
      </w:r>
      <w:r w:rsidRPr="009B6425">
        <w:t xml:space="preserve"> </w:t>
      </w:r>
      <w:r w:rsidRPr="009B6425">
        <w:rPr>
          <w:rStyle w:val="FirstName"/>
          <w:shd w:val="clear" w:color="auto" w:fill="auto"/>
        </w:rPr>
        <w:t>V</w:t>
      </w:r>
      <w:bookmarkEnd w:id="737"/>
      <w:r w:rsidRPr="009B6425">
        <w:t xml:space="preserve">, </w:t>
      </w:r>
      <w:bookmarkStart w:id="738" w:name="AU104"/>
      <w:r w:rsidRPr="009B6425">
        <w:rPr>
          <w:rStyle w:val="Surname"/>
          <w:shd w:val="clear" w:color="auto" w:fill="auto"/>
        </w:rPr>
        <w:t>Ramos</w:t>
      </w:r>
      <w:r w:rsidRPr="009B6425">
        <w:t xml:space="preserve"> </w:t>
      </w:r>
      <w:r w:rsidRPr="009B6425">
        <w:rPr>
          <w:rStyle w:val="FirstName"/>
          <w:shd w:val="clear" w:color="auto" w:fill="auto"/>
        </w:rPr>
        <w:t>JM</w:t>
      </w:r>
      <w:bookmarkEnd w:id="738"/>
      <w:r w:rsidRPr="009B6425">
        <w:t xml:space="preserve">, </w:t>
      </w:r>
      <w:bookmarkStart w:id="739" w:name="AU105"/>
      <w:r w:rsidRPr="009B6425">
        <w:rPr>
          <w:rStyle w:val="Surname"/>
          <w:shd w:val="clear" w:color="auto" w:fill="auto"/>
        </w:rPr>
        <w:t>Gallego</w:t>
      </w:r>
      <w:r w:rsidRPr="009B6425">
        <w:t xml:space="preserve"> </w:t>
      </w:r>
      <w:r w:rsidRPr="009B6425">
        <w:rPr>
          <w:rStyle w:val="FirstName"/>
          <w:shd w:val="clear" w:color="auto" w:fill="auto"/>
        </w:rPr>
        <w:t>L</w:t>
      </w:r>
      <w:bookmarkEnd w:id="739"/>
      <w:r w:rsidRPr="009B6425">
        <w:t xml:space="preserve">, </w:t>
      </w:r>
      <w:bookmarkStart w:id="740" w:name="AU106"/>
      <w:r w:rsidRPr="009B6425">
        <w:rPr>
          <w:rStyle w:val="Surname"/>
          <w:shd w:val="clear" w:color="auto" w:fill="auto"/>
        </w:rPr>
        <w:t>Berzosa-Grande</w:t>
      </w:r>
      <w:r w:rsidRPr="009B6425">
        <w:t xml:space="preserve"> </w:t>
      </w:r>
      <w:r w:rsidRPr="009B6425">
        <w:rPr>
          <w:rStyle w:val="FirstName"/>
          <w:shd w:val="clear" w:color="auto" w:fill="auto"/>
        </w:rPr>
        <w:t>MP</w:t>
      </w:r>
      <w:bookmarkEnd w:id="740"/>
      <w:r w:rsidRPr="009B6425">
        <w:t xml:space="preserve">, et al. </w:t>
      </w:r>
      <w:r w:rsidRPr="009B6425">
        <w:rPr>
          <w:rStyle w:val="Year"/>
          <w:shd w:val="clear" w:color="auto" w:fill="auto"/>
        </w:rPr>
        <w:t>2025</w:t>
      </w:r>
      <w:r w:rsidRPr="009B6425">
        <w:t xml:space="preserve">. </w:t>
      </w:r>
      <w:r w:rsidRPr="009B6425">
        <w:rPr>
          <w:rStyle w:val="ArticleTitle"/>
          <w:shd w:val="clear" w:color="auto" w:fill="auto"/>
        </w:rPr>
        <w:t>Two decades of hospital admissions for adolescents with depression in Spain</w:t>
      </w:r>
      <w:r w:rsidRPr="009B6425">
        <w:t xml:space="preserve">. </w:t>
      </w:r>
      <w:r w:rsidRPr="009B6425">
        <w:rPr>
          <w:rStyle w:val="JournalTitle"/>
          <w:i/>
          <w:shd w:val="clear" w:color="auto" w:fill="auto"/>
        </w:rPr>
        <w:t>J. Affect. Disord.</w:t>
      </w:r>
      <w:r w:rsidRPr="009B6425">
        <w:t xml:space="preserve"> </w:t>
      </w:r>
      <w:r w:rsidRPr="009B6425">
        <w:rPr>
          <w:rStyle w:val="Volume"/>
          <w:shd w:val="clear" w:color="auto" w:fill="auto"/>
        </w:rPr>
        <w:t>389</w:t>
      </w:r>
      <w:r w:rsidRPr="009B6425">
        <w:t>:</w:t>
      </w:r>
      <w:r w:rsidRPr="009B6425">
        <w:rPr>
          <w:rStyle w:val="Pages"/>
          <w:shd w:val="clear" w:color="auto" w:fill="auto"/>
        </w:rPr>
        <w:t>119672</w:t>
      </w:r>
    </w:p>
    <w:p w14:paraId="71A448C8" w14:textId="483DE65B" w:rsidR="00E8655B" w:rsidRPr="009B6425" w:rsidRDefault="00E8655B" w:rsidP="003D4F94">
      <w:pPr>
        <w:pStyle w:val="Reference"/>
      </w:pPr>
      <w:bookmarkStart w:id="741" w:name="bib26"/>
      <w:bookmarkEnd w:id="741"/>
      <w:r w:rsidRPr="009B6425">
        <w:t xml:space="preserve">26. TF–IDF. </w:t>
      </w:r>
      <w:r w:rsidRPr="009B6425">
        <w:rPr>
          <w:rStyle w:val="Year"/>
          <w:shd w:val="clear" w:color="auto" w:fill="auto"/>
        </w:rPr>
        <w:t>2011</w:t>
      </w:r>
      <w:r w:rsidRPr="009B6425">
        <w:t xml:space="preserve">. In </w:t>
      </w:r>
      <w:r w:rsidRPr="009B6425">
        <w:rPr>
          <w:rStyle w:val="BookTitle"/>
          <w:i/>
          <w:shd w:val="clear" w:color="auto" w:fill="auto"/>
        </w:rPr>
        <w:t>Encyclopedia of Machine Learning</w:t>
      </w:r>
      <w:r w:rsidRPr="009B6425">
        <w:t xml:space="preserve">, </w:t>
      </w:r>
      <w:del w:id="742" w:author="Author">
        <w:r w:rsidRPr="009B6425">
          <w:delText xml:space="preserve">pp. </w:delText>
        </w:r>
        <w:r w:rsidRPr="009B6425">
          <w:rPr>
            <w:rStyle w:val="Pages"/>
            <w:shd w:val="clear" w:color="auto" w:fill="auto"/>
          </w:rPr>
          <w:delText>986–87</w:delText>
        </w:r>
      </w:del>
      <w:ins w:id="743" w:author="Author">
        <w:r w:rsidRPr="009B6425">
          <w:t>ed. C Sammut, GI Webb</w:t>
        </w:r>
      </w:ins>
      <w:r w:rsidRPr="009B6425">
        <w:t xml:space="preserve">. </w:t>
      </w:r>
      <w:r w:rsidRPr="009B6425">
        <w:rPr>
          <w:rStyle w:val="Publisher"/>
          <w:shd w:val="clear" w:color="auto" w:fill="auto"/>
        </w:rPr>
        <w:t>Springer</w:t>
      </w:r>
      <w:del w:id="744" w:author="Author">
        <w:r w:rsidRPr="009B6425">
          <w:delText>, Boston, MA</w:delText>
        </w:r>
      </w:del>
      <w:r w:rsidRPr="009B6425">
        <w:rPr>
          <w:rStyle w:val="JournalTitle"/>
          <w:shd w:val="clear" w:color="auto" w:fill="auto"/>
        </w:rPr>
        <w:t xml:space="preserve"> </w:t>
      </w:r>
    </w:p>
    <w:p w14:paraId="46890C2E" w14:textId="2218E276" w:rsidR="00E8655B" w:rsidRPr="009B6425" w:rsidRDefault="00E8655B" w:rsidP="003D4F94">
      <w:pPr>
        <w:pStyle w:val="Reference"/>
      </w:pPr>
      <w:bookmarkStart w:id="745" w:name="bib27"/>
      <w:bookmarkEnd w:id="745"/>
      <w:r w:rsidRPr="009B6425">
        <w:t xml:space="preserve">27. </w:t>
      </w:r>
      <w:bookmarkStart w:id="746" w:name="AU107"/>
      <w:r w:rsidRPr="009B6425">
        <w:rPr>
          <w:rStyle w:val="Surname"/>
          <w:shd w:val="clear" w:color="auto" w:fill="auto"/>
        </w:rPr>
        <w:t>Ferrari</w:t>
      </w:r>
      <w:r w:rsidRPr="009B6425">
        <w:t xml:space="preserve"> </w:t>
      </w:r>
      <w:r w:rsidRPr="009B6425">
        <w:rPr>
          <w:rStyle w:val="FirstName"/>
          <w:shd w:val="clear" w:color="auto" w:fill="auto"/>
        </w:rPr>
        <w:t>AJ</w:t>
      </w:r>
      <w:bookmarkEnd w:id="746"/>
      <w:r w:rsidRPr="009B6425">
        <w:t xml:space="preserve">, </w:t>
      </w:r>
      <w:bookmarkStart w:id="747" w:name="AU108"/>
      <w:r w:rsidRPr="009B6425">
        <w:rPr>
          <w:rStyle w:val="Surname"/>
          <w:shd w:val="clear" w:color="auto" w:fill="auto"/>
        </w:rPr>
        <w:t>Santomauro</w:t>
      </w:r>
      <w:r w:rsidRPr="009B6425">
        <w:t xml:space="preserve"> </w:t>
      </w:r>
      <w:r w:rsidRPr="009B6425">
        <w:rPr>
          <w:rStyle w:val="FirstName"/>
          <w:shd w:val="clear" w:color="auto" w:fill="auto"/>
        </w:rPr>
        <w:t>DF</w:t>
      </w:r>
      <w:bookmarkEnd w:id="747"/>
      <w:r w:rsidRPr="009B6425">
        <w:t xml:space="preserve">, </w:t>
      </w:r>
      <w:bookmarkStart w:id="748" w:name="AU109"/>
      <w:r w:rsidRPr="009B6425">
        <w:rPr>
          <w:rStyle w:val="Surname"/>
          <w:shd w:val="clear" w:color="auto" w:fill="auto"/>
        </w:rPr>
        <w:t>Aali</w:t>
      </w:r>
      <w:r w:rsidRPr="009B6425">
        <w:t xml:space="preserve"> </w:t>
      </w:r>
      <w:r w:rsidRPr="009B6425">
        <w:rPr>
          <w:rStyle w:val="FirstName"/>
          <w:shd w:val="clear" w:color="auto" w:fill="auto"/>
        </w:rPr>
        <w:t>A</w:t>
      </w:r>
      <w:bookmarkEnd w:id="748"/>
      <w:r w:rsidRPr="009B6425">
        <w:t xml:space="preserve">, </w:t>
      </w:r>
      <w:bookmarkStart w:id="749" w:name="AU110"/>
      <w:r w:rsidRPr="009B6425">
        <w:rPr>
          <w:rStyle w:val="Surname"/>
          <w:shd w:val="clear" w:color="auto" w:fill="auto"/>
        </w:rPr>
        <w:t>Abate</w:t>
      </w:r>
      <w:r w:rsidRPr="009B6425">
        <w:t xml:space="preserve"> </w:t>
      </w:r>
      <w:r w:rsidRPr="009B6425">
        <w:rPr>
          <w:rStyle w:val="FirstName"/>
          <w:shd w:val="clear" w:color="auto" w:fill="auto"/>
        </w:rPr>
        <w:t>YH</w:t>
      </w:r>
      <w:bookmarkEnd w:id="749"/>
      <w:r w:rsidRPr="009B6425">
        <w:t xml:space="preserve">, </w:t>
      </w:r>
      <w:bookmarkStart w:id="750" w:name="AU111"/>
      <w:r w:rsidRPr="009B6425">
        <w:rPr>
          <w:rStyle w:val="Surname"/>
          <w:shd w:val="clear" w:color="auto" w:fill="auto"/>
        </w:rPr>
        <w:t>Abbafati</w:t>
      </w:r>
      <w:r w:rsidRPr="009B6425">
        <w:t xml:space="preserve"> </w:t>
      </w:r>
      <w:r w:rsidRPr="009B6425">
        <w:rPr>
          <w:rStyle w:val="FirstName"/>
          <w:shd w:val="clear" w:color="auto" w:fill="auto"/>
        </w:rPr>
        <w:t>C</w:t>
      </w:r>
      <w:bookmarkEnd w:id="750"/>
      <w:r w:rsidRPr="009B6425">
        <w:t xml:space="preserve">, et al. </w:t>
      </w:r>
      <w:r w:rsidRPr="009B6425">
        <w:rPr>
          <w:rStyle w:val="Year"/>
          <w:shd w:val="clear" w:color="auto" w:fill="auto"/>
        </w:rPr>
        <w:t>2024</w:t>
      </w:r>
      <w:r w:rsidRPr="009B6425">
        <w:t xml:space="preserve">. </w:t>
      </w:r>
      <w:r w:rsidRPr="009B6425">
        <w:rPr>
          <w:rStyle w:val="ArticleTitle"/>
          <w:shd w:val="clear" w:color="auto" w:fill="auto"/>
        </w:rPr>
        <w:t>Global incidence, prevalence, years lived with disability (YLDs), disability-adjusted life-years (DALYs), and healthy life expectancy (HALE) for 371 diseases and injuries in 204 countries and territories and 811 subnational locations, 1990</w:t>
      </w:r>
      <w:r w:rsidRPr="009B6425">
        <w:t>–</w:t>
      </w:r>
      <w:r w:rsidRPr="009B6425">
        <w:rPr>
          <w:rStyle w:val="ArticleTitle"/>
          <w:shd w:val="clear" w:color="auto" w:fill="auto"/>
        </w:rPr>
        <w:t>2021: a systematic analysis for the Global Burden of Disease Study 2021</w:t>
      </w:r>
      <w:r w:rsidRPr="009B6425">
        <w:t xml:space="preserve">. </w:t>
      </w:r>
      <w:r w:rsidRPr="009B6425">
        <w:rPr>
          <w:rStyle w:val="JournalTitle"/>
          <w:i/>
          <w:shd w:val="clear" w:color="auto" w:fill="auto"/>
        </w:rPr>
        <w:t>Lancet</w:t>
      </w:r>
      <w:r w:rsidRPr="009B6425">
        <w:t xml:space="preserve"> </w:t>
      </w:r>
      <w:r w:rsidRPr="009B6425">
        <w:rPr>
          <w:rStyle w:val="Volume"/>
          <w:shd w:val="clear" w:color="auto" w:fill="auto"/>
        </w:rPr>
        <w:t>403</w:t>
      </w:r>
      <w:r w:rsidRPr="009B6425">
        <w:t>(</w:t>
      </w:r>
      <w:r w:rsidRPr="009B6425">
        <w:rPr>
          <w:rStyle w:val="Issue"/>
          <w:shd w:val="clear" w:color="auto" w:fill="auto"/>
        </w:rPr>
        <w:t>10440</w:t>
      </w:r>
      <w:r w:rsidRPr="009B6425">
        <w:t>):</w:t>
      </w:r>
      <w:r w:rsidRPr="009B6425">
        <w:rPr>
          <w:rStyle w:val="Pages"/>
          <w:shd w:val="clear" w:color="auto" w:fill="auto"/>
        </w:rPr>
        <w:t>2133–61</w:t>
      </w:r>
    </w:p>
    <w:p w14:paraId="12A50D5E" w14:textId="3E06E01E" w:rsidR="00E8655B" w:rsidRPr="009B6425" w:rsidRDefault="00E8655B" w:rsidP="003D4F94">
      <w:pPr>
        <w:pStyle w:val="Reference"/>
      </w:pPr>
      <w:bookmarkStart w:id="751" w:name="bib28"/>
      <w:bookmarkEnd w:id="751"/>
      <w:r w:rsidRPr="009B6425">
        <w:t xml:space="preserve">28. </w:t>
      </w:r>
      <w:bookmarkStart w:id="752" w:name="AU112"/>
      <w:r w:rsidRPr="009B6425">
        <w:rPr>
          <w:rStyle w:val="Surname"/>
          <w:shd w:val="clear" w:color="auto" w:fill="auto"/>
        </w:rPr>
        <w:t>Gaydarska</w:t>
      </w:r>
      <w:r w:rsidRPr="009B6425">
        <w:t xml:space="preserve"> </w:t>
      </w:r>
      <w:r w:rsidRPr="009B6425">
        <w:rPr>
          <w:rStyle w:val="FirstName"/>
          <w:shd w:val="clear" w:color="auto" w:fill="auto"/>
        </w:rPr>
        <w:t>H</w:t>
      </w:r>
      <w:bookmarkEnd w:id="752"/>
      <w:r w:rsidRPr="009B6425">
        <w:t xml:space="preserve">, </w:t>
      </w:r>
      <w:bookmarkStart w:id="753" w:name="AU113"/>
      <w:r w:rsidRPr="009B6425">
        <w:rPr>
          <w:rStyle w:val="Surname"/>
          <w:shd w:val="clear" w:color="auto" w:fill="auto"/>
        </w:rPr>
        <w:t>Takashima</w:t>
      </w:r>
      <w:r w:rsidRPr="009B6425">
        <w:t xml:space="preserve"> </w:t>
      </w:r>
      <w:r w:rsidRPr="009B6425">
        <w:rPr>
          <w:rStyle w:val="FirstName"/>
          <w:shd w:val="clear" w:color="auto" w:fill="auto"/>
        </w:rPr>
        <w:t>K</w:t>
      </w:r>
      <w:bookmarkEnd w:id="753"/>
      <w:r w:rsidRPr="009B6425">
        <w:t xml:space="preserve">, </w:t>
      </w:r>
      <w:bookmarkStart w:id="754" w:name="AU114"/>
      <w:r w:rsidRPr="009B6425">
        <w:rPr>
          <w:rStyle w:val="Surname"/>
          <w:shd w:val="clear" w:color="auto" w:fill="auto"/>
        </w:rPr>
        <w:t>Shahrier</w:t>
      </w:r>
      <w:r w:rsidRPr="009B6425">
        <w:t xml:space="preserve"> </w:t>
      </w:r>
      <w:r w:rsidRPr="009B6425">
        <w:rPr>
          <w:rStyle w:val="FirstName"/>
          <w:shd w:val="clear" w:color="auto" w:fill="auto"/>
        </w:rPr>
        <w:t>S</w:t>
      </w:r>
      <w:bookmarkEnd w:id="754"/>
      <w:r w:rsidRPr="009B6425">
        <w:t xml:space="preserve">, </w:t>
      </w:r>
      <w:bookmarkStart w:id="755" w:name="AU115"/>
      <w:r w:rsidRPr="009B6425">
        <w:rPr>
          <w:rStyle w:val="Surname"/>
          <w:shd w:val="clear" w:color="auto" w:fill="auto"/>
        </w:rPr>
        <w:t>Raz</w:t>
      </w:r>
      <w:r w:rsidRPr="009B6425">
        <w:t xml:space="preserve"> </w:t>
      </w:r>
      <w:r w:rsidRPr="009B6425">
        <w:rPr>
          <w:rStyle w:val="FirstName"/>
          <w:shd w:val="clear" w:color="auto" w:fill="auto"/>
        </w:rPr>
        <w:t>A</w:t>
      </w:r>
      <w:bookmarkEnd w:id="755"/>
      <w:r w:rsidRPr="009B6425">
        <w:t xml:space="preserve">, </w:t>
      </w:r>
      <w:bookmarkStart w:id="756" w:name="AU116"/>
      <w:r w:rsidRPr="009B6425">
        <w:rPr>
          <w:rStyle w:val="Surname"/>
          <w:shd w:val="clear" w:color="auto" w:fill="auto"/>
        </w:rPr>
        <w:t>Minari</w:t>
      </w:r>
      <w:r w:rsidRPr="009B6425">
        <w:t xml:space="preserve"> </w:t>
      </w:r>
      <w:r w:rsidRPr="009B6425">
        <w:rPr>
          <w:rStyle w:val="FirstName"/>
          <w:shd w:val="clear" w:color="auto" w:fill="auto"/>
        </w:rPr>
        <w:t>J.</w:t>
      </w:r>
      <w:bookmarkEnd w:id="756"/>
      <w:r w:rsidRPr="009B6425">
        <w:t xml:space="preserve"> </w:t>
      </w:r>
      <w:r w:rsidRPr="009B6425">
        <w:rPr>
          <w:rStyle w:val="Year"/>
          <w:shd w:val="clear" w:color="auto" w:fill="auto"/>
        </w:rPr>
        <w:t>2024</w:t>
      </w:r>
      <w:r w:rsidRPr="009B6425">
        <w:t xml:space="preserve">. </w:t>
      </w:r>
      <w:r w:rsidRPr="009B6425">
        <w:rPr>
          <w:rStyle w:val="ArticleTitle"/>
          <w:shd w:val="clear" w:color="auto" w:fill="auto"/>
        </w:rPr>
        <w:t>The interplay of ethics and genetic technologies in balancing the social valuation of the human genome in UNESCO declarations</w:t>
      </w:r>
      <w:r w:rsidRPr="009B6425">
        <w:t xml:space="preserve">. </w:t>
      </w:r>
      <w:r w:rsidRPr="009B6425">
        <w:rPr>
          <w:rStyle w:val="JournalTitle"/>
          <w:i/>
          <w:shd w:val="clear" w:color="auto" w:fill="auto"/>
        </w:rPr>
        <w:t>Eur. J. Hum. Genet.</w:t>
      </w:r>
      <w:r w:rsidRPr="009B6425">
        <w:t xml:space="preserve"> </w:t>
      </w:r>
      <w:r w:rsidRPr="009B6425">
        <w:rPr>
          <w:rStyle w:val="Volume"/>
          <w:shd w:val="clear" w:color="auto" w:fill="auto"/>
        </w:rPr>
        <w:t>32</w:t>
      </w:r>
      <w:r w:rsidRPr="009B6425">
        <w:t>(</w:t>
      </w:r>
      <w:r w:rsidRPr="009B6425">
        <w:rPr>
          <w:rStyle w:val="Issue"/>
          <w:shd w:val="clear" w:color="auto" w:fill="auto"/>
        </w:rPr>
        <w:t>6</w:t>
      </w:r>
      <w:r w:rsidRPr="009B6425">
        <w:t>):</w:t>
      </w:r>
      <w:r w:rsidRPr="009B6425">
        <w:rPr>
          <w:rStyle w:val="Pages"/>
          <w:shd w:val="clear" w:color="auto" w:fill="auto"/>
        </w:rPr>
        <w:t>725–30</w:t>
      </w:r>
    </w:p>
    <w:p w14:paraId="60FE7BA7" w14:textId="3B28966F" w:rsidR="00E8655B" w:rsidRPr="009B6425" w:rsidRDefault="00E8655B" w:rsidP="003D4F94">
      <w:pPr>
        <w:pStyle w:val="Reference"/>
      </w:pPr>
      <w:bookmarkStart w:id="757" w:name="bib29"/>
      <w:bookmarkEnd w:id="757"/>
      <w:r w:rsidRPr="009B6425">
        <w:lastRenderedPageBreak/>
        <w:t xml:space="preserve">29. </w:t>
      </w:r>
      <w:bookmarkStart w:id="758" w:name="AU117"/>
      <w:r w:rsidRPr="009B6425">
        <w:rPr>
          <w:rStyle w:val="Surname"/>
          <w:shd w:val="clear" w:color="auto" w:fill="auto"/>
        </w:rPr>
        <w:t>Rehm</w:t>
      </w:r>
      <w:r w:rsidRPr="009B6425">
        <w:t xml:space="preserve"> </w:t>
      </w:r>
      <w:r w:rsidRPr="009B6425">
        <w:rPr>
          <w:rStyle w:val="FirstName"/>
          <w:shd w:val="clear" w:color="auto" w:fill="auto"/>
        </w:rPr>
        <w:t>HL</w:t>
      </w:r>
      <w:bookmarkEnd w:id="758"/>
      <w:r w:rsidRPr="009B6425">
        <w:t xml:space="preserve">, </w:t>
      </w:r>
      <w:bookmarkStart w:id="759" w:name="AU118"/>
      <w:r w:rsidRPr="009B6425">
        <w:rPr>
          <w:rStyle w:val="Surname"/>
          <w:shd w:val="clear" w:color="auto" w:fill="auto"/>
        </w:rPr>
        <w:t>Page</w:t>
      </w:r>
      <w:r w:rsidRPr="009B6425">
        <w:t xml:space="preserve"> </w:t>
      </w:r>
      <w:r w:rsidRPr="009B6425">
        <w:rPr>
          <w:rStyle w:val="FirstName"/>
          <w:shd w:val="clear" w:color="auto" w:fill="auto"/>
        </w:rPr>
        <w:t>AJH</w:t>
      </w:r>
      <w:bookmarkEnd w:id="759"/>
      <w:r w:rsidRPr="009B6425">
        <w:t xml:space="preserve">, </w:t>
      </w:r>
      <w:bookmarkStart w:id="760" w:name="AU119"/>
      <w:r w:rsidRPr="009B6425">
        <w:rPr>
          <w:rStyle w:val="Surname"/>
          <w:shd w:val="clear" w:color="auto" w:fill="auto"/>
        </w:rPr>
        <w:t>Smith</w:t>
      </w:r>
      <w:r w:rsidRPr="009B6425">
        <w:t xml:space="preserve"> </w:t>
      </w:r>
      <w:r w:rsidRPr="009B6425">
        <w:rPr>
          <w:rStyle w:val="FirstName"/>
          <w:shd w:val="clear" w:color="auto" w:fill="auto"/>
        </w:rPr>
        <w:t>L</w:t>
      </w:r>
      <w:bookmarkEnd w:id="760"/>
      <w:r w:rsidRPr="009B6425">
        <w:t xml:space="preserve">, </w:t>
      </w:r>
      <w:bookmarkStart w:id="761" w:name="AU120"/>
      <w:r w:rsidRPr="009B6425">
        <w:rPr>
          <w:rStyle w:val="Surname"/>
          <w:shd w:val="clear" w:color="auto" w:fill="auto"/>
        </w:rPr>
        <w:t>Adams</w:t>
      </w:r>
      <w:r w:rsidRPr="009B6425">
        <w:t xml:space="preserve"> </w:t>
      </w:r>
      <w:r w:rsidRPr="009B6425">
        <w:rPr>
          <w:rStyle w:val="FirstName"/>
          <w:shd w:val="clear" w:color="auto" w:fill="auto"/>
        </w:rPr>
        <w:t>JB</w:t>
      </w:r>
      <w:bookmarkEnd w:id="761"/>
      <w:r w:rsidRPr="009B6425">
        <w:t xml:space="preserve">, </w:t>
      </w:r>
      <w:bookmarkStart w:id="762" w:name="AU121"/>
      <w:r w:rsidRPr="009B6425">
        <w:rPr>
          <w:rStyle w:val="Surname"/>
          <w:shd w:val="clear" w:color="auto" w:fill="auto"/>
        </w:rPr>
        <w:t>Alterovitz</w:t>
      </w:r>
      <w:r w:rsidRPr="009B6425">
        <w:t xml:space="preserve"> </w:t>
      </w:r>
      <w:r w:rsidRPr="009B6425">
        <w:rPr>
          <w:rStyle w:val="FirstName"/>
          <w:shd w:val="clear" w:color="auto" w:fill="auto"/>
        </w:rPr>
        <w:t>G</w:t>
      </w:r>
      <w:bookmarkEnd w:id="762"/>
      <w:r w:rsidRPr="009B6425">
        <w:t xml:space="preserve">, et al. </w:t>
      </w:r>
      <w:r w:rsidRPr="009B6425">
        <w:rPr>
          <w:rStyle w:val="Year"/>
          <w:shd w:val="clear" w:color="auto" w:fill="auto"/>
        </w:rPr>
        <w:t>2021</w:t>
      </w:r>
      <w:r w:rsidRPr="009B6425">
        <w:t xml:space="preserve">. </w:t>
      </w:r>
      <w:r w:rsidRPr="009B6425">
        <w:rPr>
          <w:rStyle w:val="ArticleTitle"/>
          <w:shd w:val="clear" w:color="auto" w:fill="auto"/>
        </w:rPr>
        <w:t>GA4GH: international policies and standards for data sharing across genomic research and healthcare</w:t>
      </w:r>
      <w:r w:rsidRPr="009B6425">
        <w:t xml:space="preserve">. </w:t>
      </w:r>
      <w:r w:rsidRPr="009B6425">
        <w:rPr>
          <w:rStyle w:val="JournalTitle"/>
          <w:i/>
          <w:shd w:val="clear" w:color="auto" w:fill="auto"/>
        </w:rPr>
        <w:t>Cell Genom</w:t>
      </w:r>
      <w:r w:rsidRPr="009B6425">
        <w:rPr>
          <w:rStyle w:val="JournalTitle"/>
          <w:shd w:val="clear" w:color="auto" w:fill="auto"/>
        </w:rPr>
        <w:t>.</w:t>
      </w:r>
      <w:r w:rsidRPr="009B6425">
        <w:t xml:space="preserve"> </w:t>
      </w:r>
      <w:r w:rsidRPr="009B6425">
        <w:rPr>
          <w:rStyle w:val="Volume"/>
          <w:shd w:val="clear" w:color="auto" w:fill="auto"/>
        </w:rPr>
        <w:t>1</w:t>
      </w:r>
      <w:r w:rsidRPr="009B6425">
        <w:t>(</w:t>
      </w:r>
      <w:r w:rsidRPr="009B6425">
        <w:rPr>
          <w:rStyle w:val="Issue"/>
          <w:shd w:val="clear" w:color="auto" w:fill="auto"/>
        </w:rPr>
        <w:t>2</w:t>
      </w:r>
      <w:r w:rsidRPr="009B6425">
        <w:t>):</w:t>
      </w:r>
      <w:r w:rsidRPr="009B6425">
        <w:rPr>
          <w:rStyle w:val="Pages"/>
          <w:shd w:val="clear" w:color="auto" w:fill="auto"/>
        </w:rPr>
        <w:t>100029</w:t>
      </w:r>
    </w:p>
    <w:p w14:paraId="1DDAB1D4" w14:textId="3DCE4B72" w:rsidR="00E8655B" w:rsidRPr="009B6425" w:rsidRDefault="00E8655B" w:rsidP="003D4F94">
      <w:pPr>
        <w:pStyle w:val="Reference"/>
      </w:pPr>
      <w:bookmarkStart w:id="763" w:name="bib30"/>
      <w:bookmarkEnd w:id="763"/>
      <w:r w:rsidRPr="009B6425">
        <w:t xml:space="preserve">30. </w:t>
      </w:r>
      <w:bookmarkStart w:id="764" w:name="AU122"/>
      <w:r w:rsidRPr="009B6425">
        <w:rPr>
          <w:rStyle w:val="Surname"/>
          <w:shd w:val="clear" w:color="auto" w:fill="auto"/>
        </w:rPr>
        <w:t>Sengupta</w:t>
      </w:r>
      <w:r w:rsidRPr="009B6425">
        <w:t xml:space="preserve"> </w:t>
      </w:r>
      <w:r w:rsidRPr="009B6425">
        <w:rPr>
          <w:rStyle w:val="FirstName"/>
          <w:shd w:val="clear" w:color="auto" w:fill="auto"/>
        </w:rPr>
        <w:t>D</w:t>
      </w:r>
      <w:bookmarkEnd w:id="764"/>
      <w:r w:rsidRPr="009B6425">
        <w:t xml:space="preserve">, </w:t>
      </w:r>
      <w:bookmarkStart w:id="765" w:name="AU123"/>
      <w:r w:rsidRPr="009B6425">
        <w:rPr>
          <w:rStyle w:val="Surname"/>
          <w:shd w:val="clear" w:color="auto" w:fill="auto"/>
        </w:rPr>
        <w:t>Choudhury</w:t>
      </w:r>
      <w:r w:rsidRPr="009B6425">
        <w:t xml:space="preserve"> </w:t>
      </w:r>
      <w:r w:rsidRPr="009B6425">
        <w:rPr>
          <w:rStyle w:val="FirstName"/>
          <w:shd w:val="clear" w:color="auto" w:fill="auto"/>
        </w:rPr>
        <w:t>A</w:t>
      </w:r>
      <w:bookmarkEnd w:id="765"/>
      <w:r w:rsidRPr="009B6425">
        <w:t xml:space="preserve">, </w:t>
      </w:r>
      <w:bookmarkStart w:id="766" w:name="AU124"/>
      <w:r w:rsidRPr="009B6425">
        <w:rPr>
          <w:rStyle w:val="Surname"/>
          <w:shd w:val="clear" w:color="auto" w:fill="auto"/>
        </w:rPr>
        <w:t>Ramsay</w:t>
      </w:r>
      <w:r w:rsidRPr="009B6425">
        <w:t xml:space="preserve"> </w:t>
      </w:r>
      <w:r w:rsidRPr="009B6425">
        <w:rPr>
          <w:rStyle w:val="FirstName"/>
          <w:shd w:val="clear" w:color="auto" w:fill="auto"/>
        </w:rPr>
        <w:t>M.</w:t>
      </w:r>
      <w:bookmarkEnd w:id="766"/>
      <w:r w:rsidRPr="009B6425">
        <w:t xml:space="preserve"> </w:t>
      </w:r>
      <w:r w:rsidRPr="009B6425">
        <w:rPr>
          <w:rStyle w:val="Year"/>
          <w:shd w:val="clear" w:color="auto" w:fill="auto"/>
        </w:rPr>
        <w:t>2025</w:t>
      </w:r>
      <w:r w:rsidRPr="009B6425">
        <w:t xml:space="preserve">. </w:t>
      </w:r>
      <w:r w:rsidRPr="009B6425">
        <w:rPr>
          <w:rStyle w:val="ArticleTitle"/>
          <w:shd w:val="clear" w:color="auto" w:fill="auto"/>
        </w:rPr>
        <w:t>H3Africa: a model for implementing biobank-based genomic research in resource-constrained settings</w:t>
      </w:r>
      <w:r w:rsidRPr="009B6425">
        <w:t xml:space="preserve">. </w:t>
      </w:r>
      <w:r w:rsidRPr="009B6425">
        <w:rPr>
          <w:rStyle w:val="JournalTitle"/>
          <w:i/>
          <w:shd w:val="clear" w:color="auto" w:fill="auto"/>
        </w:rPr>
        <w:t>Hum. Mol. Genet.</w:t>
      </w:r>
      <w:del w:id="767" w:author="Author">
        <w:r w:rsidRPr="009B6425">
          <w:delText>, p. ddaf113</w:delText>
        </w:r>
      </w:del>
      <w:ins w:id="768" w:author="Author">
        <w:r w:rsidRPr="009B6425">
          <w:t xml:space="preserve"> https://doi.org/10.1093/hmg/ddaf113</w:t>
        </w:r>
      </w:ins>
      <w:r w:rsidRPr="009B6425">
        <w:rPr>
          <w:rStyle w:val="JournalTitle"/>
          <w:shd w:val="clear" w:color="auto" w:fill="auto"/>
        </w:rPr>
        <w:t xml:space="preserve"> </w:t>
      </w:r>
    </w:p>
    <w:p w14:paraId="69E4C4AA" w14:textId="311ACC0D" w:rsidR="00E8655B" w:rsidRPr="009B6425" w:rsidRDefault="00E8655B" w:rsidP="003D4F94">
      <w:pPr>
        <w:pStyle w:val="Reference"/>
      </w:pPr>
      <w:bookmarkStart w:id="769" w:name="bib31"/>
      <w:bookmarkEnd w:id="769"/>
      <w:r w:rsidRPr="009B6425">
        <w:t xml:space="preserve">31. </w:t>
      </w:r>
      <w:bookmarkStart w:id="770" w:name="AU125"/>
      <w:r w:rsidRPr="009B6425">
        <w:rPr>
          <w:rStyle w:val="Surname"/>
          <w:shd w:val="clear" w:color="auto" w:fill="auto"/>
        </w:rPr>
        <w:t>Gurdasani</w:t>
      </w:r>
      <w:r w:rsidRPr="009B6425">
        <w:t xml:space="preserve"> </w:t>
      </w:r>
      <w:r w:rsidRPr="009B6425">
        <w:rPr>
          <w:rStyle w:val="FirstName"/>
          <w:shd w:val="clear" w:color="auto" w:fill="auto"/>
        </w:rPr>
        <w:t>D</w:t>
      </w:r>
      <w:bookmarkEnd w:id="770"/>
      <w:r w:rsidRPr="009B6425">
        <w:t xml:space="preserve">, </w:t>
      </w:r>
      <w:bookmarkStart w:id="771" w:name="AU126"/>
      <w:r w:rsidRPr="009B6425">
        <w:rPr>
          <w:rStyle w:val="Surname"/>
          <w:shd w:val="clear" w:color="auto" w:fill="auto"/>
        </w:rPr>
        <w:t>Carstensen</w:t>
      </w:r>
      <w:r w:rsidRPr="009B6425">
        <w:t xml:space="preserve"> </w:t>
      </w:r>
      <w:r w:rsidRPr="009B6425">
        <w:rPr>
          <w:rStyle w:val="FirstName"/>
          <w:shd w:val="clear" w:color="auto" w:fill="auto"/>
        </w:rPr>
        <w:t>T</w:t>
      </w:r>
      <w:bookmarkEnd w:id="771"/>
      <w:r w:rsidRPr="009B6425">
        <w:t xml:space="preserve">, </w:t>
      </w:r>
      <w:bookmarkStart w:id="772" w:name="AU127"/>
      <w:r w:rsidRPr="009B6425">
        <w:rPr>
          <w:rStyle w:val="Surname"/>
          <w:shd w:val="clear" w:color="auto" w:fill="auto"/>
        </w:rPr>
        <w:t>Fatumo</w:t>
      </w:r>
      <w:r w:rsidRPr="009B6425">
        <w:t xml:space="preserve"> </w:t>
      </w:r>
      <w:r w:rsidRPr="009B6425">
        <w:rPr>
          <w:rStyle w:val="FirstName"/>
          <w:shd w:val="clear" w:color="auto" w:fill="auto"/>
        </w:rPr>
        <w:t>S</w:t>
      </w:r>
      <w:bookmarkEnd w:id="772"/>
      <w:r w:rsidRPr="009B6425">
        <w:t xml:space="preserve">, </w:t>
      </w:r>
      <w:bookmarkStart w:id="773" w:name="AU128"/>
      <w:r w:rsidRPr="009B6425">
        <w:rPr>
          <w:rStyle w:val="Surname"/>
          <w:shd w:val="clear" w:color="auto" w:fill="auto"/>
        </w:rPr>
        <w:t>Chen</w:t>
      </w:r>
      <w:r w:rsidRPr="009B6425">
        <w:t xml:space="preserve"> </w:t>
      </w:r>
      <w:r w:rsidRPr="009B6425">
        <w:rPr>
          <w:rStyle w:val="FirstName"/>
          <w:shd w:val="clear" w:color="auto" w:fill="auto"/>
        </w:rPr>
        <w:t>G</w:t>
      </w:r>
      <w:bookmarkEnd w:id="773"/>
      <w:r w:rsidRPr="009B6425">
        <w:t xml:space="preserve">, </w:t>
      </w:r>
      <w:bookmarkStart w:id="774" w:name="AU129"/>
      <w:r w:rsidRPr="009B6425">
        <w:rPr>
          <w:rStyle w:val="Surname"/>
          <w:shd w:val="clear" w:color="auto" w:fill="auto"/>
        </w:rPr>
        <w:t>Franklin</w:t>
      </w:r>
      <w:r w:rsidRPr="009B6425">
        <w:t xml:space="preserve"> </w:t>
      </w:r>
      <w:r w:rsidRPr="009B6425">
        <w:rPr>
          <w:rStyle w:val="FirstName"/>
          <w:shd w:val="clear" w:color="auto" w:fill="auto"/>
        </w:rPr>
        <w:t>CS</w:t>
      </w:r>
      <w:bookmarkEnd w:id="774"/>
      <w:r w:rsidRPr="009B6425">
        <w:t xml:space="preserve">, et al. </w:t>
      </w:r>
      <w:r w:rsidRPr="009B6425">
        <w:rPr>
          <w:rStyle w:val="Year"/>
          <w:shd w:val="clear" w:color="auto" w:fill="auto"/>
        </w:rPr>
        <w:t>2019</w:t>
      </w:r>
      <w:r w:rsidRPr="009B6425">
        <w:t xml:space="preserve">. </w:t>
      </w:r>
      <w:r w:rsidRPr="009B6425">
        <w:rPr>
          <w:rStyle w:val="ArticleTitle"/>
          <w:shd w:val="clear" w:color="auto" w:fill="auto"/>
        </w:rPr>
        <w:t>Uganda Genome Resource enables insights into population history and genomic discovery in Africa</w:t>
      </w:r>
      <w:r w:rsidRPr="009B6425">
        <w:t xml:space="preserve">. </w:t>
      </w:r>
      <w:r w:rsidRPr="009B6425">
        <w:rPr>
          <w:rStyle w:val="JournalTitle"/>
          <w:i/>
          <w:shd w:val="clear" w:color="auto" w:fill="auto"/>
        </w:rPr>
        <w:t>Cell</w:t>
      </w:r>
      <w:r w:rsidRPr="009B6425">
        <w:t xml:space="preserve"> </w:t>
      </w:r>
      <w:r w:rsidRPr="009B6425">
        <w:rPr>
          <w:rStyle w:val="Volume"/>
          <w:shd w:val="clear" w:color="auto" w:fill="auto"/>
        </w:rPr>
        <w:t>179</w:t>
      </w:r>
      <w:r w:rsidRPr="009B6425">
        <w:t>(</w:t>
      </w:r>
      <w:r w:rsidRPr="009B6425">
        <w:rPr>
          <w:rStyle w:val="Issue"/>
          <w:shd w:val="clear" w:color="auto" w:fill="auto"/>
        </w:rPr>
        <w:t>4</w:t>
      </w:r>
      <w:r w:rsidRPr="009B6425">
        <w:t>):984–1002.e36</w:t>
      </w:r>
    </w:p>
    <w:p w14:paraId="017E8320" w14:textId="5F82DEF3" w:rsidR="003D4F94" w:rsidRPr="009B6425" w:rsidRDefault="00E8655B" w:rsidP="003D4F94">
      <w:pPr>
        <w:pStyle w:val="Reference"/>
      </w:pPr>
      <w:bookmarkStart w:id="775" w:name="bib32"/>
      <w:bookmarkEnd w:id="775"/>
      <w:r w:rsidRPr="009B6425">
        <w:t xml:space="preserve">32. </w:t>
      </w:r>
      <w:bookmarkStart w:id="776" w:name="AU130"/>
      <w:r w:rsidRPr="009B6425">
        <w:rPr>
          <w:rStyle w:val="Surname"/>
          <w:shd w:val="clear" w:color="auto" w:fill="auto"/>
        </w:rPr>
        <w:t>Guio</w:t>
      </w:r>
      <w:r w:rsidRPr="009B6425">
        <w:t xml:space="preserve"> </w:t>
      </w:r>
      <w:r w:rsidRPr="009B6425">
        <w:rPr>
          <w:rStyle w:val="FirstName"/>
          <w:shd w:val="clear" w:color="auto" w:fill="auto"/>
        </w:rPr>
        <w:t>H</w:t>
      </w:r>
      <w:bookmarkEnd w:id="776"/>
      <w:r w:rsidRPr="009B6425">
        <w:t xml:space="preserve">, </w:t>
      </w:r>
      <w:bookmarkStart w:id="777" w:name="AU131"/>
      <w:r w:rsidRPr="009B6425">
        <w:rPr>
          <w:rStyle w:val="Surname"/>
          <w:shd w:val="clear" w:color="auto" w:fill="auto"/>
        </w:rPr>
        <w:t>Sanchez</w:t>
      </w:r>
      <w:r w:rsidRPr="009B6425">
        <w:t xml:space="preserve"> </w:t>
      </w:r>
      <w:r w:rsidRPr="009B6425">
        <w:rPr>
          <w:rStyle w:val="FirstName"/>
          <w:shd w:val="clear" w:color="auto" w:fill="auto"/>
        </w:rPr>
        <w:t>C</w:t>
      </w:r>
      <w:bookmarkEnd w:id="777"/>
      <w:r w:rsidRPr="009B6425">
        <w:t xml:space="preserve">, </w:t>
      </w:r>
      <w:bookmarkStart w:id="778" w:name="AU132"/>
      <w:r w:rsidRPr="009B6425">
        <w:rPr>
          <w:rStyle w:val="Surname"/>
          <w:shd w:val="clear" w:color="auto" w:fill="auto"/>
        </w:rPr>
        <w:t>Borda</w:t>
      </w:r>
      <w:r w:rsidRPr="009B6425">
        <w:t xml:space="preserve"> </w:t>
      </w:r>
      <w:r w:rsidRPr="009B6425">
        <w:rPr>
          <w:rStyle w:val="FirstName"/>
          <w:shd w:val="clear" w:color="auto" w:fill="auto"/>
        </w:rPr>
        <w:t>V</w:t>
      </w:r>
      <w:bookmarkEnd w:id="778"/>
      <w:r w:rsidRPr="009B6425">
        <w:t xml:space="preserve">, </w:t>
      </w:r>
      <w:bookmarkStart w:id="779" w:name="AU133"/>
      <w:r w:rsidRPr="009B6425">
        <w:rPr>
          <w:rStyle w:val="Surname"/>
          <w:shd w:val="clear" w:color="auto" w:fill="auto"/>
        </w:rPr>
        <w:t>Jaramillo-Valverde</w:t>
      </w:r>
      <w:r w:rsidRPr="009B6425">
        <w:t xml:space="preserve"> </w:t>
      </w:r>
      <w:r w:rsidRPr="009B6425">
        <w:rPr>
          <w:rStyle w:val="FirstName"/>
          <w:shd w:val="clear" w:color="auto" w:fill="auto"/>
        </w:rPr>
        <w:t>L</w:t>
      </w:r>
      <w:bookmarkEnd w:id="779"/>
      <w:r w:rsidRPr="009B6425">
        <w:t xml:space="preserve">, </w:t>
      </w:r>
      <w:bookmarkStart w:id="780" w:name="AU134"/>
      <w:r w:rsidRPr="009B6425">
        <w:rPr>
          <w:rStyle w:val="Surname"/>
          <w:shd w:val="clear" w:color="auto" w:fill="auto"/>
        </w:rPr>
        <w:t>Caceres</w:t>
      </w:r>
      <w:r w:rsidRPr="009B6425">
        <w:t xml:space="preserve"> </w:t>
      </w:r>
      <w:r w:rsidRPr="009B6425">
        <w:rPr>
          <w:rStyle w:val="FirstName"/>
          <w:shd w:val="clear" w:color="auto" w:fill="auto"/>
        </w:rPr>
        <w:t>O</w:t>
      </w:r>
      <w:bookmarkEnd w:id="780"/>
      <w:r w:rsidRPr="009B6425">
        <w:t xml:space="preserve">, et al. </w:t>
      </w:r>
      <w:r w:rsidRPr="009B6425">
        <w:rPr>
          <w:rStyle w:val="Year"/>
          <w:shd w:val="clear" w:color="auto" w:fill="auto"/>
        </w:rPr>
        <w:t>2025</w:t>
      </w:r>
      <w:r w:rsidRPr="009B6425">
        <w:t xml:space="preserve">. </w:t>
      </w:r>
      <w:r w:rsidRPr="009B6425">
        <w:rPr>
          <w:rStyle w:val="ArticleTitle"/>
          <w:shd w:val="clear" w:color="auto" w:fill="auto"/>
        </w:rPr>
        <w:t>The Peruvian Genome Project: expanding the global pool of genome diversity from South America</w:t>
      </w:r>
      <w:r w:rsidRPr="009B6425">
        <w:t xml:space="preserve">. </w:t>
      </w:r>
      <w:r w:rsidRPr="009B6425">
        <w:rPr>
          <w:rStyle w:val="JournalTitle"/>
          <w:i/>
          <w:shd w:val="clear" w:color="auto" w:fill="auto"/>
        </w:rPr>
        <w:t>Front. Genet.</w:t>
      </w:r>
      <w:r w:rsidRPr="009B6425">
        <w:t xml:space="preserve"> </w:t>
      </w:r>
      <w:r w:rsidRPr="009B6425">
        <w:rPr>
          <w:rStyle w:val="Volume"/>
          <w:shd w:val="clear" w:color="auto" w:fill="auto"/>
        </w:rPr>
        <w:t>16</w:t>
      </w:r>
      <w:r w:rsidRPr="009B6425">
        <w:t>:</w:t>
      </w:r>
      <w:r w:rsidRPr="009B6425">
        <w:rPr>
          <w:rStyle w:val="Pages"/>
          <w:shd w:val="clear" w:color="auto" w:fill="auto"/>
        </w:rPr>
        <w:t>1614021</w:t>
      </w:r>
    </w:p>
    <w:p w14:paraId="7CC080C6" w14:textId="77777777" w:rsidR="00E8655B" w:rsidRPr="009B6425" w:rsidRDefault="00E8655B" w:rsidP="007259BA">
      <w:pPr>
        <w:pStyle w:val="Sidebarhead1"/>
      </w:pPr>
      <w:r w:rsidRPr="009B6425">
        <w:t>SIDEBAR 1: FUTURE GOVERNANCE LEVERS FOR EQUITY IN BIOBANKING</w:t>
      </w:r>
    </w:p>
    <w:p w14:paraId="001923F8" w14:textId="0FB9A950" w:rsidR="00E8655B" w:rsidRPr="009B6425" w:rsidRDefault="00E8655B" w:rsidP="007259BA">
      <w:pPr>
        <w:pStyle w:val="Sidebarhead2"/>
      </w:pPr>
      <w:r w:rsidRPr="009B6425">
        <w:t>Equity Dashboards as Regulatory Instruments</w:t>
      </w:r>
    </w:p>
    <w:p w14:paraId="5F85941E" w14:textId="74BFAA65" w:rsidR="00E8655B" w:rsidRPr="009B6425" w:rsidRDefault="00E8655B" w:rsidP="007259BA">
      <w:pPr>
        <w:pStyle w:val="Sidebarflushleft"/>
      </w:pPr>
      <w:r w:rsidRPr="009B6425">
        <w:t xml:space="preserve">Annual publication of disparity metrics (e.g., gap scores, </w:t>
      </w:r>
      <w:del w:id="781" w:author="Author">
        <w:r w:rsidRPr="009B6425">
          <w:delText>R</w:delText>
        </w:r>
      </w:del>
      <w:ins w:id="782" w:author="Author">
        <w:r w:rsidRPr="009B6425">
          <w:t>r</w:t>
        </w:r>
      </w:ins>
      <w:r w:rsidRPr="009B6425">
        <w:t xml:space="preserve">esearch </w:t>
      </w:r>
      <w:del w:id="783" w:author="Author">
        <w:r w:rsidRPr="009B6425">
          <w:delText>O</w:delText>
        </w:r>
      </w:del>
      <w:ins w:id="784" w:author="Author">
        <w:r w:rsidRPr="009B6425">
          <w:t>o</w:t>
        </w:r>
      </w:ins>
      <w:r w:rsidRPr="009B6425">
        <w:t xml:space="preserve">pportunity </w:t>
      </w:r>
      <w:del w:id="785" w:author="Author">
        <w:r w:rsidRPr="009B6425">
          <w:delText>S</w:delText>
        </w:r>
      </w:del>
      <w:ins w:id="786" w:author="Author">
        <w:r w:rsidRPr="009B6425">
          <w:t>s</w:t>
        </w:r>
      </w:ins>
      <w:r w:rsidRPr="009B6425">
        <w:t>cores) could become a requirement for continued funding or data release, much like financial audits.</w:t>
      </w:r>
    </w:p>
    <w:p w14:paraId="2290377E" w14:textId="28527421" w:rsidR="00E8655B" w:rsidRPr="009B6425" w:rsidRDefault="00E8655B" w:rsidP="007259BA">
      <w:pPr>
        <w:pStyle w:val="Sidebarhead2"/>
      </w:pPr>
      <w:r w:rsidRPr="009B6425">
        <w:rPr>
          <w:bCs/>
        </w:rPr>
        <w:t>Conditional Data Access</w:t>
      </w:r>
    </w:p>
    <w:p w14:paraId="11AD8FCE" w14:textId="1D593F63" w:rsidR="00E8655B" w:rsidRPr="009B6425" w:rsidRDefault="00E8655B" w:rsidP="007259BA">
      <w:pPr>
        <w:pStyle w:val="Sidebarflushleft"/>
      </w:pPr>
      <w:r w:rsidRPr="009B6425">
        <w:t xml:space="preserve">Biobanks could adopt policies where access to high-value datasets is contingent on demonstrable equity commitments such as inclusion of </w:t>
      </w:r>
      <w:del w:id="787" w:author="Author">
        <w:r w:rsidRPr="009B6425">
          <w:delText xml:space="preserve">LMIC </w:delText>
        </w:r>
      </w:del>
      <w:ins w:id="788" w:author="Author">
        <w:r w:rsidRPr="009B6425">
          <w:t xml:space="preserve">low- and middle-income country </w:t>
        </w:r>
      </w:ins>
      <w:r w:rsidRPr="009B6425">
        <w:t>collaborators or disease areas of global relevance.</w:t>
      </w:r>
    </w:p>
    <w:p w14:paraId="4A7279B3" w14:textId="5230EC66" w:rsidR="00E8655B" w:rsidRPr="009B6425" w:rsidRDefault="00E8655B" w:rsidP="007259BA">
      <w:pPr>
        <w:pStyle w:val="Sidebarhead2"/>
      </w:pPr>
      <w:r w:rsidRPr="009B6425">
        <w:rPr>
          <w:bCs/>
        </w:rPr>
        <w:t>Federated Ethics Review</w:t>
      </w:r>
    </w:p>
    <w:p w14:paraId="24B393C8" w14:textId="77777777" w:rsidR="00E8655B" w:rsidRPr="009B6425" w:rsidRDefault="00E8655B" w:rsidP="007259BA">
      <w:pPr>
        <w:pStyle w:val="Sidebarflushleft"/>
      </w:pPr>
      <w:r w:rsidRPr="009B6425">
        <w:t>Cross-biobank projects could be governed by distributed ethics committees with representation from multiple regions, preventing dominance of high-income country perspectives in sensitive decisions.</w:t>
      </w:r>
    </w:p>
    <w:p w14:paraId="18392BA3" w14:textId="346A5F4A" w:rsidR="00E8655B" w:rsidRPr="009B6425" w:rsidRDefault="00E8655B" w:rsidP="007259BA">
      <w:pPr>
        <w:pStyle w:val="Sidebarhead2"/>
      </w:pPr>
      <w:r w:rsidRPr="009B6425">
        <w:rPr>
          <w:bCs/>
        </w:rPr>
        <w:t>Global Equity Index for Funders</w:t>
      </w:r>
    </w:p>
    <w:p w14:paraId="644BC6BB" w14:textId="04243814" w:rsidR="00E8655B" w:rsidRPr="009B6425" w:rsidRDefault="00E8655B" w:rsidP="007259BA">
      <w:pPr>
        <w:pStyle w:val="Sidebarflushleft"/>
      </w:pPr>
      <w:r w:rsidRPr="009B6425">
        <w:t>Funding agencies could use a standardized index (combining burden alignment, authorship parity, and data reciprocity) to evaluate whether biobank investments advance or hinder global health equity.</w:t>
      </w:r>
    </w:p>
    <w:p w14:paraId="4A13EED1" w14:textId="6565ED58" w:rsidR="00E8655B" w:rsidRPr="009B6425" w:rsidRDefault="00035380" w:rsidP="007259BA">
      <w:pPr>
        <w:pStyle w:val="Sidebarhead2"/>
      </w:pPr>
      <w:r w:rsidRPr="009B6425">
        <w:rPr>
          <w:bCs/>
        </w:rPr>
        <w:t>Sovereignty-Aware Governance</w:t>
      </w:r>
    </w:p>
    <w:p w14:paraId="571E4E77" w14:textId="77777777" w:rsidR="003D4F94" w:rsidRPr="009B6425" w:rsidRDefault="00E8655B" w:rsidP="007259BA">
      <w:pPr>
        <w:pStyle w:val="Sidebarflushleft"/>
      </w:pPr>
      <w:r w:rsidRPr="009B6425">
        <w:t xml:space="preserve">New models could allow countries contributing genomic data to retain partial governance rights over secondary analyses, aligning with calls for </w:t>
      </w:r>
      <w:del w:id="789" w:author="Author">
        <w:r w:rsidRPr="009B6425">
          <w:delText>“</w:delText>
        </w:r>
      </w:del>
      <w:r w:rsidRPr="009B6425">
        <w:t>data sovereignty</w:t>
      </w:r>
      <w:del w:id="790" w:author="Author">
        <w:r w:rsidRPr="009B6425">
          <w:delText>”</w:delText>
        </w:r>
      </w:del>
      <w:r w:rsidRPr="009B6425">
        <w:t xml:space="preserve"> in international genomics.</w:t>
      </w:r>
    </w:p>
    <w:p w14:paraId="0FFE2B17" w14:textId="6D79076A" w:rsidR="00A12BD7" w:rsidRPr="009B6425" w:rsidRDefault="00A12BD7" w:rsidP="002D7D78"/>
    <w:p w14:paraId="3FED6E33" w14:textId="77777777" w:rsidR="007259BA" w:rsidRPr="009B6425" w:rsidRDefault="007259BA" w:rsidP="002D7D78"/>
    <w:p w14:paraId="12A97C9D" w14:textId="77777777" w:rsidR="007259BA" w:rsidRPr="009B6425" w:rsidRDefault="007259BA" w:rsidP="002D7D78"/>
    <w:sectPr w:rsidR="007259BA" w:rsidRPr="009B6425" w:rsidSect="003D4F94">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56C69" w14:textId="77777777" w:rsidR="00DB0186" w:rsidRPr="0024423C" w:rsidRDefault="00DB0186" w:rsidP="00DB4BC7">
      <w:r w:rsidRPr="0024423C">
        <w:separator/>
      </w:r>
    </w:p>
  </w:endnote>
  <w:endnote w:type="continuationSeparator" w:id="0">
    <w:p w14:paraId="5322B40C" w14:textId="77777777" w:rsidR="00DB0186" w:rsidRPr="0024423C" w:rsidRDefault="00DB0186" w:rsidP="00DB4BC7">
      <w:r w:rsidRPr="002442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de Latin">
    <w:panose1 w:val="020A0A07050505020404"/>
    <w:charset w:val="00"/>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altName w:val="Sylfaen"/>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21092"/>
      <w:docPartObj>
        <w:docPartGallery w:val="Page Numbers (Bottom of Page)"/>
        <w:docPartUnique/>
      </w:docPartObj>
    </w:sdtPr>
    <w:sdtContent>
      <w:p w14:paraId="71A2DB40" w14:textId="22DA6977" w:rsidR="00104EE5" w:rsidRPr="0024423C" w:rsidRDefault="00104EE5" w:rsidP="003D4F94">
        <w:pPr>
          <w:pStyle w:val="Footer"/>
          <w:framePr w:wrap="around" w:vAnchor="text" w:hAnchor="margin" w:xAlign="center" w:y="1"/>
          <w:rPr>
            <w:rStyle w:val="PageNumber"/>
          </w:rPr>
        </w:pPr>
        <w:r w:rsidRPr="0024423C">
          <w:rPr>
            <w:rStyle w:val="PageNumber"/>
          </w:rPr>
          <w:fldChar w:fldCharType="begin"/>
        </w:r>
        <w:r w:rsidRPr="0024423C">
          <w:rPr>
            <w:rStyle w:val="PageNumber"/>
          </w:rPr>
          <w:instrText xml:space="preserve"> PAGE </w:instrText>
        </w:r>
        <w:r w:rsidRPr="0024423C">
          <w:rPr>
            <w:rStyle w:val="PageNumber"/>
          </w:rPr>
          <w:fldChar w:fldCharType="end"/>
        </w:r>
      </w:p>
    </w:sdtContent>
  </w:sdt>
  <w:p w14:paraId="69AB748B" w14:textId="77777777" w:rsidR="00104EE5" w:rsidRPr="0024423C" w:rsidRDefault="00104EE5" w:rsidP="00104E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384876"/>
      <w:docPartObj>
        <w:docPartGallery w:val="Page Numbers (Bottom of Page)"/>
        <w:docPartUnique/>
      </w:docPartObj>
    </w:sdtPr>
    <w:sdtContent>
      <w:p w14:paraId="4AA90D43" w14:textId="6C870594" w:rsidR="00104EE5" w:rsidRPr="0024423C" w:rsidRDefault="00104EE5" w:rsidP="003D4F94">
        <w:pPr>
          <w:pStyle w:val="Footer"/>
          <w:framePr w:wrap="around" w:vAnchor="text" w:hAnchor="margin" w:xAlign="center" w:y="1"/>
          <w:rPr>
            <w:rStyle w:val="PageNumber"/>
          </w:rPr>
        </w:pPr>
        <w:r w:rsidRPr="0024423C">
          <w:rPr>
            <w:rStyle w:val="PageNumber"/>
          </w:rPr>
          <w:fldChar w:fldCharType="begin"/>
        </w:r>
        <w:r w:rsidRPr="0024423C">
          <w:rPr>
            <w:rStyle w:val="PageNumber"/>
          </w:rPr>
          <w:instrText xml:space="preserve"> PAGE </w:instrText>
        </w:r>
        <w:r w:rsidRPr="0024423C">
          <w:rPr>
            <w:rStyle w:val="PageNumber"/>
          </w:rPr>
          <w:fldChar w:fldCharType="separate"/>
        </w:r>
        <w:r w:rsidR="00863A00" w:rsidRPr="0024423C">
          <w:rPr>
            <w:rStyle w:val="PageNumber"/>
          </w:rPr>
          <w:t>27</w:t>
        </w:r>
        <w:r w:rsidRPr="0024423C">
          <w:rPr>
            <w:rStyle w:val="PageNumber"/>
          </w:rPr>
          <w:fldChar w:fldCharType="end"/>
        </w:r>
      </w:p>
    </w:sdtContent>
  </w:sdt>
  <w:p w14:paraId="0F124335" w14:textId="77777777" w:rsidR="00104EE5" w:rsidRPr="0024423C" w:rsidRDefault="00104EE5" w:rsidP="00104E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8DD3" w14:textId="77777777" w:rsidR="003D4F94" w:rsidRPr="0024423C" w:rsidRDefault="003D4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F7757" w14:textId="77777777" w:rsidR="00DB0186" w:rsidRPr="0024423C" w:rsidRDefault="00DB0186" w:rsidP="00DB4BC7">
      <w:r w:rsidRPr="0024423C">
        <w:separator/>
      </w:r>
    </w:p>
  </w:footnote>
  <w:footnote w:type="continuationSeparator" w:id="0">
    <w:p w14:paraId="6E76EF4A" w14:textId="77777777" w:rsidR="00DB0186" w:rsidRPr="0024423C" w:rsidRDefault="00DB0186" w:rsidP="00DB4BC7">
      <w:r w:rsidRPr="002442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1403" w14:textId="77777777" w:rsidR="003D4F94" w:rsidRPr="0024423C" w:rsidRDefault="003D4F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604E" w14:textId="77777777" w:rsidR="003D4F94" w:rsidRPr="0024423C" w:rsidRDefault="003D4F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20B0" w14:textId="77777777" w:rsidR="003D4F94" w:rsidRPr="0024423C" w:rsidRDefault="003D4F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4CCD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0B2F6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DD21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C708D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BE458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F401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838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0229A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8452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FC6B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E33B2"/>
    <w:multiLevelType w:val="hybridMultilevel"/>
    <w:tmpl w:val="F984ED72"/>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923846"/>
    <w:multiLevelType w:val="hybridMultilevel"/>
    <w:tmpl w:val="2882501C"/>
    <w:lvl w:ilvl="0" w:tplc="ECCA890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A32203"/>
    <w:multiLevelType w:val="hybridMultilevel"/>
    <w:tmpl w:val="0DD2A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333A27"/>
    <w:multiLevelType w:val="singleLevel"/>
    <w:tmpl w:val="B78621C2"/>
    <w:lvl w:ilvl="0">
      <w:start w:val="1"/>
      <w:numFmt w:val="bullet"/>
      <w:pStyle w:val="Bulletlist1"/>
      <w:lvlText w:val=""/>
      <w:lvlJc w:val="left"/>
      <w:pPr>
        <w:tabs>
          <w:tab w:val="num" w:pos="1080"/>
        </w:tabs>
        <w:ind w:left="588" w:firstLine="132"/>
      </w:pPr>
      <w:rPr>
        <w:rFonts w:ascii="Wingdings" w:hAnsi="Wingdings" w:hint="default"/>
        <w:sz w:val="12"/>
      </w:rPr>
    </w:lvl>
  </w:abstractNum>
  <w:abstractNum w:abstractNumId="14" w15:restartNumberingAfterBreak="0">
    <w:nsid w:val="100A7FF0"/>
    <w:multiLevelType w:val="hybridMultilevel"/>
    <w:tmpl w:val="C4F43908"/>
    <w:lvl w:ilvl="0" w:tplc="45A6818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3D20BB4"/>
    <w:multiLevelType w:val="hybridMultilevel"/>
    <w:tmpl w:val="4F70E3C0"/>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ED0B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5CF4E6E"/>
    <w:multiLevelType w:val="hybridMultilevel"/>
    <w:tmpl w:val="CBE25808"/>
    <w:lvl w:ilvl="0" w:tplc="ECCA890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1E192C"/>
    <w:multiLevelType w:val="hybridMultilevel"/>
    <w:tmpl w:val="46B6403A"/>
    <w:lvl w:ilvl="0" w:tplc="13585988">
      <w:start w:val="1"/>
      <w:numFmt w:val="decimal"/>
      <w:pStyle w:val="Bibentry"/>
      <w:lvlText w:val="%1."/>
      <w:lvlJc w:val="left"/>
      <w:pPr>
        <w:ind w:left="720" w:hanging="360"/>
      </w:pPr>
      <w:rPr>
        <w:rFonts w:hAnsi="Arial Unicode MS" w:hint="default"/>
        <w:caps w:val="0"/>
        <w:smallCaps w:val="0"/>
        <w:strike w:val="0"/>
        <w:dstrike w:val="0"/>
        <w:color w:val="00000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220FA1"/>
    <w:multiLevelType w:val="multilevel"/>
    <w:tmpl w:val="0E205BB2"/>
    <w:lvl w:ilvl="0">
      <w:start w:val="1"/>
      <w:numFmt w:val="decimal"/>
      <w:lvlText w:val="%1."/>
      <w:lvlJc w:val="left"/>
      <w:pPr>
        <w:ind w:left="840" w:hanging="120"/>
      </w:pPr>
      <w:rPr>
        <w:rFonts w:ascii="Times New Roman" w:hAnsi="Times New Roman" w:hint="default"/>
        <w:color w:val="auto"/>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DAA2E24"/>
    <w:multiLevelType w:val="hybridMultilevel"/>
    <w:tmpl w:val="7B68AD6E"/>
    <w:lvl w:ilvl="0" w:tplc="DB2A8322">
      <w:start w:val="1"/>
      <w:numFmt w:val="decimal"/>
      <w:pStyle w:val="Mathstatement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C72673"/>
    <w:multiLevelType w:val="hybridMultilevel"/>
    <w:tmpl w:val="46802A78"/>
    <w:lvl w:ilvl="0" w:tplc="F8F42C6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1C363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2C06638"/>
    <w:multiLevelType w:val="hybridMultilevel"/>
    <w:tmpl w:val="24C63308"/>
    <w:lvl w:ilvl="0" w:tplc="C6C4D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7C4788"/>
    <w:multiLevelType w:val="hybridMultilevel"/>
    <w:tmpl w:val="C2EA043E"/>
    <w:lvl w:ilvl="0" w:tplc="FB64DEBA">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9FF53ED"/>
    <w:multiLevelType w:val="hybridMultilevel"/>
    <w:tmpl w:val="DCB46F8C"/>
    <w:lvl w:ilvl="0" w:tplc="48F65996">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E7692B"/>
    <w:multiLevelType w:val="hybridMultilevel"/>
    <w:tmpl w:val="B2C0FD9E"/>
    <w:lvl w:ilvl="0" w:tplc="D596720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01C5EA7"/>
    <w:multiLevelType w:val="hybridMultilevel"/>
    <w:tmpl w:val="FDA434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4CA781A"/>
    <w:multiLevelType w:val="hybridMultilevel"/>
    <w:tmpl w:val="A2341A8E"/>
    <w:lvl w:ilvl="0" w:tplc="042098A4">
      <w:start w:val="1"/>
      <w:numFmt w:val="bullet"/>
      <w:lvlText w:val=""/>
      <w:lvlJc w:val="left"/>
      <w:pPr>
        <w:ind w:left="1440" w:hanging="360"/>
      </w:pPr>
      <w:rPr>
        <w:rFonts w:ascii="Wingdings" w:hAnsi="Wingdings" w:hint="default"/>
        <w:sz w:val="1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5925960"/>
    <w:multiLevelType w:val="hybridMultilevel"/>
    <w:tmpl w:val="047EBFCA"/>
    <w:lvl w:ilvl="0" w:tplc="45A6818E">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5B81F41"/>
    <w:multiLevelType w:val="hybridMultilevel"/>
    <w:tmpl w:val="6804E016"/>
    <w:lvl w:ilvl="0" w:tplc="037CF822">
      <w:start w:val="1"/>
      <w:numFmt w:val="decimal"/>
      <w:lvlText w:val="%1"/>
      <w:lvlJc w:val="left"/>
      <w:pPr>
        <w:tabs>
          <w:tab w:val="num" w:pos="360"/>
        </w:tabs>
        <w:ind w:left="360" w:hanging="36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7F60773"/>
    <w:multiLevelType w:val="hybridMultilevel"/>
    <w:tmpl w:val="CD60545A"/>
    <w:lvl w:ilvl="0" w:tplc="45A681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E087489"/>
    <w:multiLevelType w:val="multilevel"/>
    <w:tmpl w:val="F2C644B0"/>
    <w:lvl w:ilvl="0">
      <w:start w:val="1"/>
      <w:numFmt w:val="bullet"/>
      <w:lvlText w:val=""/>
      <w:lvlJc w:val="left"/>
      <w:pPr>
        <w:ind w:left="144" w:firstLine="936"/>
      </w:pPr>
      <w:rPr>
        <w:rFonts w:ascii="Wide Latin" w:hAnsi="Wide Latin" w:hint="default"/>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33E6E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A2A02E9"/>
    <w:multiLevelType w:val="hybridMultilevel"/>
    <w:tmpl w:val="2EDE4688"/>
    <w:lvl w:ilvl="0" w:tplc="59A0AD2A">
      <w:start w:val="1"/>
      <w:numFmt w:val="decimal"/>
      <w:lvlText w:val="%1."/>
      <w:lvlJc w:val="left"/>
      <w:pPr>
        <w:tabs>
          <w:tab w:val="num" w:pos="365"/>
        </w:tabs>
        <w:ind w:left="36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06B54C2"/>
    <w:multiLevelType w:val="hybridMultilevel"/>
    <w:tmpl w:val="A71EABF4"/>
    <w:lvl w:ilvl="0" w:tplc="45A681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1420C46"/>
    <w:multiLevelType w:val="hybridMultilevel"/>
    <w:tmpl w:val="439AE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3A133B"/>
    <w:multiLevelType w:val="hybridMultilevel"/>
    <w:tmpl w:val="FD36A38A"/>
    <w:lvl w:ilvl="0" w:tplc="9ADEC974">
      <w:start w:val="3"/>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3128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2731238"/>
    <w:multiLevelType w:val="hybridMultilevel"/>
    <w:tmpl w:val="CCD0074C"/>
    <w:lvl w:ilvl="0" w:tplc="2F0C2A3C">
      <w:start w:val="1"/>
      <w:numFmt w:val="bullet"/>
      <w:pStyle w:val="Bulletlis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3003887"/>
    <w:multiLevelType w:val="hybridMultilevel"/>
    <w:tmpl w:val="8B247A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82E6929"/>
    <w:multiLevelType w:val="hybridMultilevel"/>
    <w:tmpl w:val="F66AE9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A63338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3" w15:restartNumberingAfterBreak="0">
    <w:nsid w:val="6A7B4A02"/>
    <w:multiLevelType w:val="singleLevel"/>
    <w:tmpl w:val="C696012E"/>
    <w:lvl w:ilvl="0">
      <w:start w:val="1"/>
      <w:numFmt w:val="decimal"/>
      <w:pStyle w:val="Numberlist1"/>
      <w:lvlText w:val="%1."/>
      <w:lvlJc w:val="left"/>
      <w:pPr>
        <w:tabs>
          <w:tab w:val="num" w:pos="1080"/>
        </w:tabs>
        <w:ind w:left="840" w:hanging="120"/>
      </w:pPr>
      <w:rPr>
        <w:rFonts w:ascii="Times New Roman" w:hAnsi="Times New Roman" w:hint="default"/>
        <w:sz w:val="20"/>
      </w:rPr>
    </w:lvl>
  </w:abstractNum>
  <w:abstractNum w:abstractNumId="44" w15:restartNumberingAfterBreak="0">
    <w:nsid w:val="6FAD176F"/>
    <w:multiLevelType w:val="hybridMultilevel"/>
    <w:tmpl w:val="85B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7B544A"/>
    <w:multiLevelType w:val="multilevel"/>
    <w:tmpl w:val="E58003B2"/>
    <w:lvl w:ilvl="0">
      <w:start w:val="1"/>
      <w:numFmt w:val="decimal"/>
      <w:lvlText w:val="%1"/>
      <w:lvlJc w:val="left"/>
      <w:pPr>
        <w:ind w:left="360" w:firstLine="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5D072A1"/>
    <w:multiLevelType w:val="singleLevel"/>
    <w:tmpl w:val="E064FFD4"/>
    <w:lvl w:ilvl="0">
      <w:start w:val="1"/>
      <w:numFmt w:val="decimal"/>
      <w:lvlText w:val="%1)"/>
      <w:lvlJc w:val="left"/>
      <w:pPr>
        <w:tabs>
          <w:tab w:val="num" w:pos="1080"/>
        </w:tabs>
        <w:ind w:left="312" w:firstLine="408"/>
      </w:pPr>
      <w:rPr>
        <w:rFonts w:ascii="Times New Roman" w:hAnsi="Times New Roman" w:hint="default"/>
        <w:b w:val="0"/>
        <w:i w:val="0"/>
        <w:sz w:val="20"/>
      </w:rPr>
    </w:lvl>
  </w:abstractNum>
  <w:abstractNum w:abstractNumId="47" w15:restartNumberingAfterBreak="0">
    <w:nsid w:val="76A1516A"/>
    <w:multiLevelType w:val="singleLevel"/>
    <w:tmpl w:val="A24A6C8E"/>
    <w:lvl w:ilvl="0">
      <w:start w:val="1"/>
      <w:numFmt w:val="upperLetter"/>
      <w:lvlText w:val="%1."/>
      <w:lvlJc w:val="left"/>
      <w:pPr>
        <w:tabs>
          <w:tab w:val="num" w:pos="360"/>
        </w:tabs>
        <w:ind w:left="360" w:hanging="360"/>
      </w:pPr>
      <w:rPr>
        <w:rFonts w:hint="default"/>
      </w:rPr>
    </w:lvl>
  </w:abstractNum>
  <w:abstractNum w:abstractNumId="4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9" w15:restartNumberingAfterBreak="0">
    <w:nsid w:val="7AD64021"/>
    <w:multiLevelType w:val="hybridMultilevel"/>
    <w:tmpl w:val="713C6E98"/>
    <w:lvl w:ilvl="0" w:tplc="45A681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B9132DE"/>
    <w:multiLevelType w:val="hybridMultilevel"/>
    <w:tmpl w:val="536CE9A2"/>
    <w:lvl w:ilvl="0" w:tplc="EBDE5B44">
      <w:start w:val="1"/>
      <w:numFmt w:val="decimal"/>
      <w:lvlRestart w:val="0"/>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E7A55B5"/>
    <w:multiLevelType w:val="hybridMultilevel"/>
    <w:tmpl w:val="852A07C8"/>
    <w:lvl w:ilvl="0" w:tplc="B6C8C82C">
      <w:start w:val="1"/>
      <w:numFmt w:val="decimal"/>
      <w:lvlText w:val="%1."/>
      <w:lvlJc w:val="left"/>
      <w:pPr>
        <w:ind w:left="72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905449">
    <w:abstractNumId w:val="13"/>
  </w:num>
  <w:num w:numId="2" w16cid:durableId="674843024">
    <w:abstractNumId w:val="43"/>
  </w:num>
  <w:num w:numId="3" w16cid:durableId="1508445758">
    <w:abstractNumId w:val="46"/>
  </w:num>
  <w:num w:numId="4" w16cid:durableId="1815566566">
    <w:abstractNumId w:val="30"/>
  </w:num>
  <w:num w:numId="5" w16cid:durableId="1815563811">
    <w:abstractNumId w:val="48"/>
  </w:num>
  <w:num w:numId="6" w16cid:durableId="265427786">
    <w:abstractNumId w:val="9"/>
  </w:num>
  <w:num w:numId="7" w16cid:durableId="765080971">
    <w:abstractNumId w:val="8"/>
  </w:num>
  <w:num w:numId="8" w16cid:durableId="1576473769">
    <w:abstractNumId w:val="33"/>
  </w:num>
  <w:num w:numId="9" w16cid:durableId="27292344">
    <w:abstractNumId w:val="7"/>
  </w:num>
  <w:num w:numId="10" w16cid:durableId="1848013530">
    <w:abstractNumId w:val="6"/>
  </w:num>
  <w:num w:numId="11" w16cid:durableId="1236821733">
    <w:abstractNumId w:val="5"/>
  </w:num>
  <w:num w:numId="12" w16cid:durableId="1666127413">
    <w:abstractNumId w:val="4"/>
  </w:num>
  <w:num w:numId="13" w16cid:durableId="1733314307">
    <w:abstractNumId w:val="3"/>
  </w:num>
  <w:num w:numId="14" w16cid:durableId="756175923">
    <w:abstractNumId w:val="2"/>
  </w:num>
  <w:num w:numId="15" w16cid:durableId="1809857380">
    <w:abstractNumId w:val="1"/>
  </w:num>
  <w:num w:numId="16" w16cid:durableId="71005866">
    <w:abstractNumId w:val="0"/>
  </w:num>
  <w:num w:numId="17" w16cid:durableId="975791770">
    <w:abstractNumId w:val="12"/>
  </w:num>
  <w:num w:numId="18" w16cid:durableId="1591573470">
    <w:abstractNumId w:val="10"/>
  </w:num>
  <w:num w:numId="19" w16cid:durableId="2021741110">
    <w:abstractNumId w:val="15"/>
  </w:num>
  <w:num w:numId="20" w16cid:durableId="1594315692">
    <w:abstractNumId w:val="23"/>
  </w:num>
  <w:num w:numId="21" w16cid:durableId="1848054489">
    <w:abstractNumId w:val="44"/>
  </w:num>
  <w:num w:numId="22" w16cid:durableId="969939360">
    <w:abstractNumId w:val="37"/>
  </w:num>
  <w:num w:numId="23" w16cid:durableId="909922059">
    <w:abstractNumId w:val="42"/>
  </w:num>
  <w:num w:numId="24" w16cid:durableId="255671430">
    <w:abstractNumId w:val="32"/>
  </w:num>
  <w:num w:numId="25" w16cid:durableId="753821943">
    <w:abstractNumId w:val="28"/>
  </w:num>
  <w:num w:numId="26" w16cid:durableId="990867091">
    <w:abstractNumId w:val="19"/>
  </w:num>
  <w:num w:numId="27" w16cid:durableId="1460142999">
    <w:abstractNumId w:val="45"/>
  </w:num>
  <w:num w:numId="28" w16cid:durableId="1530097734">
    <w:abstractNumId w:val="38"/>
  </w:num>
  <w:num w:numId="29" w16cid:durableId="1419248255">
    <w:abstractNumId w:val="22"/>
  </w:num>
  <w:num w:numId="30" w16cid:durableId="1726375096">
    <w:abstractNumId w:val="16"/>
  </w:num>
  <w:num w:numId="31" w16cid:durableId="1403984799">
    <w:abstractNumId w:val="18"/>
  </w:num>
  <w:num w:numId="32" w16cid:durableId="1923181568">
    <w:abstractNumId w:val="18"/>
    <w:lvlOverride w:ilvl="0">
      <w:startOverride w:val="1"/>
    </w:lvlOverride>
  </w:num>
  <w:num w:numId="33" w16cid:durableId="1290672498">
    <w:abstractNumId w:val="17"/>
  </w:num>
  <w:num w:numId="34" w16cid:durableId="286930384">
    <w:abstractNumId w:val="25"/>
  </w:num>
  <w:num w:numId="35" w16cid:durableId="575554036">
    <w:abstractNumId w:val="51"/>
  </w:num>
  <w:num w:numId="36" w16cid:durableId="951014218">
    <w:abstractNumId w:val="51"/>
  </w:num>
  <w:num w:numId="37" w16cid:durableId="1968775073">
    <w:abstractNumId w:val="51"/>
  </w:num>
  <w:num w:numId="38" w16cid:durableId="1540313784">
    <w:abstractNumId w:val="51"/>
  </w:num>
  <w:num w:numId="39" w16cid:durableId="489758104">
    <w:abstractNumId w:val="51"/>
  </w:num>
  <w:num w:numId="40" w16cid:durableId="1652366752">
    <w:abstractNumId w:val="11"/>
  </w:num>
  <w:num w:numId="41" w16cid:durableId="2078017133">
    <w:abstractNumId w:val="47"/>
  </w:num>
  <w:num w:numId="42" w16cid:durableId="1446078376">
    <w:abstractNumId w:val="41"/>
  </w:num>
  <w:num w:numId="43" w16cid:durableId="1378167043">
    <w:abstractNumId w:val="24"/>
  </w:num>
  <w:num w:numId="44" w16cid:durableId="1441025520">
    <w:abstractNumId w:val="21"/>
  </w:num>
  <w:num w:numId="45" w16cid:durableId="815143151">
    <w:abstractNumId w:val="40"/>
  </w:num>
  <w:num w:numId="46" w16cid:durableId="1797946550">
    <w:abstractNumId w:val="27"/>
  </w:num>
  <w:num w:numId="47" w16cid:durableId="2091270187">
    <w:abstractNumId w:val="50"/>
  </w:num>
  <w:num w:numId="48" w16cid:durableId="13918533">
    <w:abstractNumId w:val="49"/>
  </w:num>
  <w:num w:numId="49" w16cid:durableId="1187016354">
    <w:abstractNumId w:val="26"/>
  </w:num>
  <w:num w:numId="50" w16cid:durableId="1627158733">
    <w:abstractNumId w:val="34"/>
  </w:num>
  <w:num w:numId="51" w16cid:durableId="885608475">
    <w:abstractNumId w:val="36"/>
  </w:num>
  <w:num w:numId="52" w16cid:durableId="486166459">
    <w:abstractNumId w:val="39"/>
  </w:num>
  <w:num w:numId="53" w16cid:durableId="151803113">
    <w:abstractNumId w:val="20"/>
  </w:num>
  <w:num w:numId="54" w16cid:durableId="307977302">
    <w:abstractNumId w:val="14"/>
  </w:num>
  <w:num w:numId="55" w16cid:durableId="2061973292">
    <w:abstractNumId w:val="29"/>
  </w:num>
  <w:num w:numId="56" w16cid:durableId="609629895">
    <w:abstractNumId w:val="31"/>
  </w:num>
  <w:num w:numId="57" w16cid:durableId="201602022">
    <w:abstractNumId w:val="35"/>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uel Corpas">
    <w15:presenceInfo w15:providerId="AD" w15:userId="S::corpasm@westminster.ac.uk::d031ae11-cb73-45f8-9200-f3b81afa05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9"/>
  <w:removeDateAndTime/>
  <w:doNotDisplayPageBoundaries/>
  <w:linkStyles/>
  <w:trackRevisions/>
  <w:documentProtection w:edit="trackedChanges" w:enforcement="1" w:cryptProviderType="rsaAES" w:cryptAlgorithmClass="hash" w:cryptAlgorithmType="typeAny" w:cryptAlgorithmSid="14" w:cryptSpinCount="100000" w:hash="41wtmLK7+dSBp77Ee5jLolOpTx0+1LskUlTnXbBanSkUJE7QcYvrTXql3+b/+sgCSW6yHSD+DNyLqQEopXCW0Q==" w:salt="xhaIXZtBXLMv6JtmJMJxaQ=="/>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A0"/>
    <w:rsid w:val="0000308D"/>
    <w:rsid w:val="0000528B"/>
    <w:rsid w:val="00006230"/>
    <w:rsid w:val="00006643"/>
    <w:rsid w:val="00006FBF"/>
    <w:rsid w:val="000137D6"/>
    <w:rsid w:val="000168F2"/>
    <w:rsid w:val="00021CAA"/>
    <w:rsid w:val="00022ACA"/>
    <w:rsid w:val="00024C27"/>
    <w:rsid w:val="00032491"/>
    <w:rsid w:val="00033867"/>
    <w:rsid w:val="00035380"/>
    <w:rsid w:val="000414A7"/>
    <w:rsid w:val="0004153D"/>
    <w:rsid w:val="000476F8"/>
    <w:rsid w:val="00047EF9"/>
    <w:rsid w:val="000634FC"/>
    <w:rsid w:val="0006480C"/>
    <w:rsid w:val="00065148"/>
    <w:rsid w:val="0006605E"/>
    <w:rsid w:val="0007136D"/>
    <w:rsid w:val="0007505F"/>
    <w:rsid w:val="0007652B"/>
    <w:rsid w:val="00076C44"/>
    <w:rsid w:val="00077029"/>
    <w:rsid w:val="000805F4"/>
    <w:rsid w:val="000848EE"/>
    <w:rsid w:val="000850AC"/>
    <w:rsid w:val="00085AFE"/>
    <w:rsid w:val="000A2A2D"/>
    <w:rsid w:val="000B1F1E"/>
    <w:rsid w:val="000B29BA"/>
    <w:rsid w:val="000C1B8D"/>
    <w:rsid w:val="000C2476"/>
    <w:rsid w:val="000C250C"/>
    <w:rsid w:val="000D395C"/>
    <w:rsid w:val="000E0160"/>
    <w:rsid w:val="000E0A55"/>
    <w:rsid w:val="000E2136"/>
    <w:rsid w:val="000E4879"/>
    <w:rsid w:val="000F0D50"/>
    <w:rsid w:val="000F16D0"/>
    <w:rsid w:val="000F7019"/>
    <w:rsid w:val="000F7A49"/>
    <w:rsid w:val="00104EE5"/>
    <w:rsid w:val="001142B0"/>
    <w:rsid w:val="00121505"/>
    <w:rsid w:val="001224B3"/>
    <w:rsid w:val="001237C2"/>
    <w:rsid w:val="0012488E"/>
    <w:rsid w:val="00125A4B"/>
    <w:rsid w:val="00125C7E"/>
    <w:rsid w:val="0012779A"/>
    <w:rsid w:val="00131769"/>
    <w:rsid w:val="001342AA"/>
    <w:rsid w:val="001405F4"/>
    <w:rsid w:val="00142473"/>
    <w:rsid w:val="00144240"/>
    <w:rsid w:val="0014618B"/>
    <w:rsid w:val="00147908"/>
    <w:rsid w:val="001614AB"/>
    <w:rsid w:val="00165B02"/>
    <w:rsid w:val="001705B3"/>
    <w:rsid w:val="001749EF"/>
    <w:rsid w:val="00174C12"/>
    <w:rsid w:val="0019198D"/>
    <w:rsid w:val="00192EDC"/>
    <w:rsid w:val="0019426B"/>
    <w:rsid w:val="00195D73"/>
    <w:rsid w:val="001A1ACD"/>
    <w:rsid w:val="001A22D2"/>
    <w:rsid w:val="001A272F"/>
    <w:rsid w:val="001A3A75"/>
    <w:rsid w:val="001B0647"/>
    <w:rsid w:val="001B2ECC"/>
    <w:rsid w:val="001B6637"/>
    <w:rsid w:val="001C218B"/>
    <w:rsid w:val="001C5748"/>
    <w:rsid w:val="001C5DBD"/>
    <w:rsid w:val="001D1A13"/>
    <w:rsid w:val="001E076C"/>
    <w:rsid w:val="001E7A0E"/>
    <w:rsid w:val="001F517F"/>
    <w:rsid w:val="00205518"/>
    <w:rsid w:val="002162C3"/>
    <w:rsid w:val="00221DB5"/>
    <w:rsid w:val="00222D8B"/>
    <w:rsid w:val="00225B88"/>
    <w:rsid w:val="00242F39"/>
    <w:rsid w:val="0024423C"/>
    <w:rsid w:val="00246BC3"/>
    <w:rsid w:val="00252DFE"/>
    <w:rsid w:val="002540CE"/>
    <w:rsid w:val="00256EB3"/>
    <w:rsid w:val="00256F9A"/>
    <w:rsid w:val="002572A5"/>
    <w:rsid w:val="00260F6E"/>
    <w:rsid w:val="00264565"/>
    <w:rsid w:val="00266B2A"/>
    <w:rsid w:val="002731AF"/>
    <w:rsid w:val="00282C7E"/>
    <w:rsid w:val="002901E7"/>
    <w:rsid w:val="00290B44"/>
    <w:rsid w:val="00294D4C"/>
    <w:rsid w:val="00295339"/>
    <w:rsid w:val="00297616"/>
    <w:rsid w:val="002A0DA4"/>
    <w:rsid w:val="002A356A"/>
    <w:rsid w:val="002A3A19"/>
    <w:rsid w:val="002A531D"/>
    <w:rsid w:val="002A6C1B"/>
    <w:rsid w:val="002B08E7"/>
    <w:rsid w:val="002B6F91"/>
    <w:rsid w:val="002C037E"/>
    <w:rsid w:val="002C2E19"/>
    <w:rsid w:val="002C662C"/>
    <w:rsid w:val="002C69A6"/>
    <w:rsid w:val="002D104C"/>
    <w:rsid w:val="002D7066"/>
    <w:rsid w:val="002D7D78"/>
    <w:rsid w:val="002E4A1C"/>
    <w:rsid w:val="002E622B"/>
    <w:rsid w:val="002E6A61"/>
    <w:rsid w:val="002F184E"/>
    <w:rsid w:val="002F25A3"/>
    <w:rsid w:val="002F346D"/>
    <w:rsid w:val="002F66B3"/>
    <w:rsid w:val="002F72DC"/>
    <w:rsid w:val="0030314B"/>
    <w:rsid w:val="0030374E"/>
    <w:rsid w:val="003077A2"/>
    <w:rsid w:val="00311F2A"/>
    <w:rsid w:val="00312C4D"/>
    <w:rsid w:val="00313A54"/>
    <w:rsid w:val="0031580A"/>
    <w:rsid w:val="00324314"/>
    <w:rsid w:val="003257CD"/>
    <w:rsid w:val="00326474"/>
    <w:rsid w:val="00327A59"/>
    <w:rsid w:val="003475D1"/>
    <w:rsid w:val="003500DD"/>
    <w:rsid w:val="00352DDE"/>
    <w:rsid w:val="003536D3"/>
    <w:rsid w:val="003572D1"/>
    <w:rsid w:val="0036068A"/>
    <w:rsid w:val="003606FA"/>
    <w:rsid w:val="0036760D"/>
    <w:rsid w:val="00367996"/>
    <w:rsid w:val="0038343E"/>
    <w:rsid w:val="00387540"/>
    <w:rsid w:val="00394F62"/>
    <w:rsid w:val="0039564B"/>
    <w:rsid w:val="003A1DA3"/>
    <w:rsid w:val="003A4258"/>
    <w:rsid w:val="003A5E3D"/>
    <w:rsid w:val="003B199A"/>
    <w:rsid w:val="003B3549"/>
    <w:rsid w:val="003C5BDC"/>
    <w:rsid w:val="003D4C61"/>
    <w:rsid w:val="003D4F94"/>
    <w:rsid w:val="003D540C"/>
    <w:rsid w:val="003D54FC"/>
    <w:rsid w:val="003E0192"/>
    <w:rsid w:val="003E05E0"/>
    <w:rsid w:val="003E06C9"/>
    <w:rsid w:val="003E5B5C"/>
    <w:rsid w:val="003E6DA1"/>
    <w:rsid w:val="003E7BDF"/>
    <w:rsid w:val="003F14DD"/>
    <w:rsid w:val="003F1949"/>
    <w:rsid w:val="003F1BE0"/>
    <w:rsid w:val="003F71E2"/>
    <w:rsid w:val="00402CA9"/>
    <w:rsid w:val="00407884"/>
    <w:rsid w:val="00407BB9"/>
    <w:rsid w:val="00416185"/>
    <w:rsid w:val="00422645"/>
    <w:rsid w:val="004235CC"/>
    <w:rsid w:val="00424E7C"/>
    <w:rsid w:val="004261E3"/>
    <w:rsid w:val="00426293"/>
    <w:rsid w:val="00440DC6"/>
    <w:rsid w:val="00451268"/>
    <w:rsid w:val="00454327"/>
    <w:rsid w:val="00454EC3"/>
    <w:rsid w:val="004557BF"/>
    <w:rsid w:val="0046269B"/>
    <w:rsid w:val="00467D52"/>
    <w:rsid w:val="00467F6B"/>
    <w:rsid w:val="00474F47"/>
    <w:rsid w:val="004777D9"/>
    <w:rsid w:val="00480063"/>
    <w:rsid w:val="00482647"/>
    <w:rsid w:val="004864BD"/>
    <w:rsid w:val="004878B1"/>
    <w:rsid w:val="00487F31"/>
    <w:rsid w:val="00490CF9"/>
    <w:rsid w:val="00492C5B"/>
    <w:rsid w:val="00493CB9"/>
    <w:rsid w:val="004947A6"/>
    <w:rsid w:val="00496617"/>
    <w:rsid w:val="004A0623"/>
    <w:rsid w:val="004B2EF1"/>
    <w:rsid w:val="004B3AD9"/>
    <w:rsid w:val="004B3C0E"/>
    <w:rsid w:val="004C0604"/>
    <w:rsid w:val="004C0FA0"/>
    <w:rsid w:val="004D3B82"/>
    <w:rsid w:val="004D539C"/>
    <w:rsid w:val="004E0A2D"/>
    <w:rsid w:val="004E177C"/>
    <w:rsid w:val="004E1C33"/>
    <w:rsid w:val="004F740D"/>
    <w:rsid w:val="00501CCC"/>
    <w:rsid w:val="00511283"/>
    <w:rsid w:val="00511445"/>
    <w:rsid w:val="00511C95"/>
    <w:rsid w:val="005161CE"/>
    <w:rsid w:val="00520559"/>
    <w:rsid w:val="0052114A"/>
    <w:rsid w:val="005216D8"/>
    <w:rsid w:val="00521874"/>
    <w:rsid w:val="00522C53"/>
    <w:rsid w:val="00524765"/>
    <w:rsid w:val="00531C48"/>
    <w:rsid w:val="00533ACC"/>
    <w:rsid w:val="005370DD"/>
    <w:rsid w:val="00537D4E"/>
    <w:rsid w:val="00544C9F"/>
    <w:rsid w:val="00550F4D"/>
    <w:rsid w:val="00551CEF"/>
    <w:rsid w:val="00554615"/>
    <w:rsid w:val="00561F48"/>
    <w:rsid w:val="00564A6F"/>
    <w:rsid w:val="00570579"/>
    <w:rsid w:val="00570911"/>
    <w:rsid w:val="0057678E"/>
    <w:rsid w:val="00580905"/>
    <w:rsid w:val="00583936"/>
    <w:rsid w:val="005844DB"/>
    <w:rsid w:val="00584525"/>
    <w:rsid w:val="00586A6A"/>
    <w:rsid w:val="005875FC"/>
    <w:rsid w:val="00590C36"/>
    <w:rsid w:val="0059147C"/>
    <w:rsid w:val="005A1C03"/>
    <w:rsid w:val="005A6822"/>
    <w:rsid w:val="005B1449"/>
    <w:rsid w:val="005B2BEF"/>
    <w:rsid w:val="005B4C53"/>
    <w:rsid w:val="005C1EFF"/>
    <w:rsid w:val="005C353E"/>
    <w:rsid w:val="005C5746"/>
    <w:rsid w:val="005C5E7D"/>
    <w:rsid w:val="005D2A73"/>
    <w:rsid w:val="005D316A"/>
    <w:rsid w:val="005E3E05"/>
    <w:rsid w:val="005E570D"/>
    <w:rsid w:val="005E7549"/>
    <w:rsid w:val="005E7661"/>
    <w:rsid w:val="005F0019"/>
    <w:rsid w:val="005F2098"/>
    <w:rsid w:val="005F6B67"/>
    <w:rsid w:val="00601FB8"/>
    <w:rsid w:val="0060468D"/>
    <w:rsid w:val="0060603C"/>
    <w:rsid w:val="00610DCD"/>
    <w:rsid w:val="00611D38"/>
    <w:rsid w:val="00611F3D"/>
    <w:rsid w:val="00621F2C"/>
    <w:rsid w:val="006225B0"/>
    <w:rsid w:val="00626A66"/>
    <w:rsid w:val="00630807"/>
    <w:rsid w:val="00632C17"/>
    <w:rsid w:val="00635781"/>
    <w:rsid w:val="00637EDB"/>
    <w:rsid w:val="006479D3"/>
    <w:rsid w:val="00652AF7"/>
    <w:rsid w:val="00654107"/>
    <w:rsid w:val="00660808"/>
    <w:rsid w:val="00662F3F"/>
    <w:rsid w:val="0066337A"/>
    <w:rsid w:val="00664D19"/>
    <w:rsid w:val="006677EC"/>
    <w:rsid w:val="00677CC0"/>
    <w:rsid w:val="00680B92"/>
    <w:rsid w:val="0068293B"/>
    <w:rsid w:val="00683ADC"/>
    <w:rsid w:val="00685B04"/>
    <w:rsid w:val="0068723B"/>
    <w:rsid w:val="00692056"/>
    <w:rsid w:val="00693746"/>
    <w:rsid w:val="006A236C"/>
    <w:rsid w:val="006A387E"/>
    <w:rsid w:val="006A588A"/>
    <w:rsid w:val="006A64D9"/>
    <w:rsid w:val="006A711F"/>
    <w:rsid w:val="006B0B35"/>
    <w:rsid w:val="006B131E"/>
    <w:rsid w:val="006B16EC"/>
    <w:rsid w:val="006B2498"/>
    <w:rsid w:val="006B7E90"/>
    <w:rsid w:val="006C4248"/>
    <w:rsid w:val="006C6D6B"/>
    <w:rsid w:val="006D1D0F"/>
    <w:rsid w:val="006D7300"/>
    <w:rsid w:val="006E3164"/>
    <w:rsid w:val="006E6BB7"/>
    <w:rsid w:val="006F1433"/>
    <w:rsid w:val="006F5A86"/>
    <w:rsid w:val="006F71DF"/>
    <w:rsid w:val="00701FEB"/>
    <w:rsid w:val="007065F5"/>
    <w:rsid w:val="00723DDC"/>
    <w:rsid w:val="0072450D"/>
    <w:rsid w:val="007246F1"/>
    <w:rsid w:val="007259BA"/>
    <w:rsid w:val="00727048"/>
    <w:rsid w:val="00731433"/>
    <w:rsid w:val="007324BD"/>
    <w:rsid w:val="00735080"/>
    <w:rsid w:val="007407B3"/>
    <w:rsid w:val="007412C7"/>
    <w:rsid w:val="00742957"/>
    <w:rsid w:val="00750093"/>
    <w:rsid w:val="00751346"/>
    <w:rsid w:val="00757B42"/>
    <w:rsid w:val="00770463"/>
    <w:rsid w:val="00770740"/>
    <w:rsid w:val="00773446"/>
    <w:rsid w:val="00774687"/>
    <w:rsid w:val="00780D74"/>
    <w:rsid w:val="007819A1"/>
    <w:rsid w:val="00781C10"/>
    <w:rsid w:val="00781F6A"/>
    <w:rsid w:val="00791683"/>
    <w:rsid w:val="0079457D"/>
    <w:rsid w:val="0079525A"/>
    <w:rsid w:val="007A0A76"/>
    <w:rsid w:val="007B0C6A"/>
    <w:rsid w:val="007B2CA8"/>
    <w:rsid w:val="007B455F"/>
    <w:rsid w:val="007C1992"/>
    <w:rsid w:val="007C53CD"/>
    <w:rsid w:val="007C6532"/>
    <w:rsid w:val="007D0C48"/>
    <w:rsid w:val="007E2B70"/>
    <w:rsid w:val="007E3A94"/>
    <w:rsid w:val="007F0881"/>
    <w:rsid w:val="007F235C"/>
    <w:rsid w:val="008012A6"/>
    <w:rsid w:val="008027D5"/>
    <w:rsid w:val="00804A00"/>
    <w:rsid w:val="008106B6"/>
    <w:rsid w:val="00810E57"/>
    <w:rsid w:val="008134E3"/>
    <w:rsid w:val="008155B0"/>
    <w:rsid w:val="00815AB8"/>
    <w:rsid w:val="00822429"/>
    <w:rsid w:val="008254AD"/>
    <w:rsid w:val="008260B6"/>
    <w:rsid w:val="008270DA"/>
    <w:rsid w:val="00827466"/>
    <w:rsid w:val="00834311"/>
    <w:rsid w:val="0083494A"/>
    <w:rsid w:val="008355F3"/>
    <w:rsid w:val="008440C5"/>
    <w:rsid w:val="00846E10"/>
    <w:rsid w:val="008473EE"/>
    <w:rsid w:val="00847E22"/>
    <w:rsid w:val="00851F97"/>
    <w:rsid w:val="00853B4B"/>
    <w:rsid w:val="00861CC5"/>
    <w:rsid w:val="0086373E"/>
    <w:rsid w:val="00863A00"/>
    <w:rsid w:val="00867B0F"/>
    <w:rsid w:val="00875B54"/>
    <w:rsid w:val="00881499"/>
    <w:rsid w:val="008835E6"/>
    <w:rsid w:val="0088520D"/>
    <w:rsid w:val="008906E6"/>
    <w:rsid w:val="008918D0"/>
    <w:rsid w:val="008A224A"/>
    <w:rsid w:val="008A72BB"/>
    <w:rsid w:val="008B0269"/>
    <w:rsid w:val="008C035E"/>
    <w:rsid w:val="008C37F3"/>
    <w:rsid w:val="008C5665"/>
    <w:rsid w:val="008C66BA"/>
    <w:rsid w:val="008C70C8"/>
    <w:rsid w:val="008D032C"/>
    <w:rsid w:val="008D58CD"/>
    <w:rsid w:val="008D6088"/>
    <w:rsid w:val="008D6E26"/>
    <w:rsid w:val="008D7F92"/>
    <w:rsid w:val="008E1319"/>
    <w:rsid w:val="008E4ED4"/>
    <w:rsid w:val="008E6C87"/>
    <w:rsid w:val="008F12C7"/>
    <w:rsid w:val="008F15FA"/>
    <w:rsid w:val="008F533A"/>
    <w:rsid w:val="008F6E10"/>
    <w:rsid w:val="008F74B2"/>
    <w:rsid w:val="009023C7"/>
    <w:rsid w:val="009051EC"/>
    <w:rsid w:val="00917ACE"/>
    <w:rsid w:val="00921AD4"/>
    <w:rsid w:val="00921BBC"/>
    <w:rsid w:val="00922EB2"/>
    <w:rsid w:val="0092587D"/>
    <w:rsid w:val="009268D5"/>
    <w:rsid w:val="00934CD6"/>
    <w:rsid w:val="00940B78"/>
    <w:rsid w:val="00940C69"/>
    <w:rsid w:val="00943DF5"/>
    <w:rsid w:val="009468B6"/>
    <w:rsid w:val="00947A61"/>
    <w:rsid w:val="00960127"/>
    <w:rsid w:val="009606B4"/>
    <w:rsid w:val="0096185E"/>
    <w:rsid w:val="00964F99"/>
    <w:rsid w:val="009737FB"/>
    <w:rsid w:val="00973961"/>
    <w:rsid w:val="009771CF"/>
    <w:rsid w:val="00977E3A"/>
    <w:rsid w:val="00986172"/>
    <w:rsid w:val="00986258"/>
    <w:rsid w:val="009904AE"/>
    <w:rsid w:val="00993EC0"/>
    <w:rsid w:val="00995CC5"/>
    <w:rsid w:val="00996B61"/>
    <w:rsid w:val="009A2A89"/>
    <w:rsid w:val="009B10E6"/>
    <w:rsid w:val="009B1C58"/>
    <w:rsid w:val="009B2C2C"/>
    <w:rsid w:val="009B33FF"/>
    <w:rsid w:val="009B6193"/>
    <w:rsid w:val="009B6425"/>
    <w:rsid w:val="009B7632"/>
    <w:rsid w:val="009C4D58"/>
    <w:rsid w:val="009D21D6"/>
    <w:rsid w:val="009D4426"/>
    <w:rsid w:val="009D6AD4"/>
    <w:rsid w:val="009E38C7"/>
    <w:rsid w:val="009E6238"/>
    <w:rsid w:val="009E7F82"/>
    <w:rsid w:val="009F2E0B"/>
    <w:rsid w:val="009F68C8"/>
    <w:rsid w:val="00A05CCB"/>
    <w:rsid w:val="00A11FD3"/>
    <w:rsid w:val="00A12BD7"/>
    <w:rsid w:val="00A20CA0"/>
    <w:rsid w:val="00A21393"/>
    <w:rsid w:val="00A256CD"/>
    <w:rsid w:val="00A25B9D"/>
    <w:rsid w:val="00A262E1"/>
    <w:rsid w:val="00A32B68"/>
    <w:rsid w:val="00A35228"/>
    <w:rsid w:val="00A378C4"/>
    <w:rsid w:val="00A42DAB"/>
    <w:rsid w:val="00A4615B"/>
    <w:rsid w:val="00A50380"/>
    <w:rsid w:val="00A54B21"/>
    <w:rsid w:val="00A55F5E"/>
    <w:rsid w:val="00A55FB9"/>
    <w:rsid w:val="00A56845"/>
    <w:rsid w:val="00A61F24"/>
    <w:rsid w:val="00A64097"/>
    <w:rsid w:val="00A671CC"/>
    <w:rsid w:val="00A801E2"/>
    <w:rsid w:val="00A85674"/>
    <w:rsid w:val="00A868D2"/>
    <w:rsid w:val="00A87058"/>
    <w:rsid w:val="00A872A9"/>
    <w:rsid w:val="00A970E4"/>
    <w:rsid w:val="00A97418"/>
    <w:rsid w:val="00A97A8A"/>
    <w:rsid w:val="00AB29C9"/>
    <w:rsid w:val="00AB6852"/>
    <w:rsid w:val="00AD06E9"/>
    <w:rsid w:val="00AD5D9E"/>
    <w:rsid w:val="00AD7AEB"/>
    <w:rsid w:val="00AE2CB1"/>
    <w:rsid w:val="00AE548D"/>
    <w:rsid w:val="00AE786B"/>
    <w:rsid w:val="00AF089E"/>
    <w:rsid w:val="00AF69B8"/>
    <w:rsid w:val="00AF7B60"/>
    <w:rsid w:val="00B00180"/>
    <w:rsid w:val="00B02F7B"/>
    <w:rsid w:val="00B04A38"/>
    <w:rsid w:val="00B04F4C"/>
    <w:rsid w:val="00B0524E"/>
    <w:rsid w:val="00B12DE5"/>
    <w:rsid w:val="00B1723A"/>
    <w:rsid w:val="00B21CB7"/>
    <w:rsid w:val="00B242CE"/>
    <w:rsid w:val="00B26F01"/>
    <w:rsid w:val="00B31240"/>
    <w:rsid w:val="00B332FB"/>
    <w:rsid w:val="00B40CFC"/>
    <w:rsid w:val="00B42616"/>
    <w:rsid w:val="00B42A38"/>
    <w:rsid w:val="00B45CD8"/>
    <w:rsid w:val="00B504A1"/>
    <w:rsid w:val="00B53ADF"/>
    <w:rsid w:val="00B542E0"/>
    <w:rsid w:val="00B55038"/>
    <w:rsid w:val="00B56EC8"/>
    <w:rsid w:val="00B57ECC"/>
    <w:rsid w:val="00B64943"/>
    <w:rsid w:val="00B67AD1"/>
    <w:rsid w:val="00B721A8"/>
    <w:rsid w:val="00B72E40"/>
    <w:rsid w:val="00B763D0"/>
    <w:rsid w:val="00B83D7B"/>
    <w:rsid w:val="00B860B1"/>
    <w:rsid w:val="00B93908"/>
    <w:rsid w:val="00B95938"/>
    <w:rsid w:val="00BA1834"/>
    <w:rsid w:val="00BA2E0D"/>
    <w:rsid w:val="00BA3A42"/>
    <w:rsid w:val="00BA45DE"/>
    <w:rsid w:val="00BA5C30"/>
    <w:rsid w:val="00BA7144"/>
    <w:rsid w:val="00BB050F"/>
    <w:rsid w:val="00BB3D4E"/>
    <w:rsid w:val="00BB409C"/>
    <w:rsid w:val="00BB486E"/>
    <w:rsid w:val="00BB643D"/>
    <w:rsid w:val="00BB7467"/>
    <w:rsid w:val="00BC146D"/>
    <w:rsid w:val="00BC1713"/>
    <w:rsid w:val="00BC58B2"/>
    <w:rsid w:val="00BC5B68"/>
    <w:rsid w:val="00BD1F55"/>
    <w:rsid w:val="00BD31C9"/>
    <w:rsid w:val="00BD6669"/>
    <w:rsid w:val="00BE158A"/>
    <w:rsid w:val="00BF0CBE"/>
    <w:rsid w:val="00BF2748"/>
    <w:rsid w:val="00BF3178"/>
    <w:rsid w:val="00BF3ADF"/>
    <w:rsid w:val="00BF3CD4"/>
    <w:rsid w:val="00BF651F"/>
    <w:rsid w:val="00C01A07"/>
    <w:rsid w:val="00C02D2B"/>
    <w:rsid w:val="00C14BB8"/>
    <w:rsid w:val="00C1625D"/>
    <w:rsid w:val="00C229EB"/>
    <w:rsid w:val="00C25DC6"/>
    <w:rsid w:val="00C25E37"/>
    <w:rsid w:val="00C27B34"/>
    <w:rsid w:val="00C301C9"/>
    <w:rsid w:val="00C302B6"/>
    <w:rsid w:val="00C30730"/>
    <w:rsid w:val="00C35575"/>
    <w:rsid w:val="00C41BD1"/>
    <w:rsid w:val="00C427BD"/>
    <w:rsid w:val="00C52784"/>
    <w:rsid w:val="00C753A3"/>
    <w:rsid w:val="00C77B63"/>
    <w:rsid w:val="00C8075A"/>
    <w:rsid w:val="00C81DB8"/>
    <w:rsid w:val="00C90485"/>
    <w:rsid w:val="00C93DD3"/>
    <w:rsid w:val="00C957F9"/>
    <w:rsid w:val="00CA69CF"/>
    <w:rsid w:val="00CC2384"/>
    <w:rsid w:val="00CC46D1"/>
    <w:rsid w:val="00CD0AEE"/>
    <w:rsid w:val="00CD1E45"/>
    <w:rsid w:val="00CD3C0B"/>
    <w:rsid w:val="00CD62D8"/>
    <w:rsid w:val="00CD6348"/>
    <w:rsid w:val="00CE49CE"/>
    <w:rsid w:val="00CE63E0"/>
    <w:rsid w:val="00CF034C"/>
    <w:rsid w:val="00CF042C"/>
    <w:rsid w:val="00CF06C2"/>
    <w:rsid w:val="00CF45F6"/>
    <w:rsid w:val="00CF7756"/>
    <w:rsid w:val="00D11B2F"/>
    <w:rsid w:val="00D130EE"/>
    <w:rsid w:val="00D143BA"/>
    <w:rsid w:val="00D1443D"/>
    <w:rsid w:val="00D2058A"/>
    <w:rsid w:val="00D2129F"/>
    <w:rsid w:val="00D23047"/>
    <w:rsid w:val="00D246A4"/>
    <w:rsid w:val="00D25C07"/>
    <w:rsid w:val="00D34580"/>
    <w:rsid w:val="00D41BDA"/>
    <w:rsid w:val="00D43FC8"/>
    <w:rsid w:val="00D46963"/>
    <w:rsid w:val="00D47693"/>
    <w:rsid w:val="00D51F18"/>
    <w:rsid w:val="00D52BF7"/>
    <w:rsid w:val="00D57075"/>
    <w:rsid w:val="00D61A83"/>
    <w:rsid w:val="00D621C9"/>
    <w:rsid w:val="00D66CA3"/>
    <w:rsid w:val="00D66EF0"/>
    <w:rsid w:val="00D707B8"/>
    <w:rsid w:val="00D73F76"/>
    <w:rsid w:val="00D770A0"/>
    <w:rsid w:val="00D84AC5"/>
    <w:rsid w:val="00D92579"/>
    <w:rsid w:val="00DA0553"/>
    <w:rsid w:val="00DA0710"/>
    <w:rsid w:val="00DA2312"/>
    <w:rsid w:val="00DB0186"/>
    <w:rsid w:val="00DB39F7"/>
    <w:rsid w:val="00DB4AE4"/>
    <w:rsid w:val="00DB4BC7"/>
    <w:rsid w:val="00DC176A"/>
    <w:rsid w:val="00DC7A29"/>
    <w:rsid w:val="00DD7D1B"/>
    <w:rsid w:val="00DE3A3A"/>
    <w:rsid w:val="00DE708E"/>
    <w:rsid w:val="00DF14FE"/>
    <w:rsid w:val="00DF1F11"/>
    <w:rsid w:val="00DF2045"/>
    <w:rsid w:val="00DF23E4"/>
    <w:rsid w:val="00DF29EE"/>
    <w:rsid w:val="00DF43D5"/>
    <w:rsid w:val="00E0240C"/>
    <w:rsid w:val="00E04E83"/>
    <w:rsid w:val="00E11671"/>
    <w:rsid w:val="00E14123"/>
    <w:rsid w:val="00E2329D"/>
    <w:rsid w:val="00E2592C"/>
    <w:rsid w:val="00E2620D"/>
    <w:rsid w:val="00E266BF"/>
    <w:rsid w:val="00E32C8E"/>
    <w:rsid w:val="00E32D55"/>
    <w:rsid w:val="00E34621"/>
    <w:rsid w:val="00E40249"/>
    <w:rsid w:val="00E46E0F"/>
    <w:rsid w:val="00E51026"/>
    <w:rsid w:val="00E568C9"/>
    <w:rsid w:val="00E60756"/>
    <w:rsid w:val="00E6668D"/>
    <w:rsid w:val="00E70635"/>
    <w:rsid w:val="00E708AD"/>
    <w:rsid w:val="00E80480"/>
    <w:rsid w:val="00E85DE0"/>
    <w:rsid w:val="00E8655B"/>
    <w:rsid w:val="00EA4A31"/>
    <w:rsid w:val="00EA526D"/>
    <w:rsid w:val="00EA61E5"/>
    <w:rsid w:val="00EB282E"/>
    <w:rsid w:val="00EB5E2E"/>
    <w:rsid w:val="00EC04EA"/>
    <w:rsid w:val="00EC2A88"/>
    <w:rsid w:val="00EC30C0"/>
    <w:rsid w:val="00EC39D1"/>
    <w:rsid w:val="00EC49FB"/>
    <w:rsid w:val="00EC58A1"/>
    <w:rsid w:val="00ED13FE"/>
    <w:rsid w:val="00ED17E9"/>
    <w:rsid w:val="00EE25ED"/>
    <w:rsid w:val="00EE2EAD"/>
    <w:rsid w:val="00EE6972"/>
    <w:rsid w:val="00EE7ABC"/>
    <w:rsid w:val="00EF2A7F"/>
    <w:rsid w:val="00EF2D90"/>
    <w:rsid w:val="00EF3BEC"/>
    <w:rsid w:val="00EF749D"/>
    <w:rsid w:val="00F03CC2"/>
    <w:rsid w:val="00F05133"/>
    <w:rsid w:val="00F15F29"/>
    <w:rsid w:val="00F16EC0"/>
    <w:rsid w:val="00F258D9"/>
    <w:rsid w:val="00F270AC"/>
    <w:rsid w:val="00F30A08"/>
    <w:rsid w:val="00F37B82"/>
    <w:rsid w:val="00F40036"/>
    <w:rsid w:val="00F43DEC"/>
    <w:rsid w:val="00F46212"/>
    <w:rsid w:val="00F46C75"/>
    <w:rsid w:val="00F47727"/>
    <w:rsid w:val="00F513A6"/>
    <w:rsid w:val="00F55EED"/>
    <w:rsid w:val="00F60335"/>
    <w:rsid w:val="00F666AC"/>
    <w:rsid w:val="00F677F2"/>
    <w:rsid w:val="00F71097"/>
    <w:rsid w:val="00F71473"/>
    <w:rsid w:val="00F7167B"/>
    <w:rsid w:val="00F74689"/>
    <w:rsid w:val="00F81FED"/>
    <w:rsid w:val="00F8617E"/>
    <w:rsid w:val="00F8797B"/>
    <w:rsid w:val="00F87E33"/>
    <w:rsid w:val="00F96D72"/>
    <w:rsid w:val="00FA07FC"/>
    <w:rsid w:val="00FA2D7E"/>
    <w:rsid w:val="00FA3CC0"/>
    <w:rsid w:val="00FA5F71"/>
    <w:rsid w:val="00FB05A7"/>
    <w:rsid w:val="00FB3441"/>
    <w:rsid w:val="00FB47F1"/>
    <w:rsid w:val="00FB50C6"/>
    <w:rsid w:val="00FB7509"/>
    <w:rsid w:val="00FC2C7A"/>
    <w:rsid w:val="00FC4101"/>
    <w:rsid w:val="00FC6E24"/>
    <w:rsid w:val="00FD5054"/>
    <w:rsid w:val="00FD653F"/>
    <w:rsid w:val="00FE17C2"/>
    <w:rsid w:val="00FE71C6"/>
    <w:rsid w:val="00FF70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4BA50"/>
  <w15:docId w15:val="{4221F6F8-E2D0-4538-8274-601AA79F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6B6"/>
    <w:rPr>
      <w:lang w:val="en-US"/>
    </w:rPr>
  </w:style>
  <w:style w:type="paragraph" w:styleId="Heading1">
    <w:name w:val="heading 1"/>
    <w:basedOn w:val="Normal"/>
    <w:next w:val="Normal"/>
    <w:link w:val="Heading1Char"/>
    <w:rsid w:val="002C662C"/>
    <w:pPr>
      <w:keepNext/>
      <w:ind w:left="-1620" w:right="-1440" w:firstLine="1620"/>
      <w:outlineLvl w:val="0"/>
    </w:pPr>
    <w:rPr>
      <w:sz w:val="28"/>
    </w:rPr>
  </w:style>
  <w:style w:type="paragraph" w:styleId="Heading2">
    <w:name w:val="heading 2"/>
    <w:basedOn w:val="Normal"/>
    <w:next w:val="Normal"/>
    <w:link w:val="Heading2Char"/>
    <w:rsid w:val="002C662C"/>
    <w:pPr>
      <w:keepNext/>
      <w:ind w:right="-720"/>
      <w:outlineLvl w:val="1"/>
    </w:pPr>
    <w:rPr>
      <w:sz w:val="28"/>
    </w:rPr>
  </w:style>
  <w:style w:type="paragraph" w:styleId="Heading3">
    <w:name w:val="heading 3"/>
    <w:basedOn w:val="Normal"/>
    <w:next w:val="Normal"/>
    <w:link w:val="Heading3Char"/>
    <w:rsid w:val="002C662C"/>
    <w:pPr>
      <w:keepNext/>
      <w:outlineLvl w:val="2"/>
    </w:pPr>
    <w:rPr>
      <w:i/>
    </w:rPr>
  </w:style>
  <w:style w:type="paragraph" w:styleId="Heading4">
    <w:name w:val="heading 4"/>
    <w:basedOn w:val="Normal"/>
    <w:next w:val="Normal"/>
    <w:link w:val="Heading4Char"/>
    <w:uiPriority w:val="9"/>
    <w:unhideWhenUsed/>
    <w:qFormat/>
    <w:rsid w:val="00D25C07"/>
    <w:pPr>
      <w:keepNext/>
      <w:keepLines/>
      <w:numPr>
        <w:ilvl w:val="3"/>
        <w:numId w:val="23"/>
      </w:numPr>
      <w:spacing w:before="200"/>
      <w:outlineLvl w:val="3"/>
    </w:pPr>
    <w:rPr>
      <w:rFonts w:asciiTheme="majorHAnsi" w:eastAsiaTheme="majorEastAsia" w:hAnsiTheme="majorHAnsi" w:cstheme="majorBidi"/>
      <w:bCs/>
      <w:i/>
      <w:iCs/>
      <w:color w:val="BF4E14" w:themeColor="accent2" w:themeShade="BF"/>
    </w:rPr>
  </w:style>
  <w:style w:type="paragraph" w:styleId="Heading5">
    <w:name w:val="heading 5"/>
    <w:basedOn w:val="Normal"/>
    <w:next w:val="Normal"/>
    <w:link w:val="Heading5Char"/>
    <w:uiPriority w:val="9"/>
    <w:unhideWhenUsed/>
    <w:qFormat/>
    <w:rsid w:val="00D25C07"/>
    <w:pPr>
      <w:keepNext/>
      <w:keepLines/>
      <w:numPr>
        <w:ilvl w:val="4"/>
        <w:numId w:val="23"/>
      </w:numPr>
      <w:spacing w:before="200"/>
      <w:outlineLvl w:val="4"/>
    </w:pPr>
    <w:rPr>
      <w:rFonts w:asciiTheme="majorHAnsi" w:eastAsiaTheme="majorEastAsia" w:hAnsiTheme="majorHAnsi" w:cstheme="majorBidi"/>
      <w:b/>
      <w:color w:val="0C3512" w:themeColor="accent3" w:themeShade="80"/>
    </w:rPr>
  </w:style>
  <w:style w:type="paragraph" w:styleId="Heading6">
    <w:name w:val="heading 6"/>
    <w:basedOn w:val="Normal"/>
    <w:next w:val="Normal"/>
    <w:link w:val="Heading6Char"/>
    <w:unhideWhenUsed/>
    <w:qFormat/>
    <w:rsid w:val="00D25C07"/>
    <w:pPr>
      <w:keepNext/>
      <w:numPr>
        <w:ilvl w:val="5"/>
        <w:numId w:val="23"/>
      </w:numPr>
      <w:spacing w:before="240" w:after="240"/>
      <w:outlineLvl w:val="5"/>
    </w:pPr>
    <w:rPr>
      <w:bCs/>
      <w:lang w:val="en-GB" w:bidi="ar-DZ"/>
    </w:rPr>
  </w:style>
  <w:style w:type="paragraph" w:styleId="Heading7">
    <w:name w:val="heading 7"/>
    <w:basedOn w:val="Normal"/>
    <w:next w:val="Normal"/>
    <w:link w:val="Heading7Char"/>
    <w:unhideWhenUsed/>
    <w:qFormat/>
    <w:rsid w:val="00D25C07"/>
    <w:pPr>
      <w:keepNext/>
      <w:numPr>
        <w:ilvl w:val="6"/>
        <w:numId w:val="23"/>
      </w:numPr>
      <w:spacing w:before="240" w:after="240"/>
      <w:outlineLvl w:val="6"/>
    </w:pPr>
    <w:rPr>
      <w:b/>
      <w:lang w:val="en-GB" w:bidi="ar-DZ"/>
    </w:rPr>
  </w:style>
  <w:style w:type="paragraph" w:styleId="Heading8">
    <w:name w:val="heading 8"/>
    <w:basedOn w:val="Normal"/>
    <w:next w:val="Normal"/>
    <w:link w:val="Heading8Char"/>
    <w:unhideWhenUsed/>
    <w:qFormat/>
    <w:rsid w:val="00D25C07"/>
    <w:pPr>
      <w:keepNext/>
      <w:numPr>
        <w:ilvl w:val="7"/>
        <w:numId w:val="23"/>
      </w:numPr>
      <w:spacing w:before="240" w:after="240"/>
      <w:outlineLvl w:val="7"/>
    </w:pPr>
    <w:rPr>
      <w:b/>
      <w:i/>
      <w:iCs/>
      <w:lang w:val="en-GB" w:bidi="ar-DZ"/>
    </w:rPr>
  </w:style>
  <w:style w:type="paragraph" w:styleId="Heading9">
    <w:name w:val="heading 9"/>
    <w:basedOn w:val="Normal"/>
    <w:next w:val="Normal"/>
    <w:link w:val="Heading9Char"/>
    <w:unhideWhenUsed/>
    <w:qFormat/>
    <w:rsid w:val="00D25C07"/>
    <w:pPr>
      <w:keepNext/>
      <w:numPr>
        <w:ilvl w:val="8"/>
        <w:numId w:val="23"/>
      </w:numPr>
      <w:spacing w:before="240" w:after="240"/>
      <w:outlineLvl w:val="8"/>
    </w:pPr>
    <w:rPr>
      <w:rFonts w:cs="Arial"/>
      <w:i/>
      <w:lang w:val="en-GB" w:bidi="ar-DZ"/>
    </w:rPr>
  </w:style>
  <w:style w:type="character" w:default="1" w:styleId="DefaultParagraphFont">
    <w:name w:val="Default Paragraph Font"/>
    <w:uiPriority w:val="1"/>
    <w:semiHidden/>
    <w:unhideWhenUsed/>
    <w:rsid w:val="008106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6B6"/>
  </w:style>
  <w:style w:type="character" w:customStyle="1" w:styleId="Heading1Char">
    <w:name w:val="Heading 1 Char"/>
    <w:basedOn w:val="DefaultParagraphFont"/>
    <w:link w:val="Heading1"/>
    <w:rsid w:val="00D25C07"/>
    <w:rPr>
      <w:rFonts w:eastAsia="Times New Roman"/>
      <w:kern w:val="0"/>
      <w:sz w:val="28"/>
      <w:szCs w:val="22"/>
      <w:lang w:val="en-US" w:eastAsia="en-US"/>
      <w14:ligatures w14:val="none"/>
    </w:rPr>
  </w:style>
  <w:style w:type="character" w:customStyle="1" w:styleId="Heading2Char">
    <w:name w:val="Heading 2 Char"/>
    <w:basedOn w:val="DefaultParagraphFont"/>
    <w:link w:val="Heading2"/>
    <w:rsid w:val="00D25C07"/>
    <w:rPr>
      <w:rFonts w:eastAsia="Times New Roman"/>
      <w:kern w:val="0"/>
      <w:sz w:val="28"/>
      <w:szCs w:val="22"/>
      <w:lang w:val="en-US" w:eastAsia="en-US"/>
      <w14:ligatures w14:val="none"/>
    </w:rPr>
  </w:style>
  <w:style w:type="character" w:customStyle="1" w:styleId="Heading3Char">
    <w:name w:val="Heading 3 Char"/>
    <w:basedOn w:val="DefaultParagraphFont"/>
    <w:link w:val="Heading3"/>
    <w:rsid w:val="00D25C07"/>
    <w:rPr>
      <w:rFonts w:eastAsia="Times New Roman"/>
      <w:i/>
      <w:kern w:val="0"/>
      <w:sz w:val="22"/>
      <w:szCs w:val="22"/>
      <w:lang w:val="en-US" w:eastAsia="en-US"/>
      <w14:ligatures w14:val="none"/>
    </w:rPr>
  </w:style>
  <w:style w:type="character" w:customStyle="1" w:styleId="Heading4Char">
    <w:name w:val="Heading 4 Char"/>
    <w:basedOn w:val="DefaultParagraphFont"/>
    <w:link w:val="Heading4"/>
    <w:uiPriority w:val="9"/>
    <w:rsid w:val="00D25C07"/>
    <w:rPr>
      <w:rFonts w:asciiTheme="majorHAnsi" w:eastAsiaTheme="majorEastAsia" w:hAnsiTheme="majorHAnsi" w:cstheme="majorBidi"/>
      <w:bCs/>
      <w:i/>
      <w:iCs/>
      <w:color w:val="BF4E14" w:themeColor="accent2" w:themeShade="BF"/>
      <w:kern w:val="0"/>
      <w:sz w:val="20"/>
      <w:szCs w:val="20"/>
      <w:lang w:val="en-US" w:eastAsia="en-US"/>
      <w14:ligatures w14:val="none"/>
    </w:rPr>
  </w:style>
  <w:style w:type="character" w:customStyle="1" w:styleId="Heading5Char">
    <w:name w:val="Heading 5 Char"/>
    <w:basedOn w:val="DefaultParagraphFont"/>
    <w:link w:val="Heading5"/>
    <w:uiPriority w:val="9"/>
    <w:rsid w:val="00D25C07"/>
    <w:rPr>
      <w:rFonts w:asciiTheme="majorHAnsi" w:eastAsiaTheme="majorEastAsia" w:hAnsiTheme="majorHAnsi" w:cstheme="majorBidi"/>
      <w:b/>
      <w:color w:val="0C3512" w:themeColor="accent3" w:themeShade="80"/>
      <w:kern w:val="0"/>
      <w:sz w:val="20"/>
      <w:szCs w:val="20"/>
      <w:lang w:val="en-US" w:eastAsia="en-US"/>
      <w14:ligatures w14:val="none"/>
    </w:rPr>
  </w:style>
  <w:style w:type="character" w:customStyle="1" w:styleId="Heading6Char">
    <w:name w:val="Heading 6 Char"/>
    <w:basedOn w:val="DefaultParagraphFont"/>
    <w:link w:val="Heading6"/>
    <w:rsid w:val="00D25C07"/>
    <w:rPr>
      <w:rFonts w:ascii="Times New Roman" w:eastAsiaTheme="minorHAnsi" w:hAnsi="Times New Roman" w:cs="Times New Roman"/>
      <w:bCs/>
      <w:kern w:val="0"/>
      <w:szCs w:val="20"/>
      <w:lang w:eastAsia="en-US" w:bidi="ar-DZ"/>
      <w14:ligatures w14:val="none"/>
    </w:rPr>
  </w:style>
  <w:style w:type="character" w:customStyle="1" w:styleId="Heading7Char">
    <w:name w:val="Heading 7 Char"/>
    <w:basedOn w:val="DefaultParagraphFont"/>
    <w:link w:val="Heading7"/>
    <w:rsid w:val="00D25C07"/>
    <w:rPr>
      <w:rFonts w:ascii="Times New Roman" w:eastAsiaTheme="minorHAnsi" w:hAnsi="Times New Roman" w:cs="Times New Roman"/>
      <w:b/>
      <w:kern w:val="0"/>
      <w:lang w:eastAsia="en-US" w:bidi="ar-DZ"/>
      <w14:ligatures w14:val="none"/>
    </w:rPr>
  </w:style>
  <w:style w:type="character" w:customStyle="1" w:styleId="Heading8Char">
    <w:name w:val="Heading 8 Char"/>
    <w:basedOn w:val="DefaultParagraphFont"/>
    <w:link w:val="Heading8"/>
    <w:rsid w:val="00D25C07"/>
    <w:rPr>
      <w:rFonts w:ascii="Times New Roman" w:eastAsiaTheme="minorHAnsi" w:hAnsi="Times New Roman" w:cs="Times New Roman"/>
      <w:b/>
      <w:i/>
      <w:iCs/>
      <w:kern w:val="0"/>
      <w:lang w:eastAsia="en-US" w:bidi="ar-DZ"/>
      <w14:ligatures w14:val="none"/>
    </w:rPr>
  </w:style>
  <w:style w:type="character" w:customStyle="1" w:styleId="Heading9Char">
    <w:name w:val="Heading 9 Char"/>
    <w:basedOn w:val="DefaultParagraphFont"/>
    <w:link w:val="Heading9"/>
    <w:rsid w:val="00D25C07"/>
    <w:rPr>
      <w:rFonts w:ascii="Times New Roman" w:eastAsiaTheme="minorHAnsi" w:hAnsi="Times New Roman" w:cs="Arial"/>
      <w:i/>
      <w:kern w:val="0"/>
      <w:szCs w:val="20"/>
      <w:lang w:eastAsia="en-US" w:bidi="ar-DZ"/>
      <w14:ligatures w14:val="none"/>
    </w:rPr>
  </w:style>
  <w:style w:type="paragraph" w:styleId="Title">
    <w:name w:val="Title"/>
    <w:basedOn w:val="Normal"/>
    <w:next w:val="Normal"/>
    <w:link w:val="TitleChar"/>
    <w:uiPriority w:val="10"/>
    <w:qFormat/>
    <w:rsid w:val="00D770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C07"/>
    <w:pPr>
      <w:numPr>
        <w:ilvl w:val="1"/>
      </w:numPr>
    </w:pPr>
    <w:rPr>
      <w:rFonts w:asciiTheme="majorHAnsi" w:eastAsiaTheme="majorEastAsia" w:hAnsiTheme="majorHAnsi" w:cstheme="majorBidi"/>
      <w:iCs/>
      <w:color w:val="156082" w:themeColor="accent1"/>
      <w:spacing w:val="15"/>
    </w:rPr>
  </w:style>
  <w:style w:type="paragraph" w:customStyle="1" w:styleId="Bibentry">
    <w:name w:val="Bib_entry"/>
    <w:basedOn w:val="Normal"/>
    <w:rsid w:val="007259BA"/>
    <w:pPr>
      <w:numPr>
        <w:numId w:val="31"/>
      </w:numPr>
    </w:pPr>
  </w:style>
  <w:style w:type="paragraph" w:styleId="Quote">
    <w:name w:val="Quote"/>
    <w:basedOn w:val="Normal"/>
    <w:next w:val="Normal"/>
    <w:link w:val="QuoteChar"/>
    <w:uiPriority w:val="29"/>
    <w:qFormat/>
    <w:rsid w:val="00D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A0"/>
    <w:rPr>
      <w:i/>
      <w:iCs/>
      <w:color w:val="404040" w:themeColor="text1" w:themeTint="BF"/>
    </w:rPr>
  </w:style>
  <w:style w:type="paragraph" w:styleId="ListParagraph">
    <w:name w:val="List Paragraph"/>
    <w:uiPriority w:val="34"/>
    <w:qFormat/>
    <w:rsid w:val="00D25C07"/>
    <w:pPr>
      <w:spacing w:after="200" w:line="276" w:lineRule="auto"/>
      <w:ind w:left="720"/>
      <w:contextualSpacing/>
    </w:pPr>
    <w:rPr>
      <w:rFonts w:eastAsiaTheme="minorHAnsi"/>
      <w:kern w:val="0"/>
      <w:sz w:val="22"/>
      <w:szCs w:val="22"/>
      <w:lang w:val="en-US" w:eastAsia="en-US"/>
      <w14:ligatures w14:val="none"/>
    </w:rPr>
  </w:style>
  <w:style w:type="character" w:styleId="IntenseEmphasis">
    <w:name w:val="Intense Emphasis"/>
    <w:basedOn w:val="DefaultParagraphFont"/>
    <w:uiPriority w:val="21"/>
    <w:qFormat/>
    <w:rsid w:val="00D770A0"/>
    <w:rPr>
      <w:i/>
      <w:iCs/>
      <w:color w:val="0F4761" w:themeColor="accent1" w:themeShade="BF"/>
    </w:rPr>
  </w:style>
  <w:style w:type="paragraph" w:styleId="IntenseQuote">
    <w:name w:val="Intense Quote"/>
    <w:basedOn w:val="Normal"/>
    <w:next w:val="Normal"/>
    <w:link w:val="IntenseQuoteChar"/>
    <w:uiPriority w:val="30"/>
    <w:qFormat/>
    <w:rsid w:val="00D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A0"/>
    <w:rPr>
      <w:i/>
      <w:iCs/>
      <w:color w:val="0F4761" w:themeColor="accent1" w:themeShade="BF"/>
    </w:rPr>
  </w:style>
  <w:style w:type="character" w:styleId="IntenseReference">
    <w:name w:val="Intense Reference"/>
    <w:basedOn w:val="DefaultParagraphFont"/>
    <w:uiPriority w:val="32"/>
    <w:qFormat/>
    <w:rsid w:val="00D770A0"/>
    <w:rPr>
      <w:b/>
      <w:bCs/>
      <w:smallCaps/>
      <w:color w:val="0F4761" w:themeColor="accent1" w:themeShade="BF"/>
      <w:spacing w:val="5"/>
    </w:rPr>
  </w:style>
  <w:style w:type="character" w:styleId="Hyperlink">
    <w:name w:val="Hyperlink"/>
    <w:rsid w:val="002C662C"/>
    <w:rPr>
      <w:b w:val="0"/>
      <w:color w:val="0000FF"/>
      <w:u w:val="single"/>
    </w:rPr>
  </w:style>
  <w:style w:type="character" w:styleId="FollowedHyperlink">
    <w:name w:val="FollowedHyperlink"/>
    <w:basedOn w:val="DefaultParagraphFont"/>
    <w:semiHidden/>
    <w:rsid w:val="00D25C07"/>
    <w:rPr>
      <w:color w:val="800080"/>
      <w:u w:val="single"/>
    </w:rPr>
  </w:style>
  <w:style w:type="table" w:styleId="TableGrid">
    <w:name w:val="Table Grid"/>
    <w:basedOn w:val="TableNormal"/>
    <w:uiPriority w:val="59"/>
    <w:rsid w:val="007C1992"/>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D25C07"/>
    <w:pPr>
      <w:tabs>
        <w:tab w:val="center" w:pos="4320"/>
        <w:tab w:val="right" w:pos="8640"/>
      </w:tabs>
    </w:pPr>
  </w:style>
  <w:style w:type="character" w:customStyle="1" w:styleId="FooterChar">
    <w:name w:val="Footer Char"/>
    <w:basedOn w:val="DefaultParagraphFont"/>
    <w:link w:val="Footer"/>
    <w:rsid w:val="00D25C07"/>
    <w:rPr>
      <w:rFonts w:ascii="Times New Roman" w:eastAsiaTheme="minorHAnsi" w:hAnsi="Times New Roman" w:cs="Times New Roman"/>
      <w:kern w:val="0"/>
      <w:sz w:val="20"/>
      <w:szCs w:val="20"/>
      <w:lang w:val="en-US" w:eastAsia="en-US"/>
      <w14:ligatures w14:val="none"/>
    </w:rPr>
  </w:style>
  <w:style w:type="character" w:styleId="PageNumber">
    <w:name w:val="page number"/>
    <w:basedOn w:val="DefaultParagraphFont"/>
    <w:semiHidden/>
    <w:rsid w:val="00D25C07"/>
    <w:rPr>
      <w:rFonts w:ascii="Times New Roman" w:hAnsi="Times New Roman"/>
      <w:b/>
      <w:sz w:val="20"/>
    </w:rPr>
  </w:style>
  <w:style w:type="paragraph" w:styleId="Bibliography">
    <w:name w:val="Bibliography"/>
    <w:basedOn w:val="Normal"/>
    <w:next w:val="Normal"/>
    <w:uiPriority w:val="37"/>
    <w:unhideWhenUsed/>
    <w:rsid w:val="007B455F"/>
    <w:pPr>
      <w:tabs>
        <w:tab w:val="left" w:pos="380"/>
        <w:tab w:val="left" w:pos="500"/>
      </w:tabs>
      <w:spacing w:line="480" w:lineRule="auto"/>
      <w:ind w:left="504" w:hanging="504"/>
    </w:pPr>
  </w:style>
  <w:style w:type="paragraph" w:styleId="Revision">
    <w:name w:val="Revision"/>
    <w:hidden/>
    <w:uiPriority w:val="99"/>
    <w:semiHidden/>
    <w:rsid w:val="002A356A"/>
    <w:pPr>
      <w:spacing w:after="0" w:line="240" w:lineRule="auto"/>
    </w:pPr>
    <w:rPr>
      <w:lang w:val="en-US"/>
    </w:rPr>
  </w:style>
  <w:style w:type="paragraph" w:styleId="Header">
    <w:name w:val="header"/>
    <w:basedOn w:val="Normal"/>
    <w:link w:val="HeaderChar"/>
    <w:rsid w:val="00D25C07"/>
    <w:pPr>
      <w:tabs>
        <w:tab w:val="center" w:pos="4320"/>
        <w:tab w:val="right" w:pos="8640"/>
      </w:tabs>
    </w:pPr>
  </w:style>
  <w:style w:type="character" w:customStyle="1" w:styleId="HeaderChar">
    <w:name w:val="Header Char"/>
    <w:basedOn w:val="DefaultParagraphFont"/>
    <w:link w:val="Header"/>
    <w:rsid w:val="00D25C07"/>
    <w:rPr>
      <w:rFonts w:ascii="Times New Roman" w:eastAsiaTheme="minorHAnsi" w:hAnsi="Times New Roman" w:cs="Times New Roman"/>
      <w:kern w:val="0"/>
      <w:sz w:val="20"/>
      <w:szCs w:val="20"/>
      <w:lang w:val="en-US" w:eastAsia="en-US"/>
      <w14:ligatures w14:val="none"/>
    </w:rPr>
  </w:style>
  <w:style w:type="paragraph" w:styleId="NormalWeb">
    <w:name w:val="Normal (Web)"/>
    <w:basedOn w:val="Normal"/>
    <w:uiPriority w:val="99"/>
    <w:semiHidden/>
    <w:unhideWhenUsed/>
    <w:rsid w:val="00D25C07"/>
  </w:style>
  <w:style w:type="character" w:styleId="CommentReference">
    <w:name w:val="annotation reference"/>
    <w:basedOn w:val="DefaultParagraphFont"/>
    <w:rsid w:val="002C662C"/>
    <w:rPr>
      <w:sz w:val="16"/>
      <w:szCs w:val="16"/>
    </w:rPr>
  </w:style>
  <w:style w:type="paragraph" w:styleId="CommentText">
    <w:name w:val="annotation text"/>
    <w:basedOn w:val="Normal"/>
    <w:link w:val="CommentTextChar"/>
    <w:rsid w:val="002C662C"/>
    <w:rPr>
      <w:sz w:val="20"/>
    </w:rPr>
  </w:style>
  <w:style w:type="character" w:customStyle="1" w:styleId="CommentTextChar">
    <w:name w:val="Comment Text Char"/>
    <w:basedOn w:val="DefaultParagraphFont"/>
    <w:link w:val="CommentText"/>
    <w:rsid w:val="002C662C"/>
    <w:rPr>
      <w:rFonts w:eastAsia="Times New Roman"/>
      <w:kern w:val="0"/>
      <w:sz w:val="20"/>
      <w:szCs w:val="22"/>
      <w:lang w:val="en-US" w:eastAsia="en-US"/>
      <w14:ligatures w14:val="none"/>
    </w:rPr>
  </w:style>
  <w:style w:type="paragraph" w:styleId="CommentSubject">
    <w:name w:val="annotation subject"/>
    <w:basedOn w:val="CommentText"/>
    <w:next w:val="CommentText"/>
    <w:link w:val="CommentSubjectChar"/>
    <w:rsid w:val="002C662C"/>
    <w:rPr>
      <w:b/>
      <w:bCs/>
    </w:rPr>
  </w:style>
  <w:style w:type="character" w:customStyle="1" w:styleId="CommentSubjectChar">
    <w:name w:val="Comment Subject Char"/>
    <w:basedOn w:val="CommentTextChar"/>
    <w:link w:val="CommentSubject"/>
    <w:rsid w:val="002C662C"/>
    <w:rPr>
      <w:rFonts w:eastAsia="Times New Roman"/>
      <w:b/>
      <w:bCs/>
      <w:kern w:val="0"/>
      <w:sz w:val="20"/>
      <w:szCs w:val="22"/>
      <w:lang w:val="en-US" w:eastAsia="en-US"/>
      <w14:ligatures w14:val="none"/>
    </w:rPr>
  </w:style>
  <w:style w:type="paragraph" w:styleId="BodyText">
    <w:name w:val="Body Text"/>
    <w:basedOn w:val="Normal"/>
    <w:link w:val="BodyTextChar"/>
    <w:semiHidden/>
    <w:rsid w:val="00D25C07"/>
    <w:pPr>
      <w:spacing w:after="120"/>
    </w:pPr>
  </w:style>
  <w:style w:type="character" w:customStyle="1" w:styleId="BodyTextChar">
    <w:name w:val="Body Text Char"/>
    <w:basedOn w:val="DefaultParagraphFont"/>
    <w:link w:val="BodyText"/>
    <w:semiHidden/>
    <w:rsid w:val="00D25C07"/>
    <w:rPr>
      <w:rFonts w:ascii="Times New Roman" w:eastAsia="Times New Roman" w:hAnsi="Times New Roman" w:cs="Times New Roman"/>
      <w:kern w:val="0"/>
      <w:sz w:val="20"/>
      <w:szCs w:val="20"/>
      <w:lang w:val="en-US" w:eastAsia="en-US"/>
      <w14:ligatures w14:val="none"/>
    </w:rPr>
  </w:style>
  <w:style w:type="paragraph" w:styleId="BodyTextIndent3">
    <w:name w:val="Body Text Indent 3"/>
    <w:basedOn w:val="Normal"/>
    <w:link w:val="BodyTextIndent3Char"/>
    <w:semiHidden/>
    <w:rsid w:val="00D25C07"/>
    <w:pPr>
      <w:spacing w:after="120"/>
      <w:ind w:left="283"/>
    </w:pPr>
    <w:rPr>
      <w:sz w:val="16"/>
    </w:rPr>
  </w:style>
  <w:style w:type="character" w:customStyle="1" w:styleId="BodyTextIndent3Char">
    <w:name w:val="Body Text Indent 3 Char"/>
    <w:basedOn w:val="DefaultParagraphFont"/>
    <w:link w:val="BodyTextIndent3"/>
    <w:semiHidden/>
    <w:rsid w:val="00D25C07"/>
    <w:rPr>
      <w:rFonts w:ascii="Times New Roman" w:eastAsia="Times New Roman" w:hAnsi="Times New Roman" w:cs="Times New Roman"/>
      <w:kern w:val="0"/>
      <w:sz w:val="16"/>
      <w:szCs w:val="20"/>
      <w:lang w:val="en-US" w:eastAsia="en-US"/>
      <w14:ligatures w14:val="none"/>
    </w:rPr>
  </w:style>
  <w:style w:type="paragraph" w:styleId="BodyTextFirstIndent">
    <w:name w:val="Body Text First Indent"/>
    <w:aliases w:val="B/w fig-callout"/>
    <w:basedOn w:val="BodyTextIndent3"/>
    <w:link w:val="BodyTextFirstIndentChar"/>
    <w:semiHidden/>
    <w:rsid w:val="00D25C07"/>
    <w:pPr>
      <w:ind w:firstLine="210"/>
    </w:pPr>
  </w:style>
  <w:style w:type="character" w:customStyle="1" w:styleId="BodyTextFirstIndentChar">
    <w:name w:val="Body Text First Indent Char"/>
    <w:aliases w:val="B/w fig-callout Char"/>
    <w:basedOn w:val="BodyTextChar"/>
    <w:link w:val="BodyTextFirstIndent"/>
    <w:semiHidden/>
    <w:rsid w:val="00D25C07"/>
    <w:rPr>
      <w:rFonts w:ascii="Times New Roman" w:eastAsia="Times New Roman" w:hAnsi="Times New Roman" w:cs="Times New Roman"/>
      <w:kern w:val="0"/>
      <w:sz w:val="16"/>
      <w:szCs w:val="20"/>
      <w:lang w:val="en-US" w:eastAsia="en-US"/>
      <w14:ligatures w14:val="none"/>
    </w:rPr>
  </w:style>
  <w:style w:type="paragraph" w:styleId="Caption">
    <w:name w:val="caption"/>
    <w:basedOn w:val="Normal"/>
    <w:next w:val="Normal"/>
    <w:uiPriority w:val="35"/>
    <w:unhideWhenUsed/>
    <w:qFormat/>
    <w:rsid w:val="00D25C07"/>
    <w:pPr>
      <w:spacing w:after="200"/>
    </w:pPr>
    <w:rPr>
      <w:b/>
      <w:bCs/>
      <w:color w:val="156082" w:themeColor="accent1"/>
      <w:sz w:val="18"/>
      <w:szCs w:val="18"/>
    </w:rPr>
  </w:style>
  <w:style w:type="character" w:styleId="FootnoteReference">
    <w:name w:val="footnote reference"/>
    <w:semiHidden/>
    <w:rsid w:val="002C662C"/>
    <w:rPr>
      <w:color w:val="800080"/>
      <w:vertAlign w:val="superscript"/>
    </w:rPr>
  </w:style>
  <w:style w:type="paragraph" w:styleId="FootnoteText">
    <w:name w:val="footnote text"/>
    <w:basedOn w:val="Normal"/>
    <w:link w:val="FootnoteTextChar"/>
    <w:semiHidden/>
    <w:rsid w:val="002C662C"/>
  </w:style>
  <w:style w:type="character" w:customStyle="1" w:styleId="FootnoteTextChar">
    <w:name w:val="Footnote Text Char"/>
    <w:basedOn w:val="DefaultParagraphFont"/>
    <w:link w:val="FootnoteText"/>
    <w:semiHidden/>
    <w:rsid w:val="00D25C07"/>
    <w:rPr>
      <w:rFonts w:eastAsia="Times New Roman"/>
      <w:kern w:val="0"/>
      <w:sz w:val="22"/>
      <w:szCs w:val="22"/>
      <w:lang w:val="en-US" w:eastAsia="en-US"/>
      <w14:ligatures w14:val="none"/>
    </w:rPr>
  </w:style>
  <w:style w:type="paragraph" w:customStyle="1" w:styleId="Affiliation">
    <w:name w:val="Affiliation"/>
    <w:qFormat/>
    <w:rsid w:val="002C662C"/>
    <w:pPr>
      <w:widowControl w:val="0"/>
      <w:spacing w:line="360" w:lineRule="auto"/>
    </w:pPr>
    <w:rPr>
      <w:rFonts w:ascii="Times" w:eastAsia="Times New Roman" w:hAnsi="Times"/>
      <w:snapToGrid w:val="0"/>
      <w:kern w:val="0"/>
      <w:szCs w:val="22"/>
      <w:lang w:val="en-US" w:eastAsia="en-US"/>
      <w14:ligatures w14:val="none"/>
    </w:rPr>
  </w:style>
  <w:style w:type="character" w:customStyle="1" w:styleId="DOI">
    <w:name w:val="DOI"/>
    <w:basedOn w:val="DefaultParagraphFont"/>
    <w:uiPriority w:val="1"/>
    <w:qFormat/>
    <w:rsid w:val="00D25C07"/>
    <w:rPr>
      <w:color w:val="auto"/>
      <w:bdr w:val="none" w:sz="0" w:space="0" w:color="auto"/>
      <w:shd w:val="clear" w:color="auto" w:fill="CFBFB1"/>
    </w:rPr>
  </w:style>
  <w:style w:type="character" w:styleId="EndnoteReference">
    <w:name w:val="endnote reference"/>
    <w:basedOn w:val="DefaultParagraphFont"/>
    <w:uiPriority w:val="99"/>
    <w:semiHidden/>
    <w:unhideWhenUsed/>
    <w:rsid w:val="007C1992"/>
    <w:rPr>
      <w:vertAlign w:val="superscript"/>
    </w:rPr>
  </w:style>
  <w:style w:type="paragraph" w:styleId="EndnoteText">
    <w:name w:val="endnote text"/>
    <w:basedOn w:val="Normal"/>
    <w:link w:val="EndnoteTextChar"/>
    <w:uiPriority w:val="99"/>
    <w:semiHidden/>
    <w:unhideWhenUsed/>
    <w:rsid w:val="007C1992"/>
  </w:style>
  <w:style w:type="character" w:customStyle="1" w:styleId="EndnoteTextChar">
    <w:name w:val="Endnote Text Char"/>
    <w:basedOn w:val="DefaultParagraphFont"/>
    <w:link w:val="EndnoteText"/>
    <w:uiPriority w:val="99"/>
    <w:semiHidden/>
    <w:rsid w:val="007C1992"/>
    <w:rPr>
      <w:rFonts w:eastAsiaTheme="minorHAnsi"/>
      <w:kern w:val="0"/>
      <w:sz w:val="20"/>
      <w:szCs w:val="20"/>
      <w:lang w:val="en-US" w:eastAsia="en-US"/>
      <w14:ligatures w14:val="none"/>
    </w:rPr>
  </w:style>
  <w:style w:type="paragraph" w:customStyle="1" w:styleId="Head1">
    <w:name w:val="Head1"/>
    <w:next w:val="Paraflushleft"/>
    <w:qFormat/>
    <w:rsid w:val="002C662C"/>
    <w:pPr>
      <w:widowControl w:val="0"/>
      <w:spacing w:before="480" w:after="240" w:line="240" w:lineRule="auto"/>
    </w:pPr>
    <w:rPr>
      <w:rFonts w:ascii="Times New Roman" w:eastAsia="Times New Roman" w:hAnsi="Times New Roman"/>
      <w:b/>
      <w:caps/>
      <w:kern w:val="0"/>
      <w:szCs w:val="22"/>
      <w:lang w:val="en-US" w:eastAsia="en-US"/>
      <w14:ligatures w14:val="none"/>
    </w:rPr>
  </w:style>
  <w:style w:type="paragraph" w:customStyle="1" w:styleId="Head2">
    <w:name w:val="Head2"/>
    <w:next w:val="Paraflushleft"/>
    <w:qFormat/>
    <w:rsid w:val="002C662C"/>
    <w:pPr>
      <w:widowControl w:val="0"/>
      <w:spacing w:before="240" w:after="120" w:line="240" w:lineRule="auto"/>
    </w:pPr>
    <w:rPr>
      <w:rFonts w:ascii="Times New Roman" w:eastAsia="Times New Roman" w:hAnsi="Times New Roman"/>
      <w:b/>
      <w:kern w:val="0"/>
      <w:szCs w:val="22"/>
      <w:lang w:val="en-US" w:eastAsia="en-US"/>
      <w14:ligatures w14:val="none"/>
    </w:rPr>
  </w:style>
  <w:style w:type="paragraph" w:customStyle="1" w:styleId="Head3">
    <w:name w:val="Head3"/>
    <w:next w:val="Paraflushleft"/>
    <w:qFormat/>
    <w:rsid w:val="002C662C"/>
    <w:pPr>
      <w:widowControl w:val="0"/>
      <w:spacing w:before="240" w:after="120" w:line="240" w:lineRule="auto"/>
    </w:pPr>
    <w:rPr>
      <w:rFonts w:ascii="Times New Roman" w:eastAsia="Times New Roman" w:hAnsi="Times New Roman"/>
      <w:b/>
      <w:kern w:val="0"/>
      <w:szCs w:val="22"/>
      <w:lang w:val="en-US" w:eastAsia="en-US"/>
      <w14:ligatures w14:val="none"/>
    </w:rPr>
  </w:style>
  <w:style w:type="paragraph" w:customStyle="1" w:styleId="Head4">
    <w:name w:val="Head4"/>
    <w:basedOn w:val="Head3"/>
    <w:next w:val="Paraflushleft"/>
    <w:qFormat/>
    <w:rsid w:val="002C662C"/>
    <w:rPr>
      <w:i/>
    </w:rPr>
  </w:style>
  <w:style w:type="character" w:customStyle="1" w:styleId="Publisher">
    <w:name w:val="Publisher"/>
    <w:basedOn w:val="DefaultParagraphFont"/>
    <w:uiPriority w:val="1"/>
    <w:qFormat/>
    <w:rsid w:val="00D25C07"/>
    <w:rPr>
      <w:color w:val="auto"/>
      <w:bdr w:val="none" w:sz="0" w:space="0" w:color="auto"/>
      <w:shd w:val="clear" w:color="auto" w:fill="FFFF49"/>
    </w:rPr>
  </w:style>
  <w:style w:type="character" w:customStyle="1" w:styleId="URL">
    <w:name w:val="URL"/>
    <w:basedOn w:val="DefaultParagraphFont"/>
    <w:uiPriority w:val="1"/>
    <w:qFormat/>
    <w:rsid w:val="00D25C07"/>
    <w:rPr>
      <w:color w:val="auto"/>
      <w:bdr w:val="none" w:sz="0" w:space="0" w:color="auto"/>
      <w:shd w:val="clear" w:color="auto" w:fill="FF3300"/>
    </w:rPr>
  </w:style>
  <w:style w:type="character" w:customStyle="1" w:styleId="Volume">
    <w:name w:val="Volume"/>
    <w:basedOn w:val="DefaultParagraphFont"/>
    <w:uiPriority w:val="1"/>
    <w:qFormat/>
    <w:rsid w:val="00D25C07"/>
    <w:rPr>
      <w:color w:val="auto"/>
      <w:bdr w:val="none" w:sz="0" w:space="0" w:color="auto"/>
      <w:shd w:val="clear" w:color="auto" w:fill="FFCC66"/>
    </w:rPr>
  </w:style>
  <w:style w:type="character" w:customStyle="1" w:styleId="Pages">
    <w:name w:val="Pages"/>
    <w:basedOn w:val="DefaultParagraphFont"/>
    <w:uiPriority w:val="1"/>
    <w:qFormat/>
    <w:rsid w:val="00D25C07"/>
    <w:rPr>
      <w:color w:val="auto"/>
      <w:bdr w:val="none" w:sz="0" w:space="0" w:color="auto"/>
      <w:shd w:val="clear" w:color="auto" w:fill="D279FF"/>
    </w:rPr>
  </w:style>
  <w:style w:type="character" w:customStyle="1" w:styleId="Degree">
    <w:name w:val="Degree"/>
    <w:basedOn w:val="DefaultParagraphFont"/>
    <w:uiPriority w:val="1"/>
    <w:qFormat/>
    <w:rsid w:val="00D25C07"/>
    <w:rPr>
      <w:color w:val="auto"/>
      <w:bdr w:val="none" w:sz="0" w:space="0" w:color="auto"/>
      <w:shd w:val="clear" w:color="auto" w:fill="00C400"/>
    </w:rPr>
  </w:style>
  <w:style w:type="character" w:customStyle="1" w:styleId="Role">
    <w:name w:val="Role"/>
    <w:basedOn w:val="DefaultParagraphFont"/>
    <w:uiPriority w:val="1"/>
    <w:qFormat/>
    <w:rsid w:val="00D25C07"/>
    <w:rPr>
      <w:color w:val="92D050"/>
    </w:rPr>
  </w:style>
  <w:style w:type="character" w:customStyle="1" w:styleId="ArticleTitle">
    <w:name w:val="ArticleTitle"/>
    <w:basedOn w:val="DefaultParagraphFont"/>
    <w:uiPriority w:val="1"/>
    <w:qFormat/>
    <w:rsid w:val="00D25C07"/>
    <w:rPr>
      <w:color w:val="auto"/>
      <w:bdr w:val="none" w:sz="0" w:space="0" w:color="auto"/>
      <w:shd w:val="clear" w:color="auto" w:fill="CCCCFF"/>
    </w:rPr>
  </w:style>
  <w:style w:type="character" w:customStyle="1" w:styleId="BookTitle">
    <w:name w:val="BookTitle"/>
    <w:basedOn w:val="DefaultParagraphFont"/>
    <w:uiPriority w:val="1"/>
    <w:qFormat/>
    <w:rsid w:val="00D25C07"/>
    <w:rPr>
      <w:color w:val="auto"/>
      <w:bdr w:val="none" w:sz="0" w:space="0" w:color="auto"/>
      <w:shd w:val="clear" w:color="auto" w:fill="FFD9B3"/>
    </w:rPr>
  </w:style>
  <w:style w:type="character" w:customStyle="1" w:styleId="City">
    <w:name w:val="City"/>
    <w:basedOn w:val="DefaultParagraphFont"/>
    <w:uiPriority w:val="1"/>
    <w:qFormat/>
    <w:rsid w:val="00D25C07"/>
    <w:rPr>
      <w:color w:val="auto"/>
      <w:bdr w:val="none" w:sz="0" w:space="0" w:color="auto"/>
      <w:shd w:val="clear" w:color="auto" w:fill="66FFFF"/>
    </w:rPr>
  </w:style>
  <w:style w:type="character" w:customStyle="1" w:styleId="Collab">
    <w:name w:val="Collab"/>
    <w:basedOn w:val="DefaultParagraphFont"/>
    <w:uiPriority w:val="1"/>
    <w:qFormat/>
    <w:rsid w:val="00D25C07"/>
    <w:rPr>
      <w:color w:val="auto"/>
      <w:bdr w:val="none" w:sz="0" w:space="0" w:color="auto"/>
      <w:shd w:val="clear" w:color="auto" w:fill="5F5F5F"/>
    </w:rPr>
  </w:style>
  <w:style w:type="character" w:customStyle="1" w:styleId="Country">
    <w:name w:val="Country"/>
    <w:basedOn w:val="DefaultParagraphFont"/>
    <w:uiPriority w:val="1"/>
    <w:qFormat/>
    <w:rsid w:val="00D25C07"/>
    <w:rPr>
      <w:color w:val="auto"/>
      <w:bdr w:val="none" w:sz="0" w:space="0" w:color="auto"/>
      <w:shd w:val="clear" w:color="auto" w:fill="00A5E0"/>
    </w:rPr>
  </w:style>
  <w:style w:type="character" w:customStyle="1" w:styleId="EdFirstName">
    <w:name w:val="EdFirstName"/>
    <w:basedOn w:val="DefaultParagraphFont"/>
    <w:uiPriority w:val="1"/>
    <w:qFormat/>
    <w:rsid w:val="00D25C07"/>
    <w:rPr>
      <w:color w:val="auto"/>
      <w:bdr w:val="none" w:sz="0" w:space="0" w:color="auto"/>
      <w:shd w:val="clear" w:color="auto" w:fill="FFD1E8"/>
    </w:rPr>
  </w:style>
  <w:style w:type="character" w:customStyle="1" w:styleId="Edition">
    <w:name w:val="Edition"/>
    <w:basedOn w:val="DefaultParagraphFont"/>
    <w:uiPriority w:val="1"/>
    <w:qFormat/>
    <w:rsid w:val="00D25C07"/>
    <w:rPr>
      <w:color w:val="auto"/>
      <w:bdr w:val="none" w:sz="0" w:space="0" w:color="auto"/>
      <w:shd w:val="clear" w:color="auto" w:fill="9999FF"/>
    </w:rPr>
  </w:style>
  <w:style w:type="character" w:customStyle="1" w:styleId="EdSurname">
    <w:name w:val="EdSurname"/>
    <w:basedOn w:val="DefaultParagraphFont"/>
    <w:uiPriority w:val="1"/>
    <w:qFormat/>
    <w:rsid w:val="00D25C07"/>
    <w:rPr>
      <w:color w:val="auto"/>
      <w:bdr w:val="none" w:sz="0" w:space="0" w:color="auto"/>
      <w:shd w:val="clear" w:color="auto" w:fill="FF95CA"/>
    </w:rPr>
  </w:style>
  <w:style w:type="character" w:customStyle="1" w:styleId="FirstName">
    <w:name w:val="FirstName"/>
    <w:basedOn w:val="DefaultParagraphFont"/>
    <w:uiPriority w:val="1"/>
    <w:qFormat/>
    <w:rsid w:val="00D25C07"/>
    <w:rPr>
      <w:color w:val="auto"/>
      <w:bdr w:val="none" w:sz="0" w:space="0" w:color="auto"/>
      <w:shd w:val="clear" w:color="auto" w:fill="DDDDDD"/>
    </w:rPr>
  </w:style>
  <w:style w:type="character" w:customStyle="1" w:styleId="Issue">
    <w:name w:val="Issue"/>
    <w:basedOn w:val="DefaultParagraphFont"/>
    <w:uiPriority w:val="1"/>
    <w:qFormat/>
    <w:rsid w:val="00D25C07"/>
    <w:rPr>
      <w:color w:val="auto"/>
      <w:bdr w:val="none" w:sz="0" w:space="0" w:color="auto"/>
      <w:shd w:val="clear" w:color="auto" w:fill="C8BE84"/>
    </w:rPr>
  </w:style>
  <w:style w:type="character" w:customStyle="1" w:styleId="JournalTitle">
    <w:name w:val="JournalTitle"/>
    <w:basedOn w:val="DefaultParagraphFont"/>
    <w:uiPriority w:val="1"/>
    <w:qFormat/>
    <w:rsid w:val="00D25C07"/>
    <w:rPr>
      <w:color w:val="auto"/>
      <w:bdr w:val="none" w:sz="0" w:space="0" w:color="auto"/>
      <w:shd w:val="clear" w:color="auto" w:fill="CCFF99"/>
    </w:rPr>
  </w:style>
  <w:style w:type="character" w:styleId="PlaceholderText">
    <w:name w:val="Placeholder Text"/>
    <w:basedOn w:val="DefaultParagraphFont"/>
    <w:uiPriority w:val="99"/>
    <w:semiHidden/>
    <w:rsid w:val="007C1992"/>
    <w:rPr>
      <w:color w:val="808080"/>
    </w:rPr>
  </w:style>
  <w:style w:type="character" w:customStyle="1" w:styleId="Prefix">
    <w:name w:val="Prefix"/>
    <w:basedOn w:val="DefaultParagraphFont"/>
    <w:uiPriority w:val="1"/>
    <w:qFormat/>
    <w:rsid w:val="00D25C07"/>
    <w:rPr>
      <w:color w:val="auto"/>
      <w:bdr w:val="none" w:sz="0" w:space="0" w:color="auto"/>
      <w:shd w:val="clear" w:color="auto" w:fill="FF8633"/>
    </w:rPr>
  </w:style>
  <w:style w:type="character" w:customStyle="1" w:styleId="RefMisc">
    <w:name w:val="RefMisc"/>
    <w:basedOn w:val="DefaultParagraphFont"/>
    <w:uiPriority w:val="1"/>
    <w:qFormat/>
    <w:rsid w:val="00D25C07"/>
    <w:rPr>
      <w:color w:val="auto"/>
      <w:bdr w:val="none" w:sz="0" w:space="0" w:color="auto"/>
      <w:shd w:val="clear" w:color="auto" w:fill="FF9933"/>
    </w:rPr>
  </w:style>
  <w:style w:type="character" w:customStyle="1" w:styleId="Street">
    <w:name w:val="Street"/>
    <w:basedOn w:val="DefaultParagraphFont"/>
    <w:uiPriority w:val="1"/>
    <w:qFormat/>
    <w:rsid w:val="00D25C07"/>
    <w:rPr>
      <w:color w:val="auto"/>
      <w:bdr w:val="none" w:sz="0" w:space="0" w:color="auto"/>
      <w:shd w:val="clear" w:color="auto" w:fill="00CC99"/>
    </w:rPr>
  </w:style>
  <w:style w:type="character" w:styleId="Strong">
    <w:name w:val="Strong"/>
    <w:basedOn w:val="DefaultParagraphFont"/>
    <w:uiPriority w:val="22"/>
    <w:qFormat/>
    <w:rsid w:val="00D25C07"/>
    <w:rPr>
      <w:b/>
      <w:bCs/>
    </w:rPr>
  </w:style>
  <w:style w:type="character" w:customStyle="1" w:styleId="Suffix">
    <w:name w:val="Suffix"/>
    <w:basedOn w:val="DefaultParagraphFont"/>
    <w:uiPriority w:val="1"/>
    <w:qFormat/>
    <w:rsid w:val="00D25C07"/>
    <w:rPr>
      <w:color w:val="auto"/>
      <w:bdr w:val="none" w:sz="0" w:space="0" w:color="auto"/>
      <w:shd w:val="clear" w:color="auto" w:fill="FFA86D"/>
    </w:rPr>
  </w:style>
  <w:style w:type="character" w:customStyle="1" w:styleId="Surname">
    <w:name w:val="Surname"/>
    <w:basedOn w:val="DefaultParagraphFont"/>
    <w:uiPriority w:val="1"/>
    <w:qFormat/>
    <w:rsid w:val="00D25C07"/>
    <w:rPr>
      <w:color w:val="auto"/>
      <w:bdr w:val="none" w:sz="0" w:space="0" w:color="auto"/>
      <w:shd w:val="clear" w:color="auto" w:fill="BCBCBC"/>
    </w:rPr>
  </w:style>
  <w:style w:type="character" w:customStyle="1" w:styleId="Year">
    <w:name w:val="Year"/>
    <w:basedOn w:val="DefaultParagraphFont"/>
    <w:uiPriority w:val="1"/>
    <w:qFormat/>
    <w:rsid w:val="00D25C07"/>
    <w:rPr>
      <w:color w:val="auto"/>
      <w:bdr w:val="none" w:sz="0" w:space="0" w:color="auto"/>
      <w:shd w:val="clear" w:color="auto" w:fill="66FF66"/>
    </w:rPr>
  </w:style>
  <w:style w:type="character" w:customStyle="1" w:styleId="Proceeding">
    <w:name w:val="Proceeding"/>
    <w:basedOn w:val="DefaultParagraphFont"/>
    <w:uiPriority w:val="1"/>
    <w:qFormat/>
    <w:rsid w:val="00D25C07"/>
    <w:rPr>
      <w:color w:val="auto"/>
      <w:bdr w:val="none" w:sz="0" w:space="0" w:color="auto"/>
      <w:shd w:val="clear" w:color="auto" w:fill="A5BED6"/>
    </w:rPr>
  </w:style>
  <w:style w:type="character" w:customStyle="1" w:styleId="Report">
    <w:name w:val="Report"/>
    <w:basedOn w:val="DefaultParagraphFont"/>
    <w:uiPriority w:val="1"/>
    <w:qFormat/>
    <w:rsid w:val="00D25C07"/>
    <w:rPr>
      <w:bdr w:val="none" w:sz="0" w:space="0" w:color="auto"/>
      <w:shd w:val="clear" w:color="auto" w:fill="D7E553"/>
    </w:rPr>
  </w:style>
  <w:style w:type="character" w:customStyle="1" w:styleId="Thesis">
    <w:name w:val="Thesis"/>
    <w:basedOn w:val="DefaultParagraphFont"/>
    <w:uiPriority w:val="1"/>
    <w:qFormat/>
    <w:rsid w:val="00D25C07"/>
    <w:rPr>
      <w:color w:val="auto"/>
      <w:bdr w:val="none" w:sz="0" w:space="0" w:color="auto"/>
      <w:shd w:val="clear" w:color="auto" w:fill="E5D007"/>
    </w:rPr>
  </w:style>
  <w:style w:type="character" w:customStyle="1" w:styleId="Issn">
    <w:name w:val="Issn"/>
    <w:basedOn w:val="DefaultParagraphFont"/>
    <w:uiPriority w:val="1"/>
    <w:qFormat/>
    <w:rsid w:val="00D25C07"/>
    <w:rPr>
      <w:bdr w:val="none" w:sz="0" w:space="0" w:color="auto"/>
      <w:shd w:val="clear" w:color="auto" w:fill="A17189"/>
    </w:rPr>
  </w:style>
  <w:style w:type="character" w:customStyle="1" w:styleId="Isbn">
    <w:name w:val="Isbn"/>
    <w:basedOn w:val="DefaultParagraphFont"/>
    <w:uiPriority w:val="1"/>
    <w:qFormat/>
    <w:rsid w:val="00D25C07"/>
    <w:rPr>
      <w:bdr w:val="none" w:sz="0" w:space="0" w:color="auto"/>
      <w:shd w:val="clear" w:color="auto" w:fill="C8EBFC"/>
    </w:rPr>
  </w:style>
  <w:style w:type="character" w:customStyle="1" w:styleId="Coden">
    <w:name w:val="Coden"/>
    <w:basedOn w:val="DefaultParagraphFont"/>
    <w:uiPriority w:val="1"/>
    <w:qFormat/>
    <w:rsid w:val="00D25C07"/>
    <w:rPr>
      <w:color w:val="auto"/>
      <w:bdr w:val="none" w:sz="0" w:space="0" w:color="auto"/>
      <w:shd w:val="clear" w:color="auto" w:fill="F9A88F"/>
    </w:rPr>
  </w:style>
  <w:style w:type="character" w:customStyle="1" w:styleId="Patent">
    <w:name w:val="Patent"/>
    <w:basedOn w:val="DefaultParagraphFont"/>
    <w:uiPriority w:val="1"/>
    <w:qFormat/>
    <w:rsid w:val="00D25C07"/>
    <w:rPr>
      <w:color w:val="auto"/>
      <w:bdr w:val="none" w:sz="0" w:space="0" w:color="auto"/>
      <w:shd w:val="clear" w:color="auto" w:fill="B26510"/>
    </w:rPr>
  </w:style>
  <w:style w:type="character" w:customStyle="1" w:styleId="MiddleName">
    <w:name w:val="MiddleName"/>
    <w:basedOn w:val="DefaultParagraphFont"/>
    <w:uiPriority w:val="1"/>
    <w:qFormat/>
    <w:rsid w:val="00D25C07"/>
    <w:rPr>
      <w:color w:val="auto"/>
      <w:bdr w:val="none" w:sz="0" w:space="0" w:color="auto"/>
      <w:shd w:val="clear" w:color="auto" w:fill="9C9C9C"/>
    </w:rPr>
  </w:style>
  <w:style w:type="character" w:customStyle="1" w:styleId="Query">
    <w:name w:val="Query"/>
    <w:basedOn w:val="DefaultParagraphFont"/>
    <w:uiPriority w:val="1"/>
    <w:rsid w:val="00D25C07"/>
    <w:rPr>
      <w:bdr w:val="none" w:sz="0" w:space="0" w:color="auto"/>
      <w:shd w:val="clear" w:color="auto" w:fill="FFFF0F"/>
    </w:rPr>
  </w:style>
  <w:style w:type="character" w:customStyle="1" w:styleId="EdMiddleName">
    <w:name w:val="EdMiddleName"/>
    <w:basedOn w:val="DefaultParagraphFont"/>
    <w:uiPriority w:val="1"/>
    <w:rsid w:val="00D25C07"/>
    <w:rPr>
      <w:bdr w:val="none" w:sz="0" w:space="0" w:color="auto"/>
      <w:shd w:val="clear" w:color="auto" w:fill="FF67B3"/>
    </w:rPr>
  </w:style>
  <w:style w:type="paragraph" w:customStyle="1" w:styleId="Reference">
    <w:name w:val="Reference"/>
    <w:qFormat/>
    <w:rsid w:val="002C662C"/>
    <w:pPr>
      <w:widowControl w:val="0"/>
      <w:spacing w:after="0" w:line="360" w:lineRule="auto"/>
      <w:ind w:left="360" w:hanging="360"/>
    </w:pPr>
    <w:rPr>
      <w:rFonts w:ascii="Times New Roman" w:eastAsia="Times New Roman" w:hAnsi="Times New Roman"/>
      <w:kern w:val="0"/>
      <w:szCs w:val="22"/>
      <w:lang w:val="en-US" w:eastAsia="en-US"/>
      <w14:ligatures w14:val="none"/>
    </w:rPr>
  </w:style>
  <w:style w:type="paragraph" w:customStyle="1" w:styleId="Epigraph">
    <w:name w:val="Epigraph"/>
    <w:basedOn w:val="Extractflushleft"/>
    <w:qFormat/>
    <w:rsid w:val="002C662C"/>
  </w:style>
  <w:style w:type="character" w:customStyle="1" w:styleId="SubtitleChar">
    <w:name w:val="Subtitle Char"/>
    <w:basedOn w:val="DefaultParagraphFont"/>
    <w:link w:val="Subtitle"/>
    <w:uiPriority w:val="11"/>
    <w:rsid w:val="00D25C07"/>
    <w:rPr>
      <w:rFonts w:asciiTheme="majorHAnsi" w:eastAsiaTheme="majorEastAsia" w:hAnsiTheme="majorHAnsi" w:cstheme="majorBidi"/>
      <w:iCs/>
      <w:color w:val="156082" w:themeColor="accent1"/>
      <w:spacing w:val="15"/>
      <w:kern w:val="0"/>
      <w:lang w:val="en-US" w:eastAsia="en-US"/>
      <w14:ligatures w14:val="none"/>
    </w:rPr>
  </w:style>
  <w:style w:type="paragraph" w:styleId="Salutation">
    <w:name w:val="Salutation"/>
    <w:basedOn w:val="Normal"/>
    <w:next w:val="Normal"/>
    <w:link w:val="SalutationChar"/>
    <w:uiPriority w:val="99"/>
    <w:semiHidden/>
    <w:unhideWhenUsed/>
    <w:rsid w:val="007C1992"/>
  </w:style>
  <w:style w:type="character" w:customStyle="1" w:styleId="SalutationChar">
    <w:name w:val="Salutation Char"/>
    <w:basedOn w:val="DefaultParagraphFont"/>
    <w:link w:val="Salutation"/>
    <w:uiPriority w:val="99"/>
    <w:semiHidden/>
    <w:rsid w:val="007C1992"/>
    <w:rPr>
      <w:rFonts w:eastAsiaTheme="minorHAnsi"/>
      <w:kern w:val="0"/>
      <w:sz w:val="22"/>
      <w:szCs w:val="22"/>
      <w:lang w:val="en-US" w:eastAsia="en-US"/>
      <w14:ligatures w14:val="none"/>
    </w:rPr>
  </w:style>
  <w:style w:type="character" w:styleId="Emphasis">
    <w:name w:val="Emphasis"/>
    <w:basedOn w:val="DefaultParagraphFont"/>
    <w:uiPriority w:val="20"/>
    <w:qFormat/>
    <w:rsid w:val="007C1992"/>
    <w:rPr>
      <w:i/>
      <w:iCs/>
    </w:rPr>
  </w:style>
  <w:style w:type="paragraph" w:customStyle="1" w:styleId="Keywordshead">
    <w:name w:val="Keywords_head"/>
    <w:basedOn w:val="Normal"/>
    <w:next w:val="Keywords"/>
    <w:qFormat/>
    <w:rsid w:val="002C662C"/>
    <w:pPr>
      <w:widowControl w:val="0"/>
      <w:spacing w:before="120" w:after="120"/>
    </w:pPr>
    <w:rPr>
      <w:rFonts w:ascii="Times New Roman" w:hAnsi="Times New Roman"/>
      <w:b/>
    </w:rPr>
  </w:style>
  <w:style w:type="paragraph" w:customStyle="1" w:styleId="Firstpageinfo">
    <w:name w:val="First_page_info"/>
    <w:qFormat/>
    <w:rsid w:val="002C662C"/>
    <w:pPr>
      <w:widowControl w:val="0"/>
      <w:spacing w:after="60" w:line="240" w:lineRule="auto"/>
    </w:pPr>
    <w:rPr>
      <w:rFonts w:ascii="Times New Roman" w:eastAsia="Times New Roman" w:hAnsi="Times New Roman"/>
      <w:kern w:val="0"/>
      <w:sz w:val="20"/>
      <w:szCs w:val="22"/>
      <w:lang w:val="en-US" w:eastAsia="en-US"/>
      <w14:ligatures w14:val="none"/>
    </w:rPr>
  </w:style>
  <w:style w:type="paragraph" w:customStyle="1" w:styleId="Articletitle0">
    <w:name w:val="Article_title"/>
    <w:basedOn w:val="Normal"/>
    <w:next w:val="Author"/>
    <w:qFormat/>
    <w:rsid w:val="002C662C"/>
    <w:pPr>
      <w:widowControl w:val="0"/>
      <w:spacing w:before="240" w:after="240" w:line="240" w:lineRule="auto"/>
    </w:pPr>
    <w:rPr>
      <w:rFonts w:ascii="Times New Roman" w:hAnsi="Times New Roman"/>
      <w:b/>
      <w:snapToGrid w:val="0"/>
      <w:sz w:val="40"/>
    </w:rPr>
  </w:style>
  <w:style w:type="paragraph" w:customStyle="1" w:styleId="Footerright">
    <w:name w:val="Footer_right"/>
    <w:basedOn w:val="Footerleft"/>
    <w:next w:val="Articletitle0"/>
    <w:qFormat/>
    <w:rsid w:val="002C662C"/>
    <w:pPr>
      <w:jc w:val="right"/>
    </w:pPr>
  </w:style>
  <w:style w:type="paragraph" w:customStyle="1" w:styleId="Footerleft">
    <w:name w:val="Footer_left"/>
    <w:next w:val="Footerright"/>
    <w:qFormat/>
    <w:rsid w:val="002C662C"/>
    <w:pPr>
      <w:widowControl w:val="0"/>
      <w:spacing w:after="0" w:line="360" w:lineRule="auto"/>
    </w:pPr>
    <w:rPr>
      <w:rFonts w:ascii="Times New Roman" w:eastAsia="Times New Roman" w:hAnsi="Times New Roman"/>
      <w:i/>
      <w:kern w:val="0"/>
      <w:sz w:val="20"/>
      <w:szCs w:val="22"/>
      <w:lang w:val="en-US" w:eastAsia="en-US"/>
      <w14:ligatures w14:val="none"/>
    </w:rPr>
  </w:style>
  <w:style w:type="paragraph" w:customStyle="1" w:styleId="Abstractpara">
    <w:name w:val="Abstract_para"/>
    <w:next w:val="Head1"/>
    <w:qFormat/>
    <w:rsid w:val="002C662C"/>
    <w:pPr>
      <w:widowControl w:val="0"/>
      <w:spacing w:after="0" w:line="360" w:lineRule="auto"/>
    </w:pPr>
    <w:rPr>
      <w:rFonts w:ascii="Times New Roman" w:eastAsia="Times New Roman" w:hAnsi="Times New Roman"/>
      <w:snapToGrid w:val="0"/>
      <w:kern w:val="0"/>
      <w:szCs w:val="22"/>
      <w:lang w:val="en-US" w:eastAsia="en-US"/>
      <w14:ligatures w14:val="none"/>
    </w:rPr>
  </w:style>
  <w:style w:type="paragraph" w:customStyle="1" w:styleId="Author">
    <w:name w:val="Author"/>
    <w:next w:val="Affiliation"/>
    <w:qFormat/>
    <w:rsid w:val="002C662C"/>
    <w:pPr>
      <w:widowControl w:val="0"/>
      <w:spacing w:after="0" w:line="360" w:lineRule="auto"/>
    </w:pPr>
    <w:rPr>
      <w:rFonts w:ascii="Times New Roman" w:eastAsia="Times New Roman" w:hAnsi="Times New Roman"/>
      <w:snapToGrid w:val="0"/>
      <w:kern w:val="0"/>
      <w:sz w:val="28"/>
      <w:szCs w:val="22"/>
      <w:lang w:val="en-US" w:eastAsia="en-US"/>
      <w14:ligatures w14:val="none"/>
    </w:rPr>
  </w:style>
  <w:style w:type="paragraph" w:customStyle="1" w:styleId="Abstracthead">
    <w:name w:val="Abstract_head"/>
    <w:basedOn w:val="Keywordshead"/>
    <w:next w:val="Abstractpara"/>
    <w:qFormat/>
    <w:rsid w:val="002C662C"/>
  </w:style>
  <w:style w:type="paragraph" w:customStyle="1" w:styleId="Paraindented">
    <w:name w:val="Para_indented"/>
    <w:basedOn w:val="Paraflushleft"/>
    <w:qFormat/>
    <w:rsid w:val="002C662C"/>
    <w:pPr>
      <w:ind w:firstLine="360"/>
    </w:pPr>
  </w:style>
  <w:style w:type="paragraph" w:customStyle="1" w:styleId="Extractflushleft">
    <w:name w:val="Extract_flushleft"/>
    <w:next w:val="Extractindented"/>
    <w:qFormat/>
    <w:rsid w:val="002C662C"/>
    <w:pPr>
      <w:widowControl w:val="0"/>
      <w:spacing w:before="120" w:after="120" w:line="360" w:lineRule="auto"/>
      <w:ind w:left="720" w:right="720"/>
    </w:pPr>
    <w:rPr>
      <w:rFonts w:ascii="Times New Roman" w:eastAsia="Times New Roman" w:hAnsi="Times New Roman"/>
      <w:snapToGrid w:val="0"/>
      <w:kern w:val="0"/>
      <w:szCs w:val="22"/>
      <w:lang w:val="en-US" w:eastAsia="en-US"/>
      <w14:ligatures w14:val="none"/>
    </w:rPr>
  </w:style>
  <w:style w:type="paragraph" w:customStyle="1" w:styleId="Displayequationnum">
    <w:name w:val="Display_equation_num"/>
    <w:basedOn w:val="Displayequationunnum"/>
    <w:qFormat/>
    <w:rsid w:val="002C662C"/>
  </w:style>
  <w:style w:type="paragraph" w:customStyle="1" w:styleId="Displayequationunnum">
    <w:name w:val="Display_equation_unnum"/>
    <w:basedOn w:val="Normal"/>
    <w:qFormat/>
    <w:rsid w:val="002C662C"/>
    <w:pPr>
      <w:spacing w:before="240" w:after="240" w:line="240" w:lineRule="atLeast"/>
      <w:ind w:left="360"/>
      <w:jc w:val="center"/>
    </w:pPr>
    <w:rPr>
      <w:rFonts w:ascii="Times New Roman" w:hAnsi="Times New Roman"/>
      <w:sz w:val="20"/>
    </w:rPr>
  </w:style>
  <w:style w:type="paragraph" w:customStyle="1" w:styleId="Acknowledgmentshead">
    <w:name w:val="Acknowledgments_head"/>
    <w:basedOn w:val="Head1"/>
    <w:next w:val="Acknowledgmentspara"/>
    <w:qFormat/>
    <w:rsid w:val="002C662C"/>
  </w:style>
  <w:style w:type="paragraph" w:customStyle="1" w:styleId="Acknowledgmentspara">
    <w:name w:val="Acknowledgments_para"/>
    <w:basedOn w:val="Paraflushleft"/>
    <w:next w:val="Acknowledgmentsindented"/>
    <w:qFormat/>
    <w:rsid w:val="002C662C"/>
  </w:style>
  <w:style w:type="paragraph" w:customStyle="1" w:styleId="Litcitedhead">
    <w:name w:val="Lit_cited_head"/>
    <w:basedOn w:val="Head1"/>
    <w:next w:val="Reference"/>
    <w:qFormat/>
    <w:rsid w:val="002C662C"/>
  </w:style>
  <w:style w:type="paragraph" w:customStyle="1" w:styleId="Tabletitle">
    <w:name w:val="Table_title"/>
    <w:qFormat/>
    <w:rsid w:val="002C662C"/>
    <w:pPr>
      <w:widowControl w:val="0"/>
      <w:spacing w:after="60" w:line="360" w:lineRule="auto"/>
    </w:pPr>
    <w:rPr>
      <w:rFonts w:ascii="Times New Roman" w:eastAsia="Times New Roman" w:hAnsi="Times New Roman"/>
      <w:kern w:val="0"/>
      <w:szCs w:val="22"/>
      <w:lang w:val="en-US" w:eastAsia="en-US"/>
      <w14:ligatures w14:val="none"/>
    </w:rPr>
  </w:style>
  <w:style w:type="paragraph" w:customStyle="1" w:styleId="Tablecolumnhead">
    <w:name w:val="Table_column_head"/>
    <w:qFormat/>
    <w:rsid w:val="002C662C"/>
    <w:pPr>
      <w:widowControl w:val="0"/>
      <w:spacing w:before="60" w:after="60" w:line="240" w:lineRule="auto"/>
    </w:pPr>
    <w:rPr>
      <w:rFonts w:ascii="Times New Roman" w:eastAsia="Times New Roman" w:hAnsi="Times New Roman"/>
      <w:b/>
      <w:kern w:val="0"/>
      <w:szCs w:val="22"/>
      <w:lang w:val="en-US" w:eastAsia="en-US"/>
      <w14:ligatures w14:val="none"/>
    </w:rPr>
  </w:style>
  <w:style w:type="paragraph" w:customStyle="1" w:styleId="Tablebody">
    <w:name w:val="Table_body"/>
    <w:qFormat/>
    <w:rsid w:val="002C662C"/>
    <w:pPr>
      <w:widowControl w:val="0"/>
      <w:spacing w:after="60" w:line="240" w:lineRule="auto"/>
      <w:ind w:left="72" w:hanging="72"/>
    </w:pPr>
    <w:rPr>
      <w:rFonts w:ascii="Times New Roman" w:eastAsia="Times New Roman" w:hAnsi="Times New Roman"/>
      <w:kern w:val="0"/>
      <w:szCs w:val="22"/>
      <w:lang w:val="en-US" w:eastAsia="en-US"/>
      <w14:ligatures w14:val="none"/>
    </w:rPr>
  </w:style>
  <w:style w:type="paragraph" w:customStyle="1" w:styleId="Tablefootnote">
    <w:name w:val="Table_footnote"/>
    <w:qFormat/>
    <w:rsid w:val="002C662C"/>
    <w:pPr>
      <w:widowControl w:val="0"/>
      <w:spacing w:after="60" w:line="360" w:lineRule="auto"/>
    </w:pPr>
    <w:rPr>
      <w:rFonts w:ascii="Times New Roman" w:eastAsia="Times New Roman" w:hAnsi="Times New Roman"/>
      <w:kern w:val="0"/>
      <w:szCs w:val="22"/>
      <w:lang w:val="en-US" w:eastAsia="en-US"/>
      <w14:ligatures w14:val="none"/>
    </w:rPr>
  </w:style>
  <w:style w:type="paragraph" w:customStyle="1" w:styleId="Figurecaption">
    <w:name w:val="Figure_caption"/>
    <w:basedOn w:val="Normal"/>
    <w:next w:val="Paraindented"/>
    <w:qFormat/>
    <w:rsid w:val="002C662C"/>
    <w:pPr>
      <w:widowControl w:val="0"/>
      <w:spacing w:before="360" w:after="360"/>
    </w:pPr>
    <w:rPr>
      <w:rFonts w:ascii="Times New Roman" w:hAnsi="Times New Roman"/>
    </w:rPr>
  </w:style>
  <w:style w:type="paragraph" w:customStyle="1" w:styleId="Paraflushleft">
    <w:name w:val="Para_flushleft"/>
    <w:next w:val="Paraindented"/>
    <w:qFormat/>
    <w:rsid w:val="002C662C"/>
    <w:pPr>
      <w:widowControl w:val="0"/>
      <w:spacing w:after="0" w:line="360" w:lineRule="auto"/>
    </w:pPr>
    <w:rPr>
      <w:rFonts w:ascii="Times New Roman" w:eastAsia="Times New Roman" w:hAnsi="Times New Roman"/>
      <w:kern w:val="0"/>
      <w:szCs w:val="22"/>
      <w:lang w:val="en-US" w:eastAsia="en-US"/>
      <w14:ligatures w14:val="none"/>
    </w:rPr>
  </w:style>
  <w:style w:type="paragraph" w:customStyle="1" w:styleId="Keywords">
    <w:name w:val="Keywords"/>
    <w:next w:val="Abstracthead"/>
    <w:qFormat/>
    <w:rsid w:val="002C662C"/>
    <w:pPr>
      <w:spacing w:after="0" w:line="360" w:lineRule="auto"/>
    </w:pPr>
    <w:rPr>
      <w:rFonts w:ascii="Times New Roman" w:eastAsia="Times New Roman" w:hAnsi="Times New Roman"/>
      <w:snapToGrid w:val="0"/>
      <w:kern w:val="0"/>
      <w:szCs w:val="22"/>
      <w:lang w:val="en-US" w:eastAsia="en-US"/>
      <w14:ligatures w14:val="none"/>
    </w:rPr>
  </w:style>
  <w:style w:type="character" w:customStyle="1" w:styleId="Figurecallout">
    <w:name w:val="Figure_callout"/>
    <w:qFormat/>
    <w:rsid w:val="002C662C"/>
    <w:rPr>
      <w:rFonts w:ascii="Times New Roman" w:hAnsi="Times New Roman"/>
      <w:b/>
      <w:dstrike w:val="0"/>
      <w:color w:val="0070C0"/>
      <w:sz w:val="24"/>
      <w:vertAlign w:val="baseline"/>
    </w:rPr>
  </w:style>
  <w:style w:type="character" w:customStyle="1" w:styleId="Tablecallout">
    <w:name w:val="Table_callout"/>
    <w:qFormat/>
    <w:rsid w:val="002C662C"/>
    <w:rPr>
      <w:rFonts w:ascii="Times New Roman" w:hAnsi="Times New Roman"/>
      <w:b/>
      <w:color w:val="984806"/>
      <w:sz w:val="24"/>
    </w:rPr>
  </w:style>
  <w:style w:type="paragraph" w:customStyle="1" w:styleId="Futurehead">
    <w:name w:val="Future_head"/>
    <w:basedOn w:val="Head1"/>
    <w:next w:val="Futurelist"/>
    <w:qFormat/>
    <w:rsid w:val="002C662C"/>
  </w:style>
  <w:style w:type="paragraph" w:customStyle="1" w:styleId="Futurelist">
    <w:name w:val="Future_list"/>
    <w:basedOn w:val="Summarylist"/>
    <w:qFormat/>
    <w:rsid w:val="002C662C"/>
  </w:style>
  <w:style w:type="paragraph" w:customStyle="1" w:styleId="Summaryhead">
    <w:name w:val="Summary_head"/>
    <w:basedOn w:val="Head1"/>
    <w:next w:val="Summarylist"/>
    <w:qFormat/>
    <w:rsid w:val="002C662C"/>
  </w:style>
  <w:style w:type="paragraph" w:customStyle="1" w:styleId="Summarylist">
    <w:name w:val="Summary_list"/>
    <w:qFormat/>
    <w:rsid w:val="002C662C"/>
    <w:pPr>
      <w:widowControl w:val="0"/>
      <w:tabs>
        <w:tab w:val="num" w:pos="720"/>
      </w:tabs>
      <w:spacing w:after="0" w:line="360" w:lineRule="auto"/>
      <w:ind w:left="720" w:hanging="360"/>
    </w:pPr>
    <w:rPr>
      <w:rFonts w:ascii="Times New Roman" w:eastAsia="Times New Roman" w:hAnsi="Times New Roman"/>
      <w:kern w:val="0"/>
      <w:szCs w:val="22"/>
      <w:lang w:val="en-US" w:eastAsia="en-US"/>
      <w14:ligatures w14:val="none"/>
    </w:rPr>
  </w:style>
  <w:style w:type="paragraph" w:customStyle="1" w:styleId="Referenceannotation">
    <w:name w:val="Reference_annotation"/>
    <w:next w:val="Reference"/>
    <w:qFormat/>
    <w:rsid w:val="002C662C"/>
    <w:pPr>
      <w:widowControl w:val="0"/>
      <w:spacing w:before="120" w:after="120" w:line="240" w:lineRule="auto"/>
    </w:pPr>
    <w:rPr>
      <w:rFonts w:ascii="Times New Roman" w:eastAsia="Times New Roman" w:hAnsi="Times New Roman"/>
      <w:b/>
      <w:kern w:val="0"/>
      <w:szCs w:val="22"/>
      <w:lang w:val="en-US" w:eastAsia="en-US"/>
      <w14:ligatures w14:val="none"/>
    </w:rPr>
  </w:style>
  <w:style w:type="paragraph" w:customStyle="1" w:styleId="Sidebarhead1">
    <w:name w:val="Sidebar_head1"/>
    <w:basedOn w:val="Head1"/>
    <w:next w:val="Sidebarflushleft"/>
    <w:qFormat/>
    <w:rsid w:val="002C662C"/>
    <w:pPr>
      <w:jc w:val="center"/>
    </w:pPr>
  </w:style>
  <w:style w:type="paragraph" w:customStyle="1" w:styleId="Relatedresourceshead">
    <w:name w:val="Related_resources_head"/>
    <w:basedOn w:val="Head1"/>
    <w:next w:val="Relatedresources"/>
    <w:qFormat/>
    <w:rsid w:val="002C662C"/>
  </w:style>
  <w:style w:type="paragraph" w:customStyle="1" w:styleId="Termfloat">
    <w:name w:val="Term_float"/>
    <w:qFormat/>
    <w:rsid w:val="002C662C"/>
    <w:pPr>
      <w:widowControl w:val="0"/>
      <w:spacing w:after="60" w:line="240" w:lineRule="auto"/>
    </w:pPr>
    <w:rPr>
      <w:rFonts w:ascii="Times New Roman" w:eastAsia="Times New Roman" w:hAnsi="Times New Roman"/>
      <w:color w:val="008000"/>
      <w:kern w:val="0"/>
      <w:szCs w:val="22"/>
      <w:lang w:val="en-US" w:eastAsia="en-US"/>
      <w14:ligatures w14:val="none"/>
    </w:rPr>
  </w:style>
  <w:style w:type="character" w:customStyle="1" w:styleId="Tabletitlec">
    <w:name w:val="Table_title_c"/>
    <w:qFormat/>
    <w:rsid w:val="002C662C"/>
    <w:rPr>
      <w:rFonts w:ascii="Times New Roman" w:hAnsi="Times New Roman"/>
      <w:color w:val="984806"/>
      <w:sz w:val="24"/>
    </w:rPr>
  </w:style>
  <w:style w:type="character" w:customStyle="1" w:styleId="Termintext">
    <w:name w:val="Term_intext"/>
    <w:qFormat/>
    <w:rsid w:val="002C662C"/>
    <w:rPr>
      <w:rFonts w:ascii="Times New Roman" w:hAnsi="Times New Roman"/>
      <w:caps w:val="0"/>
      <w:smallCaps w:val="0"/>
      <w:strike w:val="0"/>
      <w:dstrike w:val="0"/>
      <w:vanish w:val="0"/>
      <w:color w:val="00800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Contributionshead">
    <w:name w:val="Contributions_head"/>
    <w:basedOn w:val="Head1"/>
    <w:next w:val="Contributionspara"/>
    <w:autoRedefine/>
    <w:qFormat/>
    <w:rsid w:val="002C662C"/>
  </w:style>
  <w:style w:type="paragraph" w:customStyle="1" w:styleId="Bulletlist1">
    <w:name w:val="Bulletlist1"/>
    <w:qFormat/>
    <w:rsid w:val="002C662C"/>
    <w:pPr>
      <w:widowControl w:val="0"/>
      <w:numPr>
        <w:numId w:val="1"/>
      </w:numPr>
      <w:spacing w:after="60" w:line="360" w:lineRule="auto"/>
      <w:ind w:left="1080" w:hanging="360"/>
    </w:pPr>
    <w:rPr>
      <w:rFonts w:ascii="Times New Roman" w:eastAsia="Times New Roman" w:hAnsi="Times New Roman"/>
      <w:kern w:val="0"/>
      <w:szCs w:val="22"/>
      <w:lang w:val="en-US" w:eastAsia="en-US"/>
      <w14:ligatures w14:val="none"/>
    </w:rPr>
  </w:style>
  <w:style w:type="paragraph" w:customStyle="1" w:styleId="Extractindented">
    <w:name w:val="Extract_indented"/>
    <w:basedOn w:val="Extractflushleft"/>
    <w:qFormat/>
    <w:rsid w:val="002C662C"/>
    <w:pPr>
      <w:ind w:firstLine="360"/>
    </w:pPr>
    <w:rPr>
      <w:snapToGrid/>
    </w:rPr>
  </w:style>
  <w:style w:type="paragraph" w:customStyle="1" w:styleId="Footnotetext0">
    <w:name w:val="Footnote_text"/>
    <w:basedOn w:val="Paraflushleft"/>
    <w:qFormat/>
    <w:rsid w:val="002C662C"/>
  </w:style>
  <w:style w:type="paragraph" w:customStyle="1" w:styleId="Numberlist1">
    <w:name w:val="Numberlist1"/>
    <w:qFormat/>
    <w:rsid w:val="002C662C"/>
    <w:pPr>
      <w:widowControl w:val="0"/>
      <w:numPr>
        <w:numId w:val="2"/>
      </w:numPr>
      <w:spacing w:after="60" w:line="360" w:lineRule="auto"/>
      <w:ind w:left="1080" w:hanging="360"/>
    </w:pPr>
    <w:rPr>
      <w:rFonts w:ascii="Times New Roman" w:eastAsia="Times New Roman" w:hAnsi="Times New Roman"/>
      <w:kern w:val="0"/>
      <w:szCs w:val="22"/>
      <w:lang w:val="en-US" w:eastAsia="en-US"/>
      <w14:ligatures w14:val="none"/>
    </w:rPr>
  </w:style>
  <w:style w:type="paragraph" w:customStyle="1" w:styleId="Sidebarindented">
    <w:name w:val="Sidebar_indented"/>
    <w:basedOn w:val="Paraindented"/>
    <w:qFormat/>
    <w:rsid w:val="002C662C"/>
    <w:pPr>
      <w:spacing w:after="60" w:line="240" w:lineRule="auto"/>
    </w:pPr>
  </w:style>
  <w:style w:type="character" w:customStyle="1" w:styleId="Equationcallout">
    <w:name w:val="Equation_callout"/>
    <w:qFormat/>
    <w:rsid w:val="002C662C"/>
    <w:rPr>
      <w:rFonts w:ascii="Times New Roman" w:hAnsi="Times New Roman"/>
      <w:b w:val="0"/>
      <w:dstrike w:val="0"/>
      <w:color w:val="FF6600"/>
      <w:sz w:val="24"/>
      <w:vertAlign w:val="baseline"/>
    </w:rPr>
  </w:style>
  <w:style w:type="paragraph" w:customStyle="1" w:styleId="Contributionspara">
    <w:name w:val="Contributions_para"/>
    <w:basedOn w:val="Paraflushleft"/>
    <w:next w:val="Contributionsindented"/>
    <w:qFormat/>
    <w:rsid w:val="002C662C"/>
  </w:style>
  <w:style w:type="paragraph" w:customStyle="1" w:styleId="Disclosurehead">
    <w:name w:val="Disclosure_head"/>
    <w:basedOn w:val="Head1"/>
    <w:next w:val="Disclosurepara"/>
    <w:qFormat/>
    <w:rsid w:val="002C662C"/>
  </w:style>
  <w:style w:type="character" w:customStyle="1" w:styleId="Videocallout">
    <w:name w:val="Video_callout"/>
    <w:qFormat/>
    <w:rsid w:val="002C662C"/>
    <w:rPr>
      <w:rFonts w:ascii="Times New Roman" w:hAnsi="Times New Roman"/>
      <w:b/>
      <w:dstrike w:val="0"/>
      <w:color w:val="FF0000"/>
      <w:sz w:val="24"/>
      <w:vertAlign w:val="baseline"/>
    </w:rPr>
  </w:style>
  <w:style w:type="paragraph" w:customStyle="1" w:styleId="Sidebarhead2">
    <w:name w:val="Sidebar_head2"/>
    <w:next w:val="Sidebarflushleft"/>
    <w:qFormat/>
    <w:rsid w:val="002C662C"/>
    <w:pPr>
      <w:widowControl w:val="0"/>
      <w:spacing w:before="240" w:after="120" w:line="240" w:lineRule="auto"/>
      <w:jc w:val="center"/>
    </w:pPr>
    <w:rPr>
      <w:rFonts w:ascii="Times New Roman" w:eastAsia="Times New Roman" w:hAnsi="Times New Roman"/>
      <w:b/>
      <w:kern w:val="0"/>
      <w:szCs w:val="22"/>
      <w:lang w:val="en-US" w:eastAsia="en-US"/>
      <w14:ligatures w14:val="none"/>
    </w:rPr>
  </w:style>
  <w:style w:type="character" w:customStyle="1" w:styleId="SupMatcallout">
    <w:name w:val="SupMat_callout"/>
    <w:uiPriority w:val="1"/>
    <w:rsid w:val="00D25C07"/>
    <w:rPr>
      <w:rFonts w:ascii="Times New Roman" w:hAnsi="Times New Roman"/>
      <w:b/>
      <w:sz w:val="24"/>
    </w:rPr>
  </w:style>
  <w:style w:type="paragraph" w:customStyle="1" w:styleId="Sidebarflushleft">
    <w:name w:val="Sidebar_flushleft"/>
    <w:basedOn w:val="Paraflushleft"/>
    <w:next w:val="Sidebarindented"/>
    <w:qFormat/>
    <w:rsid w:val="002C662C"/>
    <w:pPr>
      <w:spacing w:line="240" w:lineRule="auto"/>
    </w:pPr>
  </w:style>
  <w:style w:type="paragraph" w:customStyle="1" w:styleId="Disclosurepara">
    <w:name w:val="Disclosure_para"/>
    <w:basedOn w:val="Paraflushleft"/>
    <w:autoRedefine/>
    <w:qFormat/>
    <w:rsid w:val="002C662C"/>
  </w:style>
  <w:style w:type="character" w:customStyle="1" w:styleId="Figurecaptionc">
    <w:name w:val="Figure_caption_c"/>
    <w:qFormat/>
    <w:rsid w:val="002C662C"/>
    <w:rPr>
      <w:rFonts w:ascii="Times New Roman" w:hAnsi="Times New Roman"/>
      <w:b w:val="0"/>
      <w:color w:val="0070C0"/>
      <w:sz w:val="24"/>
    </w:rPr>
  </w:style>
  <w:style w:type="paragraph" w:customStyle="1" w:styleId="Mathstatement">
    <w:name w:val="Math_statement"/>
    <w:qFormat/>
    <w:rsid w:val="002C662C"/>
    <w:pPr>
      <w:spacing w:before="120" w:after="120" w:line="360" w:lineRule="auto"/>
      <w:ind w:left="720" w:right="720"/>
    </w:pPr>
    <w:rPr>
      <w:rFonts w:ascii="Times New Roman" w:eastAsia="Times New Roman" w:hAnsi="Times New Roman"/>
      <w:kern w:val="0"/>
      <w:szCs w:val="22"/>
      <w:lang w:val="en-US" w:eastAsia="en-US"/>
      <w14:ligatures w14:val="none"/>
    </w:rPr>
  </w:style>
  <w:style w:type="character" w:customStyle="1" w:styleId="Mathstatementcallout">
    <w:name w:val="Math_statement_callout"/>
    <w:uiPriority w:val="1"/>
    <w:qFormat/>
    <w:rsid w:val="002C662C"/>
    <w:rPr>
      <w:rFonts w:ascii="Times New Roman" w:hAnsi="Times New Roman"/>
      <w:b w:val="0"/>
      <w:color w:val="008080"/>
      <w:sz w:val="24"/>
    </w:rPr>
  </w:style>
  <w:style w:type="character" w:customStyle="1" w:styleId="Mathstatementhead">
    <w:name w:val="Math_statement_head"/>
    <w:qFormat/>
    <w:rsid w:val="002C662C"/>
    <w:rPr>
      <w:rFonts w:ascii="Times New Roman" w:hAnsi="Times New Roman"/>
      <w:b/>
      <w:bCs/>
      <w:sz w:val="24"/>
    </w:rPr>
  </w:style>
  <w:style w:type="paragraph" w:customStyle="1" w:styleId="Mathstatementindented">
    <w:name w:val="Math_statement_indented"/>
    <w:basedOn w:val="Mathstatement"/>
    <w:qFormat/>
    <w:rsid w:val="002C662C"/>
    <w:pPr>
      <w:ind w:firstLine="360"/>
    </w:pPr>
  </w:style>
  <w:style w:type="paragraph" w:customStyle="1" w:styleId="Mathstatementnumberlist">
    <w:name w:val="Math_statement_numberlist"/>
    <w:basedOn w:val="Numberlist1"/>
    <w:qFormat/>
    <w:rsid w:val="002C662C"/>
    <w:pPr>
      <w:numPr>
        <w:numId w:val="53"/>
      </w:numPr>
      <w:ind w:left="1440" w:right="720"/>
    </w:pPr>
  </w:style>
  <w:style w:type="paragraph" w:customStyle="1" w:styleId="Programcode">
    <w:name w:val="Program_code"/>
    <w:basedOn w:val="Normal"/>
    <w:link w:val="ProgramcodeChar"/>
    <w:qFormat/>
    <w:rsid w:val="002C662C"/>
    <w:pPr>
      <w:spacing w:line="360" w:lineRule="auto"/>
      <w:ind w:left="720" w:right="720"/>
    </w:pPr>
    <w:rPr>
      <w:rFonts w:ascii="Courier New" w:hAnsi="Courier New"/>
    </w:rPr>
  </w:style>
  <w:style w:type="character" w:customStyle="1" w:styleId="ProgramcodeChar">
    <w:name w:val="Program_code Char"/>
    <w:basedOn w:val="DefaultParagraphFont"/>
    <w:link w:val="Programcode"/>
    <w:rsid w:val="002C662C"/>
    <w:rPr>
      <w:rFonts w:ascii="Courier New" w:eastAsia="Times New Roman" w:hAnsi="Courier New"/>
      <w:kern w:val="0"/>
      <w:sz w:val="22"/>
      <w:szCs w:val="22"/>
      <w:lang w:val="en-US" w:eastAsia="en-US"/>
      <w14:ligatures w14:val="none"/>
    </w:rPr>
  </w:style>
  <w:style w:type="character" w:customStyle="1" w:styleId="Sidebarcallout">
    <w:name w:val="Sidebar_callout"/>
    <w:basedOn w:val="DefaultParagraphFont"/>
    <w:uiPriority w:val="1"/>
    <w:qFormat/>
    <w:rsid w:val="002C662C"/>
    <w:rPr>
      <w:rFonts w:ascii="Times New Roman" w:hAnsi="Times New Roman"/>
      <w:color w:val="990099"/>
      <w:sz w:val="24"/>
    </w:rPr>
  </w:style>
  <w:style w:type="paragraph" w:customStyle="1" w:styleId="Bulletlist2">
    <w:name w:val="Bulletlist2"/>
    <w:basedOn w:val="Bulletlist1"/>
    <w:qFormat/>
    <w:rsid w:val="002C662C"/>
    <w:pPr>
      <w:numPr>
        <w:numId w:val="52"/>
      </w:numPr>
    </w:pPr>
  </w:style>
  <w:style w:type="paragraph" w:customStyle="1" w:styleId="Bulletlistcontinue">
    <w:name w:val="Bulletlist_continue"/>
    <w:basedOn w:val="Bulletlist1"/>
    <w:qFormat/>
    <w:rsid w:val="002C662C"/>
    <w:pPr>
      <w:numPr>
        <w:numId w:val="0"/>
      </w:numPr>
      <w:tabs>
        <w:tab w:val="left" w:pos="1080"/>
      </w:tabs>
      <w:ind w:left="1080"/>
    </w:pPr>
  </w:style>
  <w:style w:type="paragraph" w:customStyle="1" w:styleId="Relatedresources">
    <w:name w:val="Related_resources"/>
    <w:basedOn w:val="Reference"/>
    <w:qFormat/>
    <w:rsid w:val="002C662C"/>
  </w:style>
  <w:style w:type="character" w:customStyle="1" w:styleId="Footnotereference0">
    <w:name w:val="Footnote_reference"/>
    <w:uiPriority w:val="1"/>
    <w:qFormat/>
    <w:rsid w:val="002C662C"/>
    <w:rPr>
      <w:rFonts w:ascii="Times New Roman" w:hAnsi="Times New Roman"/>
      <w:sz w:val="24"/>
      <w:vertAlign w:val="superscript"/>
    </w:rPr>
  </w:style>
  <w:style w:type="character" w:customStyle="1" w:styleId="SupMatcalloutChar">
    <w:name w:val="SupMat_callout Char"/>
    <w:rsid w:val="002C662C"/>
    <w:rPr>
      <w:rFonts w:ascii="Times New Roman" w:hAnsi="Times New Roman"/>
      <w:b/>
      <w:sz w:val="24"/>
    </w:rPr>
  </w:style>
  <w:style w:type="paragraph" w:styleId="BalloonText">
    <w:name w:val="Balloon Text"/>
    <w:basedOn w:val="Normal"/>
    <w:link w:val="BalloonTextChar"/>
    <w:rsid w:val="002C662C"/>
    <w:rPr>
      <w:rFonts w:ascii="Segoe UI" w:hAnsi="Segoe UI" w:cs="Segoe UI"/>
      <w:sz w:val="18"/>
      <w:szCs w:val="18"/>
    </w:rPr>
  </w:style>
  <w:style w:type="character" w:customStyle="1" w:styleId="BalloonTextChar">
    <w:name w:val="Balloon Text Char"/>
    <w:basedOn w:val="DefaultParagraphFont"/>
    <w:link w:val="BalloonText"/>
    <w:rsid w:val="002C662C"/>
    <w:rPr>
      <w:rFonts w:ascii="Segoe UI" w:eastAsia="Times New Roman" w:hAnsi="Segoe UI" w:cs="Segoe UI"/>
      <w:kern w:val="0"/>
      <w:sz w:val="18"/>
      <w:szCs w:val="18"/>
      <w:lang w:val="en-US" w:eastAsia="en-US"/>
      <w14:ligatures w14:val="none"/>
    </w:rPr>
  </w:style>
  <w:style w:type="paragraph" w:customStyle="1" w:styleId="Epigraphattribution">
    <w:name w:val="Epigraph_attribution"/>
    <w:basedOn w:val="Epigraph"/>
    <w:qFormat/>
    <w:rsid w:val="002C662C"/>
    <w:pPr>
      <w:jc w:val="right"/>
    </w:pPr>
  </w:style>
  <w:style w:type="paragraph" w:customStyle="1" w:styleId="Acknowledgmentsindented">
    <w:name w:val="Acknowledgments_indented"/>
    <w:basedOn w:val="Paraflushleft"/>
    <w:qFormat/>
    <w:rsid w:val="002C662C"/>
    <w:pPr>
      <w:ind w:firstLine="360"/>
    </w:pPr>
  </w:style>
  <w:style w:type="paragraph" w:customStyle="1" w:styleId="Contributionsindented">
    <w:name w:val="Contributions_indented"/>
    <w:basedOn w:val="Paraflushleft"/>
    <w:rsid w:val="002C662C"/>
    <w:pPr>
      <w:ind w:firstLine="360"/>
    </w:pPr>
  </w:style>
  <w:style w:type="character" w:styleId="UnresolvedMention">
    <w:name w:val="Unresolved Mention"/>
    <w:basedOn w:val="DefaultParagraphFont"/>
    <w:uiPriority w:val="99"/>
    <w:semiHidden/>
    <w:unhideWhenUsed/>
    <w:rsid w:val="00FE1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142">
      <w:bodyDiv w:val="1"/>
      <w:marLeft w:val="0"/>
      <w:marRight w:val="0"/>
      <w:marTop w:val="0"/>
      <w:marBottom w:val="0"/>
      <w:divBdr>
        <w:top w:val="none" w:sz="0" w:space="0" w:color="auto"/>
        <w:left w:val="none" w:sz="0" w:space="0" w:color="auto"/>
        <w:bottom w:val="none" w:sz="0" w:space="0" w:color="auto"/>
        <w:right w:val="none" w:sz="0" w:space="0" w:color="auto"/>
      </w:divBdr>
    </w:div>
    <w:div w:id="19858361">
      <w:bodyDiv w:val="1"/>
      <w:marLeft w:val="0"/>
      <w:marRight w:val="0"/>
      <w:marTop w:val="0"/>
      <w:marBottom w:val="0"/>
      <w:divBdr>
        <w:top w:val="none" w:sz="0" w:space="0" w:color="auto"/>
        <w:left w:val="none" w:sz="0" w:space="0" w:color="auto"/>
        <w:bottom w:val="none" w:sz="0" w:space="0" w:color="auto"/>
        <w:right w:val="none" w:sz="0" w:space="0" w:color="auto"/>
      </w:divBdr>
    </w:div>
    <w:div w:id="20329070">
      <w:bodyDiv w:val="1"/>
      <w:marLeft w:val="0"/>
      <w:marRight w:val="0"/>
      <w:marTop w:val="0"/>
      <w:marBottom w:val="0"/>
      <w:divBdr>
        <w:top w:val="none" w:sz="0" w:space="0" w:color="auto"/>
        <w:left w:val="none" w:sz="0" w:space="0" w:color="auto"/>
        <w:bottom w:val="none" w:sz="0" w:space="0" w:color="auto"/>
        <w:right w:val="none" w:sz="0" w:space="0" w:color="auto"/>
      </w:divBdr>
    </w:div>
    <w:div w:id="25523437">
      <w:bodyDiv w:val="1"/>
      <w:marLeft w:val="0"/>
      <w:marRight w:val="0"/>
      <w:marTop w:val="0"/>
      <w:marBottom w:val="0"/>
      <w:divBdr>
        <w:top w:val="none" w:sz="0" w:space="0" w:color="auto"/>
        <w:left w:val="none" w:sz="0" w:space="0" w:color="auto"/>
        <w:bottom w:val="none" w:sz="0" w:space="0" w:color="auto"/>
        <w:right w:val="none" w:sz="0" w:space="0" w:color="auto"/>
      </w:divBdr>
    </w:div>
    <w:div w:id="33621221">
      <w:bodyDiv w:val="1"/>
      <w:marLeft w:val="0"/>
      <w:marRight w:val="0"/>
      <w:marTop w:val="0"/>
      <w:marBottom w:val="0"/>
      <w:divBdr>
        <w:top w:val="none" w:sz="0" w:space="0" w:color="auto"/>
        <w:left w:val="none" w:sz="0" w:space="0" w:color="auto"/>
        <w:bottom w:val="none" w:sz="0" w:space="0" w:color="auto"/>
        <w:right w:val="none" w:sz="0" w:space="0" w:color="auto"/>
      </w:divBdr>
    </w:div>
    <w:div w:id="60953598">
      <w:bodyDiv w:val="1"/>
      <w:marLeft w:val="0"/>
      <w:marRight w:val="0"/>
      <w:marTop w:val="0"/>
      <w:marBottom w:val="0"/>
      <w:divBdr>
        <w:top w:val="none" w:sz="0" w:space="0" w:color="auto"/>
        <w:left w:val="none" w:sz="0" w:space="0" w:color="auto"/>
        <w:bottom w:val="none" w:sz="0" w:space="0" w:color="auto"/>
        <w:right w:val="none" w:sz="0" w:space="0" w:color="auto"/>
      </w:divBdr>
    </w:div>
    <w:div w:id="68815489">
      <w:bodyDiv w:val="1"/>
      <w:marLeft w:val="0"/>
      <w:marRight w:val="0"/>
      <w:marTop w:val="0"/>
      <w:marBottom w:val="0"/>
      <w:divBdr>
        <w:top w:val="none" w:sz="0" w:space="0" w:color="auto"/>
        <w:left w:val="none" w:sz="0" w:space="0" w:color="auto"/>
        <w:bottom w:val="none" w:sz="0" w:space="0" w:color="auto"/>
        <w:right w:val="none" w:sz="0" w:space="0" w:color="auto"/>
      </w:divBdr>
    </w:div>
    <w:div w:id="70079075">
      <w:bodyDiv w:val="1"/>
      <w:marLeft w:val="0"/>
      <w:marRight w:val="0"/>
      <w:marTop w:val="0"/>
      <w:marBottom w:val="0"/>
      <w:divBdr>
        <w:top w:val="none" w:sz="0" w:space="0" w:color="auto"/>
        <w:left w:val="none" w:sz="0" w:space="0" w:color="auto"/>
        <w:bottom w:val="none" w:sz="0" w:space="0" w:color="auto"/>
        <w:right w:val="none" w:sz="0" w:space="0" w:color="auto"/>
      </w:divBdr>
    </w:div>
    <w:div w:id="79299099">
      <w:bodyDiv w:val="1"/>
      <w:marLeft w:val="0"/>
      <w:marRight w:val="0"/>
      <w:marTop w:val="0"/>
      <w:marBottom w:val="0"/>
      <w:divBdr>
        <w:top w:val="none" w:sz="0" w:space="0" w:color="auto"/>
        <w:left w:val="none" w:sz="0" w:space="0" w:color="auto"/>
        <w:bottom w:val="none" w:sz="0" w:space="0" w:color="auto"/>
        <w:right w:val="none" w:sz="0" w:space="0" w:color="auto"/>
      </w:divBdr>
    </w:div>
    <w:div w:id="95296759">
      <w:bodyDiv w:val="1"/>
      <w:marLeft w:val="0"/>
      <w:marRight w:val="0"/>
      <w:marTop w:val="0"/>
      <w:marBottom w:val="0"/>
      <w:divBdr>
        <w:top w:val="none" w:sz="0" w:space="0" w:color="auto"/>
        <w:left w:val="none" w:sz="0" w:space="0" w:color="auto"/>
        <w:bottom w:val="none" w:sz="0" w:space="0" w:color="auto"/>
        <w:right w:val="none" w:sz="0" w:space="0" w:color="auto"/>
      </w:divBdr>
    </w:div>
    <w:div w:id="95516267">
      <w:bodyDiv w:val="1"/>
      <w:marLeft w:val="0"/>
      <w:marRight w:val="0"/>
      <w:marTop w:val="0"/>
      <w:marBottom w:val="0"/>
      <w:divBdr>
        <w:top w:val="none" w:sz="0" w:space="0" w:color="auto"/>
        <w:left w:val="none" w:sz="0" w:space="0" w:color="auto"/>
        <w:bottom w:val="none" w:sz="0" w:space="0" w:color="auto"/>
        <w:right w:val="none" w:sz="0" w:space="0" w:color="auto"/>
      </w:divBdr>
    </w:div>
    <w:div w:id="97675039">
      <w:bodyDiv w:val="1"/>
      <w:marLeft w:val="0"/>
      <w:marRight w:val="0"/>
      <w:marTop w:val="0"/>
      <w:marBottom w:val="0"/>
      <w:divBdr>
        <w:top w:val="none" w:sz="0" w:space="0" w:color="auto"/>
        <w:left w:val="none" w:sz="0" w:space="0" w:color="auto"/>
        <w:bottom w:val="none" w:sz="0" w:space="0" w:color="auto"/>
        <w:right w:val="none" w:sz="0" w:space="0" w:color="auto"/>
      </w:divBdr>
    </w:div>
    <w:div w:id="99885348">
      <w:bodyDiv w:val="1"/>
      <w:marLeft w:val="0"/>
      <w:marRight w:val="0"/>
      <w:marTop w:val="0"/>
      <w:marBottom w:val="0"/>
      <w:divBdr>
        <w:top w:val="none" w:sz="0" w:space="0" w:color="auto"/>
        <w:left w:val="none" w:sz="0" w:space="0" w:color="auto"/>
        <w:bottom w:val="none" w:sz="0" w:space="0" w:color="auto"/>
        <w:right w:val="none" w:sz="0" w:space="0" w:color="auto"/>
      </w:divBdr>
    </w:div>
    <w:div w:id="109862870">
      <w:bodyDiv w:val="1"/>
      <w:marLeft w:val="0"/>
      <w:marRight w:val="0"/>
      <w:marTop w:val="0"/>
      <w:marBottom w:val="0"/>
      <w:divBdr>
        <w:top w:val="none" w:sz="0" w:space="0" w:color="auto"/>
        <w:left w:val="none" w:sz="0" w:space="0" w:color="auto"/>
        <w:bottom w:val="none" w:sz="0" w:space="0" w:color="auto"/>
        <w:right w:val="none" w:sz="0" w:space="0" w:color="auto"/>
      </w:divBdr>
    </w:div>
    <w:div w:id="123471473">
      <w:bodyDiv w:val="1"/>
      <w:marLeft w:val="0"/>
      <w:marRight w:val="0"/>
      <w:marTop w:val="0"/>
      <w:marBottom w:val="0"/>
      <w:divBdr>
        <w:top w:val="none" w:sz="0" w:space="0" w:color="auto"/>
        <w:left w:val="none" w:sz="0" w:space="0" w:color="auto"/>
        <w:bottom w:val="none" w:sz="0" w:space="0" w:color="auto"/>
        <w:right w:val="none" w:sz="0" w:space="0" w:color="auto"/>
      </w:divBdr>
    </w:div>
    <w:div w:id="145166041">
      <w:bodyDiv w:val="1"/>
      <w:marLeft w:val="0"/>
      <w:marRight w:val="0"/>
      <w:marTop w:val="0"/>
      <w:marBottom w:val="0"/>
      <w:divBdr>
        <w:top w:val="none" w:sz="0" w:space="0" w:color="auto"/>
        <w:left w:val="none" w:sz="0" w:space="0" w:color="auto"/>
        <w:bottom w:val="none" w:sz="0" w:space="0" w:color="auto"/>
        <w:right w:val="none" w:sz="0" w:space="0" w:color="auto"/>
      </w:divBdr>
    </w:div>
    <w:div w:id="148833917">
      <w:bodyDiv w:val="1"/>
      <w:marLeft w:val="0"/>
      <w:marRight w:val="0"/>
      <w:marTop w:val="0"/>
      <w:marBottom w:val="0"/>
      <w:divBdr>
        <w:top w:val="none" w:sz="0" w:space="0" w:color="auto"/>
        <w:left w:val="none" w:sz="0" w:space="0" w:color="auto"/>
        <w:bottom w:val="none" w:sz="0" w:space="0" w:color="auto"/>
        <w:right w:val="none" w:sz="0" w:space="0" w:color="auto"/>
      </w:divBdr>
    </w:div>
    <w:div w:id="159661034">
      <w:bodyDiv w:val="1"/>
      <w:marLeft w:val="0"/>
      <w:marRight w:val="0"/>
      <w:marTop w:val="0"/>
      <w:marBottom w:val="0"/>
      <w:divBdr>
        <w:top w:val="none" w:sz="0" w:space="0" w:color="auto"/>
        <w:left w:val="none" w:sz="0" w:space="0" w:color="auto"/>
        <w:bottom w:val="none" w:sz="0" w:space="0" w:color="auto"/>
        <w:right w:val="none" w:sz="0" w:space="0" w:color="auto"/>
      </w:divBdr>
    </w:div>
    <w:div w:id="172962590">
      <w:bodyDiv w:val="1"/>
      <w:marLeft w:val="0"/>
      <w:marRight w:val="0"/>
      <w:marTop w:val="0"/>
      <w:marBottom w:val="0"/>
      <w:divBdr>
        <w:top w:val="none" w:sz="0" w:space="0" w:color="auto"/>
        <w:left w:val="none" w:sz="0" w:space="0" w:color="auto"/>
        <w:bottom w:val="none" w:sz="0" w:space="0" w:color="auto"/>
        <w:right w:val="none" w:sz="0" w:space="0" w:color="auto"/>
      </w:divBdr>
    </w:div>
    <w:div w:id="188372205">
      <w:bodyDiv w:val="1"/>
      <w:marLeft w:val="0"/>
      <w:marRight w:val="0"/>
      <w:marTop w:val="0"/>
      <w:marBottom w:val="0"/>
      <w:divBdr>
        <w:top w:val="none" w:sz="0" w:space="0" w:color="auto"/>
        <w:left w:val="none" w:sz="0" w:space="0" w:color="auto"/>
        <w:bottom w:val="none" w:sz="0" w:space="0" w:color="auto"/>
        <w:right w:val="none" w:sz="0" w:space="0" w:color="auto"/>
      </w:divBdr>
    </w:div>
    <w:div w:id="195042435">
      <w:bodyDiv w:val="1"/>
      <w:marLeft w:val="0"/>
      <w:marRight w:val="0"/>
      <w:marTop w:val="0"/>
      <w:marBottom w:val="0"/>
      <w:divBdr>
        <w:top w:val="none" w:sz="0" w:space="0" w:color="auto"/>
        <w:left w:val="none" w:sz="0" w:space="0" w:color="auto"/>
        <w:bottom w:val="none" w:sz="0" w:space="0" w:color="auto"/>
        <w:right w:val="none" w:sz="0" w:space="0" w:color="auto"/>
      </w:divBdr>
    </w:div>
    <w:div w:id="197548776">
      <w:bodyDiv w:val="1"/>
      <w:marLeft w:val="0"/>
      <w:marRight w:val="0"/>
      <w:marTop w:val="0"/>
      <w:marBottom w:val="0"/>
      <w:divBdr>
        <w:top w:val="none" w:sz="0" w:space="0" w:color="auto"/>
        <w:left w:val="none" w:sz="0" w:space="0" w:color="auto"/>
        <w:bottom w:val="none" w:sz="0" w:space="0" w:color="auto"/>
        <w:right w:val="none" w:sz="0" w:space="0" w:color="auto"/>
      </w:divBdr>
    </w:div>
    <w:div w:id="199632764">
      <w:bodyDiv w:val="1"/>
      <w:marLeft w:val="0"/>
      <w:marRight w:val="0"/>
      <w:marTop w:val="0"/>
      <w:marBottom w:val="0"/>
      <w:divBdr>
        <w:top w:val="none" w:sz="0" w:space="0" w:color="auto"/>
        <w:left w:val="none" w:sz="0" w:space="0" w:color="auto"/>
        <w:bottom w:val="none" w:sz="0" w:space="0" w:color="auto"/>
        <w:right w:val="none" w:sz="0" w:space="0" w:color="auto"/>
      </w:divBdr>
    </w:div>
    <w:div w:id="199823077">
      <w:bodyDiv w:val="1"/>
      <w:marLeft w:val="0"/>
      <w:marRight w:val="0"/>
      <w:marTop w:val="0"/>
      <w:marBottom w:val="0"/>
      <w:divBdr>
        <w:top w:val="none" w:sz="0" w:space="0" w:color="auto"/>
        <w:left w:val="none" w:sz="0" w:space="0" w:color="auto"/>
        <w:bottom w:val="none" w:sz="0" w:space="0" w:color="auto"/>
        <w:right w:val="none" w:sz="0" w:space="0" w:color="auto"/>
      </w:divBdr>
    </w:div>
    <w:div w:id="201405448">
      <w:bodyDiv w:val="1"/>
      <w:marLeft w:val="0"/>
      <w:marRight w:val="0"/>
      <w:marTop w:val="0"/>
      <w:marBottom w:val="0"/>
      <w:divBdr>
        <w:top w:val="none" w:sz="0" w:space="0" w:color="auto"/>
        <w:left w:val="none" w:sz="0" w:space="0" w:color="auto"/>
        <w:bottom w:val="none" w:sz="0" w:space="0" w:color="auto"/>
        <w:right w:val="none" w:sz="0" w:space="0" w:color="auto"/>
      </w:divBdr>
    </w:div>
    <w:div w:id="236325398">
      <w:bodyDiv w:val="1"/>
      <w:marLeft w:val="0"/>
      <w:marRight w:val="0"/>
      <w:marTop w:val="0"/>
      <w:marBottom w:val="0"/>
      <w:divBdr>
        <w:top w:val="none" w:sz="0" w:space="0" w:color="auto"/>
        <w:left w:val="none" w:sz="0" w:space="0" w:color="auto"/>
        <w:bottom w:val="none" w:sz="0" w:space="0" w:color="auto"/>
        <w:right w:val="none" w:sz="0" w:space="0" w:color="auto"/>
      </w:divBdr>
    </w:div>
    <w:div w:id="239679196">
      <w:bodyDiv w:val="1"/>
      <w:marLeft w:val="0"/>
      <w:marRight w:val="0"/>
      <w:marTop w:val="0"/>
      <w:marBottom w:val="0"/>
      <w:divBdr>
        <w:top w:val="none" w:sz="0" w:space="0" w:color="auto"/>
        <w:left w:val="none" w:sz="0" w:space="0" w:color="auto"/>
        <w:bottom w:val="none" w:sz="0" w:space="0" w:color="auto"/>
        <w:right w:val="none" w:sz="0" w:space="0" w:color="auto"/>
      </w:divBdr>
    </w:div>
    <w:div w:id="255673849">
      <w:bodyDiv w:val="1"/>
      <w:marLeft w:val="0"/>
      <w:marRight w:val="0"/>
      <w:marTop w:val="0"/>
      <w:marBottom w:val="0"/>
      <w:divBdr>
        <w:top w:val="none" w:sz="0" w:space="0" w:color="auto"/>
        <w:left w:val="none" w:sz="0" w:space="0" w:color="auto"/>
        <w:bottom w:val="none" w:sz="0" w:space="0" w:color="auto"/>
        <w:right w:val="none" w:sz="0" w:space="0" w:color="auto"/>
      </w:divBdr>
    </w:div>
    <w:div w:id="301618230">
      <w:bodyDiv w:val="1"/>
      <w:marLeft w:val="0"/>
      <w:marRight w:val="0"/>
      <w:marTop w:val="0"/>
      <w:marBottom w:val="0"/>
      <w:divBdr>
        <w:top w:val="none" w:sz="0" w:space="0" w:color="auto"/>
        <w:left w:val="none" w:sz="0" w:space="0" w:color="auto"/>
        <w:bottom w:val="none" w:sz="0" w:space="0" w:color="auto"/>
        <w:right w:val="none" w:sz="0" w:space="0" w:color="auto"/>
      </w:divBdr>
    </w:div>
    <w:div w:id="325593092">
      <w:bodyDiv w:val="1"/>
      <w:marLeft w:val="0"/>
      <w:marRight w:val="0"/>
      <w:marTop w:val="0"/>
      <w:marBottom w:val="0"/>
      <w:divBdr>
        <w:top w:val="none" w:sz="0" w:space="0" w:color="auto"/>
        <w:left w:val="none" w:sz="0" w:space="0" w:color="auto"/>
        <w:bottom w:val="none" w:sz="0" w:space="0" w:color="auto"/>
        <w:right w:val="none" w:sz="0" w:space="0" w:color="auto"/>
      </w:divBdr>
    </w:div>
    <w:div w:id="326592472">
      <w:bodyDiv w:val="1"/>
      <w:marLeft w:val="0"/>
      <w:marRight w:val="0"/>
      <w:marTop w:val="0"/>
      <w:marBottom w:val="0"/>
      <w:divBdr>
        <w:top w:val="none" w:sz="0" w:space="0" w:color="auto"/>
        <w:left w:val="none" w:sz="0" w:space="0" w:color="auto"/>
        <w:bottom w:val="none" w:sz="0" w:space="0" w:color="auto"/>
        <w:right w:val="none" w:sz="0" w:space="0" w:color="auto"/>
      </w:divBdr>
    </w:div>
    <w:div w:id="327052722">
      <w:bodyDiv w:val="1"/>
      <w:marLeft w:val="0"/>
      <w:marRight w:val="0"/>
      <w:marTop w:val="0"/>
      <w:marBottom w:val="0"/>
      <w:divBdr>
        <w:top w:val="none" w:sz="0" w:space="0" w:color="auto"/>
        <w:left w:val="none" w:sz="0" w:space="0" w:color="auto"/>
        <w:bottom w:val="none" w:sz="0" w:space="0" w:color="auto"/>
        <w:right w:val="none" w:sz="0" w:space="0" w:color="auto"/>
      </w:divBdr>
    </w:div>
    <w:div w:id="329526734">
      <w:bodyDiv w:val="1"/>
      <w:marLeft w:val="0"/>
      <w:marRight w:val="0"/>
      <w:marTop w:val="0"/>
      <w:marBottom w:val="0"/>
      <w:divBdr>
        <w:top w:val="none" w:sz="0" w:space="0" w:color="auto"/>
        <w:left w:val="none" w:sz="0" w:space="0" w:color="auto"/>
        <w:bottom w:val="none" w:sz="0" w:space="0" w:color="auto"/>
        <w:right w:val="none" w:sz="0" w:space="0" w:color="auto"/>
      </w:divBdr>
    </w:div>
    <w:div w:id="330452407">
      <w:bodyDiv w:val="1"/>
      <w:marLeft w:val="0"/>
      <w:marRight w:val="0"/>
      <w:marTop w:val="0"/>
      <w:marBottom w:val="0"/>
      <w:divBdr>
        <w:top w:val="none" w:sz="0" w:space="0" w:color="auto"/>
        <w:left w:val="none" w:sz="0" w:space="0" w:color="auto"/>
        <w:bottom w:val="none" w:sz="0" w:space="0" w:color="auto"/>
        <w:right w:val="none" w:sz="0" w:space="0" w:color="auto"/>
      </w:divBdr>
    </w:div>
    <w:div w:id="333996299">
      <w:bodyDiv w:val="1"/>
      <w:marLeft w:val="0"/>
      <w:marRight w:val="0"/>
      <w:marTop w:val="0"/>
      <w:marBottom w:val="0"/>
      <w:divBdr>
        <w:top w:val="none" w:sz="0" w:space="0" w:color="auto"/>
        <w:left w:val="none" w:sz="0" w:space="0" w:color="auto"/>
        <w:bottom w:val="none" w:sz="0" w:space="0" w:color="auto"/>
        <w:right w:val="none" w:sz="0" w:space="0" w:color="auto"/>
      </w:divBdr>
    </w:div>
    <w:div w:id="335109288">
      <w:bodyDiv w:val="1"/>
      <w:marLeft w:val="0"/>
      <w:marRight w:val="0"/>
      <w:marTop w:val="0"/>
      <w:marBottom w:val="0"/>
      <w:divBdr>
        <w:top w:val="none" w:sz="0" w:space="0" w:color="auto"/>
        <w:left w:val="none" w:sz="0" w:space="0" w:color="auto"/>
        <w:bottom w:val="none" w:sz="0" w:space="0" w:color="auto"/>
        <w:right w:val="none" w:sz="0" w:space="0" w:color="auto"/>
      </w:divBdr>
    </w:div>
    <w:div w:id="337536995">
      <w:bodyDiv w:val="1"/>
      <w:marLeft w:val="0"/>
      <w:marRight w:val="0"/>
      <w:marTop w:val="0"/>
      <w:marBottom w:val="0"/>
      <w:divBdr>
        <w:top w:val="none" w:sz="0" w:space="0" w:color="auto"/>
        <w:left w:val="none" w:sz="0" w:space="0" w:color="auto"/>
        <w:bottom w:val="none" w:sz="0" w:space="0" w:color="auto"/>
        <w:right w:val="none" w:sz="0" w:space="0" w:color="auto"/>
      </w:divBdr>
    </w:div>
    <w:div w:id="338040930">
      <w:bodyDiv w:val="1"/>
      <w:marLeft w:val="0"/>
      <w:marRight w:val="0"/>
      <w:marTop w:val="0"/>
      <w:marBottom w:val="0"/>
      <w:divBdr>
        <w:top w:val="none" w:sz="0" w:space="0" w:color="auto"/>
        <w:left w:val="none" w:sz="0" w:space="0" w:color="auto"/>
        <w:bottom w:val="none" w:sz="0" w:space="0" w:color="auto"/>
        <w:right w:val="none" w:sz="0" w:space="0" w:color="auto"/>
      </w:divBdr>
    </w:div>
    <w:div w:id="339548807">
      <w:bodyDiv w:val="1"/>
      <w:marLeft w:val="0"/>
      <w:marRight w:val="0"/>
      <w:marTop w:val="0"/>
      <w:marBottom w:val="0"/>
      <w:divBdr>
        <w:top w:val="none" w:sz="0" w:space="0" w:color="auto"/>
        <w:left w:val="none" w:sz="0" w:space="0" w:color="auto"/>
        <w:bottom w:val="none" w:sz="0" w:space="0" w:color="auto"/>
        <w:right w:val="none" w:sz="0" w:space="0" w:color="auto"/>
      </w:divBdr>
    </w:div>
    <w:div w:id="373846899">
      <w:bodyDiv w:val="1"/>
      <w:marLeft w:val="0"/>
      <w:marRight w:val="0"/>
      <w:marTop w:val="0"/>
      <w:marBottom w:val="0"/>
      <w:divBdr>
        <w:top w:val="none" w:sz="0" w:space="0" w:color="auto"/>
        <w:left w:val="none" w:sz="0" w:space="0" w:color="auto"/>
        <w:bottom w:val="none" w:sz="0" w:space="0" w:color="auto"/>
        <w:right w:val="none" w:sz="0" w:space="0" w:color="auto"/>
      </w:divBdr>
    </w:div>
    <w:div w:id="380910548">
      <w:bodyDiv w:val="1"/>
      <w:marLeft w:val="0"/>
      <w:marRight w:val="0"/>
      <w:marTop w:val="0"/>
      <w:marBottom w:val="0"/>
      <w:divBdr>
        <w:top w:val="none" w:sz="0" w:space="0" w:color="auto"/>
        <w:left w:val="none" w:sz="0" w:space="0" w:color="auto"/>
        <w:bottom w:val="none" w:sz="0" w:space="0" w:color="auto"/>
        <w:right w:val="none" w:sz="0" w:space="0" w:color="auto"/>
      </w:divBdr>
    </w:div>
    <w:div w:id="403727619">
      <w:bodyDiv w:val="1"/>
      <w:marLeft w:val="0"/>
      <w:marRight w:val="0"/>
      <w:marTop w:val="0"/>
      <w:marBottom w:val="0"/>
      <w:divBdr>
        <w:top w:val="none" w:sz="0" w:space="0" w:color="auto"/>
        <w:left w:val="none" w:sz="0" w:space="0" w:color="auto"/>
        <w:bottom w:val="none" w:sz="0" w:space="0" w:color="auto"/>
        <w:right w:val="none" w:sz="0" w:space="0" w:color="auto"/>
      </w:divBdr>
    </w:div>
    <w:div w:id="414590861">
      <w:bodyDiv w:val="1"/>
      <w:marLeft w:val="0"/>
      <w:marRight w:val="0"/>
      <w:marTop w:val="0"/>
      <w:marBottom w:val="0"/>
      <w:divBdr>
        <w:top w:val="none" w:sz="0" w:space="0" w:color="auto"/>
        <w:left w:val="none" w:sz="0" w:space="0" w:color="auto"/>
        <w:bottom w:val="none" w:sz="0" w:space="0" w:color="auto"/>
        <w:right w:val="none" w:sz="0" w:space="0" w:color="auto"/>
      </w:divBdr>
    </w:div>
    <w:div w:id="418797211">
      <w:bodyDiv w:val="1"/>
      <w:marLeft w:val="0"/>
      <w:marRight w:val="0"/>
      <w:marTop w:val="0"/>
      <w:marBottom w:val="0"/>
      <w:divBdr>
        <w:top w:val="none" w:sz="0" w:space="0" w:color="auto"/>
        <w:left w:val="none" w:sz="0" w:space="0" w:color="auto"/>
        <w:bottom w:val="none" w:sz="0" w:space="0" w:color="auto"/>
        <w:right w:val="none" w:sz="0" w:space="0" w:color="auto"/>
      </w:divBdr>
    </w:div>
    <w:div w:id="418991028">
      <w:bodyDiv w:val="1"/>
      <w:marLeft w:val="0"/>
      <w:marRight w:val="0"/>
      <w:marTop w:val="0"/>
      <w:marBottom w:val="0"/>
      <w:divBdr>
        <w:top w:val="none" w:sz="0" w:space="0" w:color="auto"/>
        <w:left w:val="none" w:sz="0" w:space="0" w:color="auto"/>
        <w:bottom w:val="none" w:sz="0" w:space="0" w:color="auto"/>
        <w:right w:val="none" w:sz="0" w:space="0" w:color="auto"/>
      </w:divBdr>
    </w:div>
    <w:div w:id="420562845">
      <w:bodyDiv w:val="1"/>
      <w:marLeft w:val="0"/>
      <w:marRight w:val="0"/>
      <w:marTop w:val="0"/>
      <w:marBottom w:val="0"/>
      <w:divBdr>
        <w:top w:val="none" w:sz="0" w:space="0" w:color="auto"/>
        <w:left w:val="none" w:sz="0" w:space="0" w:color="auto"/>
        <w:bottom w:val="none" w:sz="0" w:space="0" w:color="auto"/>
        <w:right w:val="none" w:sz="0" w:space="0" w:color="auto"/>
      </w:divBdr>
    </w:div>
    <w:div w:id="426393460">
      <w:bodyDiv w:val="1"/>
      <w:marLeft w:val="0"/>
      <w:marRight w:val="0"/>
      <w:marTop w:val="0"/>
      <w:marBottom w:val="0"/>
      <w:divBdr>
        <w:top w:val="none" w:sz="0" w:space="0" w:color="auto"/>
        <w:left w:val="none" w:sz="0" w:space="0" w:color="auto"/>
        <w:bottom w:val="none" w:sz="0" w:space="0" w:color="auto"/>
        <w:right w:val="none" w:sz="0" w:space="0" w:color="auto"/>
      </w:divBdr>
    </w:div>
    <w:div w:id="441851177">
      <w:bodyDiv w:val="1"/>
      <w:marLeft w:val="0"/>
      <w:marRight w:val="0"/>
      <w:marTop w:val="0"/>
      <w:marBottom w:val="0"/>
      <w:divBdr>
        <w:top w:val="none" w:sz="0" w:space="0" w:color="auto"/>
        <w:left w:val="none" w:sz="0" w:space="0" w:color="auto"/>
        <w:bottom w:val="none" w:sz="0" w:space="0" w:color="auto"/>
        <w:right w:val="none" w:sz="0" w:space="0" w:color="auto"/>
      </w:divBdr>
    </w:div>
    <w:div w:id="454568913">
      <w:bodyDiv w:val="1"/>
      <w:marLeft w:val="0"/>
      <w:marRight w:val="0"/>
      <w:marTop w:val="0"/>
      <w:marBottom w:val="0"/>
      <w:divBdr>
        <w:top w:val="none" w:sz="0" w:space="0" w:color="auto"/>
        <w:left w:val="none" w:sz="0" w:space="0" w:color="auto"/>
        <w:bottom w:val="none" w:sz="0" w:space="0" w:color="auto"/>
        <w:right w:val="none" w:sz="0" w:space="0" w:color="auto"/>
      </w:divBdr>
    </w:div>
    <w:div w:id="462311075">
      <w:bodyDiv w:val="1"/>
      <w:marLeft w:val="0"/>
      <w:marRight w:val="0"/>
      <w:marTop w:val="0"/>
      <w:marBottom w:val="0"/>
      <w:divBdr>
        <w:top w:val="none" w:sz="0" w:space="0" w:color="auto"/>
        <w:left w:val="none" w:sz="0" w:space="0" w:color="auto"/>
        <w:bottom w:val="none" w:sz="0" w:space="0" w:color="auto"/>
        <w:right w:val="none" w:sz="0" w:space="0" w:color="auto"/>
      </w:divBdr>
    </w:div>
    <w:div w:id="464811875">
      <w:bodyDiv w:val="1"/>
      <w:marLeft w:val="0"/>
      <w:marRight w:val="0"/>
      <w:marTop w:val="0"/>
      <w:marBottom w:val="0"/>
      <w:divBdr>
        <w:top w:val="none" w:sz="0" w:space="0" w:color="auto"/>
        <w:left w:val="none" w:sz="0" w:space="0" w:color="auto"/>
        <w:bottom w:val="none" w:sz="0" w:space="0" w:color="auto"/>
        <w:right w:val="none" w:sz="0" w:space="0" w:color="auto"/>
      </w:divBdr>
    </w:div>
    <w:div w:id="474219993">
      <w:bodyDiv w:val="1"/>
      <w:marLeft w:val="0"/>
      <w:marRight w:val="0"/>
      <w:marTop w:val="0"/>
      <w:marBottom w:val="0"/>
      <w:divBdr>
        <w:top w:val="none" w:sz="0" w:space="0" w:color="auto"/>
        <w:left w:val="none" w:sz="0" w:space="0" w:color="auto"/>
        <w:bottom w:val="none" w:sz="0" w:space="0" w:color="auto"/>
        <w:right w:val="none" w:sz="0" w:space="0" w:color="auto"/>
      </w:divBdr>
    </w:div>
    <w:div w:id="475297863">
      <w:bodyDiv w:val="1"/>
      <w:marLeft w:val="0"/>
      <w:marRight w:val="0"/>
      <w:marTop w:val="0"/>
      <w:marBottom w:val="0"/>
      <w:divBdr>
        <w:top w:val="none" w:sz="0" w:space="0" w:color="auto"/>
        <w:left w:val="none" w:sz="0" w:space="0" w:color="auto"/>
        <w:bottom w:val="none" w:sz="0" w:space="0" w:color="auto"/>
        <w:right w:val="none" w:sz="0" w:space="0" w:color="auto"/>
      </w:divBdr>
    </w:div>
    <w:div w:id="486677435">
      <w:bodyDiv w:val="1"/>
      <w:marLeft w:val="0"/>
      <w:marRight w:val="0"/>
      <w:marTop w:val="0"/>
      <w:marBottom w:val="0"/>
      <w:divBdr>
        <w:top w:val="none" w:sz="0" w:space="0" w:color="auto"/>
        <w:left w:val="none" w:sz="0" w:space="0" w:color="auto"/>
        <w:bottom w:val="none" w:sz="0" w:space="0" w:color="auto"/>
        <w:right w:val="none" w:sz="0" w:space="0" w:color="auto"/>
      </w:divBdr>
    </w:div>
    <w:div w:id="486937906">
      <w:bodyDiv w:val="1"/>
      <w:marLeft w:val="0"/>
      <w:marRight w:val="0"/>
      <w:marTop w:val="0"/>
      <w:marBottom w:val="0"/>
      <w:divBdr>
        <w:top w:val="none" w:sz="0" w:space="0" w:color="auto"/>
        <w:left w:val="none" w:sz="0" w:space="0" w:color="auto"/>
        <w:bottom w:val="none" w:sz="0" w:space="0" w:color="auto"/>
        <w:right w:val="none" w:sz="0" w:space="0" w:color="auto"/>
      </w:divBdr>
    </w:div>
    <w:div w:id="488865081">
      <w:bodyDiv w:val="1"/>
      <w:marLeft w:val="0"/>
      <w:marRight w:val="0"/>
      <w:marTop w:val="0"/>
      <w:marBottom w:val="0"/>
      <w:divBdr>
        <w:top w:val="none" w:sz="0" w:space="0" w:color="auto"/>
        <w:left w:val="none" w:sz="0" w:space="0" w:color="auto"/>
        <w:bottom w:val="none" w:sz="0" w:space="0" w:color="auto"/>
        <w:right w:val="none" w:sz="0" w:space="0" w:color="auto"/>
      </w:divBdr>
    </w:div>
    <w:div w:id="489104296">
      <w:bodyDiv w:val="1"/>
      <w:marLeft w:val="0"/>
      <w:marRight w:val="0"/>
      <w:marTop w:val="0"/>
      <w:marBottom w:val="0"/>
      <w:divBdr>
        <w:top w:val="none" w:sz="0" w:space="0" w:color="auto"/>
        <w:left w:val="none" w:sz="0" w:space="0" w:color="auto"/>
        <w:bottom w:val="none" w:sz="0" w:space="0" w:color="auto"/>
        <w:right w:val="none" w:sz="0" w:space="0" w:color="auto"/>
      </w:divBdr>
    </w:div>
    <w:div w:id="501549343">
      <w:bodyDiv w:val="1"/>
      <w:marLeft w:val="0"/>
      <w:marRight w:val="0"/>
      <w:marTop w:val="0"/>
      <w:marBottom w:val="0"/>
      <w:divBdr>
        <w:top w:val="none" w:sz="0" w:space="0" w:color="auto"/>
        <w:left w:val="none" w:sz="0" w:space="0" w:color="auto"/>
        <w:bottom w:val="none" w:sz="0" w:space="0" w:color="auto"/>
        <w:right w:val="none" w:sz="0" w:space="0" w:color="auto"/>
      </w:divBdr>
    </w:div>
    <w:div w:id="508444021">
      <w:bodyDiv w:val="1"/>
      <w:marLeft w:val="0"/>
      <w:marRight w:val="0"/>
      <w:marTop w:val="0"/>
      <w:marBottom w:val="0"/>
      <w:divBdr>
        <w:top w:val="none" w:sz="0" w:space="0" w:color="auto"/>
        <w:left w:val="none" w:sz="0" w:space="0" w:color="auto"/>
        <w:bottom w:val="none" w:sz="0" w:space="0" w:color="auto"/>
        <w:right w:val="none" w:sz="0" w:space="0" w:color="auto"/>
      </w:divBdr>
    </w:div>
    <w:div w:id="521017904">
      <w:bodyDiv w:val="1"/>
      <w:marLeft w:val="0"/>
      <w:marRight w:val="0"/>
      <w:marTop w:val="0"/>
      <w:marBottom w:val="0"/>
      <w:divBdr>
        <w:top w:val="none" w:sz="0" w:space="0" w:color="auto"/>
        <w:left w:val="none" w:sz="0" w:space="0" w:color="auto"/>
        <w:bottom w:val="none" w:sz="0" w:space="0" w:color="auto"/>
        <w:right w:val="none" w:sz="0" w:space="0" w:color="auto"/>
      </w:divBdr>
    </w:div>
    <w:div w:id="533928177">
      <w:bodyDiv w:val="1"/>
      <w:marLeft w:val="0"/>
      <w:marRight w:val="0"/>
      <w:marTop w:val="0"/>
      <w:marBottom w:val="0"/>
      <w:divBdr>
        <w:top w:val="none" w:sz="0" w:space="0" w:color="auto"/>
        <w:left w:val="none" w:sz="0" w:space="0" w:color="auto"/>
        <w:bottom w:val="none" w:sz="0" w:space="0" w:color="auto"/>
        <w:right w:val="none" w:sz="0" w:space="0" w:color="auto"/>
      </w:divBdr>
    </w:div>
    <w:div w:id="534972536">
      <w:bodyDiv w:val="1"/>
      <w:marLeft w:val="0"/>
      <w:marRight w:val="0"/>
      <w:marTop w:val="0"/>
      <w:marBottom w:val="0"/>
      <w:divBdr>
        <w:top w:val="none" w:sz="0" w:space="0" w:color="auto"/>
        <w:left w:val="none" w:sz="0" w:space="0" w:color="auto"/>
        <w:bottom w:val="none" w:sz="0" w:space="0" w:color="auto"/>
        <w:right w:val="none" w:sz="0" w:space="0" w:color="auto"/>
      </w:divBdr>
    </w:div>
    <w:div w:id="537087414">
      <w:bodyDiv w:val="1"/>
      <w:marLeft w:val="0"/>
      <w:marRight w:val="0"/>
      <w:marTop w:val="0"/>
      <w:marBottom w:val="0"/>
      <w:divBdr>
        <w:top w:val="none" w:sz="0" w:space="0" w:color="auto"/>
        <w:left w:val="none" w:sz="0" w:space="0" w:color="auto"/>
        <w:bottom w:val="none" w:sz="0" w:space="0" w:color="auto"/>
        <w:right w:val="none" w:sz="0" w:space="0" w:color="auto"/>
      </w:divBdr>
    </w:div>
    <w:div w:id="539125748">
      <w:bodyDiv w:val="1"/>
      <w:marLeft w:val="0"/>
      <w:marRight w:val="0"/>
      <w:marTop w:val="0"/>
      <w:marBottom w:val="0"/>
      <w:divBdr>
        <w:top w:val="none" w:sz="0" w:space="0" w:color="auto"/>
        <w:left w:val="none" w:sz="0" w:space="0" w:color="auto"/>
        <w:bottom w:val="none" w:sz="0" w:space="0" w:color="auto"/>
        <w:right w:val="none" w:sz="0" w:space="0" w:color="auto"/>
      </w:divBdr>
    </w:div>
    <w:div w:id="543098050">
      <w:bodyDiv w:val="1"/>
      <w:marLeft w:val="0"/>
      <w:marRight w:val="0"/>
      <w:marTop w:val="0"/>
      <w:marBottom w:val="0"/>
      <w:divBdr>
        <w:top w:val="none" w:sz="0" w:space="0" w:color="auto"/>
        <w:left w:val="none" w:sz="0" w:space="0" w:color="auto"/>
        <w:bottom w:val="none" w:sz="0" w:space="0" w:color="auto"/>
        <w:right w:val="none" w:sz="0" w:space="0" w:color="auto"/>
      </w:divBdr>
    </w:div>
    <w:div w:id="555513112">
      <w:bodyDiv w:val="1"/>
      <w:marLeft w:val="0"/>
      <w:marRight w:val="0"/>
      <w:marTop w:val="0"/>
      <w:marBottom w:val="0"/>
      <w:divBdr>
        <w:top w:val="none" w:sz="0" w:space="0" w:color="auto"/>
        <w:left w:val="none" w:sz="0" w:space="0" w:color="auto"/>
        <w:bottom w:val="none" w:sz="0" w:space="0" w:color="auto"/>
        <w:right w:val="none" w:sz="0" w:space="0" w:color="auto"/>
      </w:divBdr>
    </w:div>
    <w:div w:id="569192476">
      <w:bodyDiv w:val="1"/>
      <w:marLeft w:val="0"/>
      <w:marRight w:val="0"/>
      <w:marTop w:val="0"/>
      <w:marBottom w:val="0"/>
      <w:divBdr>
        <w:top w:val="none" w:sz="0" w:space="0" w:color="auto"/>
        <w:left w:val="none" w:sz="0" w:space="0" w:color="auto"/>
        <w:bottom w:val="none" w:sz="0" w:space="0" w:color="auto"/>
        <w:right w:val="none" w:sz="0" w:space="0" w:color="auto"/>
      </w:divBdr>
    </w:div>
    <w:div w:id="573010550">
      <w:bodyDiv w:val="1"/>
      <w:marLeft w:val="0"/>
      <w:marRight w:val="0"/>
      <w:marTop w:val="0"/>
      <w:marBottom w:val="0"/>
      <w:divBdr>
        <w:top w:val="none" w:sz="0" w:space="0" w:color="auto"/>
        <w:left w:val="none" w:sz="0" w:space="0" w:color="auto"/>
        <w:bottom w:val="none" w:sz="0" w:space="0" w:color="auto"/>
        <w:right w:val="none" w:sz="0" w:space="0" w:color="auto"/>
      </w:divBdr>
    </w:div>
    <w:div w:id="581720271">
      <w:bodyDiv w:val="1"/>
      <w:marLeft w:val="0"/>
      <w:marRight w:val="0"/>
      <w:marTop w:val="0"/>
      <w:marBottom w:val="0"/>
      <w:divBdr>
        <w:top w:val="none" w:sz="0" w:space="0" w:color="auto"/>
        <w:left w:val="none" w:sz="0" w:space="0" w:color="auto"/>
        <w:bottom w:val="none" w:sz="0" w:space="0" w:color="auto"/>
        <w:right w:val="none" w:sz="0" w:space="0" w:color="auto"/>
      </w:divBdr>
    </w:div>
    <w:div w:id="584924299">
      <w:bodyDiv w:val="1"/>
      <w:marLeft w:val="0"/>
      <w:marRight w:val="0"/>
      <w:marTop w:val="0"/>
      <w:marBottom w:val="0"/>
      <w:divBdr>
        <w:top w:val="none" w:sz="0" w:space="0" w:color="auto"/>
        <w:left w:val="none" w:sz="0" w:space="0" w:color="auto"/>
        <w:bottom w:val="none" w:sz="0" w:space="0" w:color="auto"/>
        <w:right w:val="none" w:sz="0" w:space="0" w:color="auto"/>
      </w:divBdr>
    </w:div>
    <w:div w:id="605044770">
      <w:bodyDiv w:val="1"/>
      <w:marLeft w:val="0"/>
      <w:marRight w:val="0"/>
      <w:marTop w:val="0"/>
      <w:marBottom w:val="0"/>
      <w:divBdr>
        <w:top w:val="none" w:sz="0" w:space="0" w:color="auto"/>
        <w:left w:val="none" w:sz="0" w:space="0" w:color="auto"/>
        <w:bottom w:val="none" w:sz="0" w:space="0" w:color="auto"/>
        <w:right w:val="none" w:sz="0" w:space="0" w:color="auto"/>
      </w:divBdr>
    </w:div>
    <w:div w:id="655107654">
      <w:bodyDiv w:val="1"/>
      <w:marLeft w:val="0"/>
      <w:marRight w:val="0"/>
      <w:marTop w:val="0"/>
      <w:marBottom w:val="0"/>
      <w:divBdr>
        <w:top w:val="none" w:sz="0" w:space="0" w:color="auto"/>
        <w:left w:val="none" w:sz="0" w:space="0" w:color="auto"/>
        <w:bottom w:val="none" w:sz="0" w:space="0" w:color="auto"/>
        <w:right w:val="none" w:sz="0" w:space="0" w:color="auto"/>
      </w:divBdr>
    </w:div>
    <w:div w:id="669064396">
      <w:bodyDiv w:val="1"/>
      <w:marLeft w:val="0"/>
      <w:marRight w:val="0"/>
      <w:marTop w:val="0"/>
      <w:marBottom w:val="0"/>
      <w:divBdr>
        <w:top w:val="none" w:sz="0" w:space="0" w:color="auto"/>
        <w:left w:val="none" w:sz="0" w:space="0" w:color="auto"/>
        <w:bottom w:val="none" w:sz="0" w:space="0" w:color="auto"/>
        <w:right w:val="none" w:sz="0" w:space="0" w:color="auto"/>
      </w:divBdr>
    </w:div>
    <w:div w:id="678459942">
      <w:bodyDiv w:val="1"/>
      <w:marLeft w:val="0"/>
      <w:marRight w:val="0"/>
      <w:marTop w:val="0"/>
      <w:marBottom w:val="0"/>
      <w:divBdr>
        <w:top w:val="none" w:sz="0" w:space="0" w:color="auto"/>
        <w:left w:val="none" w:sz="0" w:space="0" w:color="auto"/>
        <w:bottom w:val="none" w:sz="0" w:space="0" w:color="auto"/>
        <w:right w:val="none" w:sz="0" w:space="0" w:color="auto"/>
      </w:divBdr>
    </w:div>
    <w:div w:id="682165501">
      <w:bodyDiv w:val="1"/>
      <w:marLeft w:val="0"/>
      <w:marRight w:val="0"/>
      <w:marTop w:val="0"/>
      <w:marBottom w:val="0"/>
      <w:divBdr>
        <w:top w:val="none" w:sz="0" w:space="0" w:color="auto"/>
        <w:left w:val="none" w:sz="0" w:space="0" w:color="auto"/>
        <w:bottom w:val="none" w:sz="0" w:space="0" w:color="auto"/>
        <w:right w:val="none" w:sz="0" w:space="0" w:color="auto"/>
      </w:divBdr>
    </w:div>
    <w:div w:id="692802955">
      <w:bodyDiv w:val="1"/>
      <w:marLeft w:val="0"/>
      <w:marRight w:val="0"/>
      <w:marTop w:val="0"/>
      <w:marBottom w:val="0"/>
      <w:divBdr>
        <w:top w:val="none" w:sz="0" w:space="0" w:color="auto"/>
        <w:left w:val="none" w:sz="0" w:space="0" w:color="auto"/>
        <w:bottom w:val="none" w:sz="0" w:space="0" w:color="auto"/>
        <w:right w:val="none" w:sz="0" w:space="0" w:color="auto"/>
      </w:divBdr>
    </w:div>
    <w:div w:id="700321150">
      <w:bodyDiv w:val="1"/>
      <w:marLeft w:val="0"/>
      <w:marRight w:val="0"/>
      <w:marTop w:val="0"/>
      <w:marBottom w:val="0"/>
      <w:divBdr>
        <w:top w:val="none" w:sz="0" w:space="0" w:color="auto"/>
        <w:left w:val="none" w:sz="0" w:space="0" w:color="auto"/>
        <w:bottom w:val="none" w:sz="0" w:space="0" w:color="auto"/>
        <w:right w:val="none" w:sz="0" w:space="0" w:color="auto"/>
      </w:divBdr>
    </w:div>
    <w:div w:id="702754030">
      <w:bodyDiv w:val="1"/>
      <w:marLeft w:val="0"/>
      <w:marRight w:val="0"/>
      <w:marTop w:val="0"/>
      <w:marBottom w:val="0"/>
      <w:divBdr>
        <w:top w:val="none" w:sz="0" w:space="0" w:color="auto"/>
        <w:left w:val="none" w:sz="0" w:space="0" w:color="auto"/>
        <w:bottom w:val="none" w:sz="0" w:space="0" w:color="auto"/>
        <w:right w:val="none" w:sz="0" w:space="0" w:color="auto"/>
      </w:divBdr>
    </w:div>
    <w:div w:id="735933699">
      <w:bodyDiv w:val="1"/>
      <w:marLeft w:val="0"/>
      <w:marRight w:val="0"/>
      <w:marTop w:val="0"/>
      <w:marBottom w:val="0"/>
      <w:divBdr>
        <w:top w:val="none" w:sz="0" w:space="0" w:color="auto"/>
        <w:left w:val="none" w:sz="0" w:space="0" w:color="auto"/>
        <w:bottom w:val="none" w:sz="0" w:space="0" w:color="auto"/>
        <w:right w:val="none" w:sz="0" w:space="0" w:color="auto"/>
      </w:divBdr>
    </w:div>
    <w:div w:id="774208681">
      <w:bodyDiv w:val="1"/>
      <w:marLeft w:val="0"/>
      <w:marRight w:val="0"/>
      <w:marTop w:val="0"/>
      <w:marBottom w:val="0"/>
      <w:divBdr>
        <w:top w:val="none" w:sz="0" w:space="0" w:color="auto"/>
        <w:left w:val="none" w:sz="0" w:space="0" w:color="auto"/>
        <w:bottom w:val="none" w:sz="0" w:space="0" w:color="auto"/>
        <w:right w:val="none" w:sz="0" w:space="0" w:color="auto"/>
      </w:divBdr>
    </w:div>
    <w:div w:id="779185395">
      <w:bodyDiv w:val="1"/>
      <w:marLeft w:val="0"/>
      <w:marRight w:val="0"/>
      <w:marTop w:val="0"/>
      <w:marBottom w:val="0"/>
      <w:divBdr>
        <w:top w:val="none" w:sz="0" w:space="0" w:color="auto"/>
        <w:left w:val="none" w:sz="0" w:space="0" w:color="auto"/>
        <w:bottom w:val="none" w:sz="0" w:space="0" w:color="auto"/>
        <w:right w:val="none" w:sz="0" w:space="0" w:color="auto"/>
      </w:divBdr>
    </w:div>
    <w:div w:id="783841716">
      <w:bodyDiv w:val="1"/>
      <w:marLeft w:val="0"/>
      <w:marRight w:val="0"/>
      <w:marTop w:val="0"/>
      <w:marBottom w:val="0"/>
      <w:divBdr>
        <w:top w:val="none" w:sz="0" w:space="0" w:color="auto"/>
        <w:left w:val="none" w:sz="0" w:space="0" w:color="auto"/>
        <w:bottom w:val="none" w:sz="0" w:space="0" w:color="auto"/>
        <w:right w:val="none" w:sz="0" w:space="0" w:color="auto"/>
      </w:divBdr>
    </w:div>
    <w:div w:id="786698523">
      <w:bodyDiv w:val="1"/>
      <w:marLeft w:val="0"/>
      <w:marRight w:val="0"/>
      <w:marTop w:val="0"/>
      <w:marBottom w:val="0"/>
      <w:divBdr>
        <w:top w:val="none" w:sz="0" w:space="0" w:color="auto"/>
        <w:left w:val="none" w:sz="0" w:space="0" w:color="auto"/>
        <w:bottom w:val="none" w:sz="0" w:space="0" w:color="auto"/>
        <w:right w:val="none" w:sz="0" w:space="0" w:color="auto"/>
      </w:divBdr>
    </w:div>
    <w:div w:id="792287861">
      <w:bodyDiv w:val="1"/>
      <w:marLeft w:val="0"/>
      <w:marRight w:val="0"/>
      <w:marTop w:val="0"/>
      <w:marBottom w:val="0"/>
      <w:divBdr>
        <w:top w:val="none" w:sz="0" w:space="0" w:color="auto"/>
        <w:left w:val="none" w:sz="0" w:space="0" w:color="auto"/>
        <w:bottom w:val="none" w:sz="0" w:space="0" w:color="auto"/>
        <w:right w:val="none" w:sz="0" w:space="0" w:color="auto"/>
      </w:divBdr>
    </w:div>
    <w:div w:id="814175588">
      <w:bodyDiv w:val="1"/>
      <w:marLeft w:val="0"/>
      <w:marRight w:val="0"/>
      <w:marTop w:val="0"/>
      <w:marBottom w:val="0"/>
      <w:divBdr>
        <w:top w:val="none" w:sz="0" w:space="0" w:color="auto"/>
        <w:left w:val="none" w:sz="0" w:space="0" w:color="auto"/>
        <w:bottom w:val="none" w:sz="0" w:space="0" w:color="auto"/>
        <w:right w:val="none" w:sz="0" w:space="0" w:color="auto"/>
      </w:divBdr>
    </w:div>
    <w:div w:id="831026035">
      <w:bodyDiv w:val="1"/>
      <w:marLeft w:val="0"/>
      <w:marRight w:val="0"/>
      <w:marTop w:val="0"/>
      <w:marBottom w:val="0"/>
      <w:divBdr>
        <w:top w:val="none" w:sz="0" w:space="0" w:color="auto"/>
        <w:left w:val="none" w:sz="0" w:space="0" w:color="auto"/>
        <w:bottom w:val="none" w:sz="0" w:space="0" w:color="auto"/>
        <w:right w:val="none" w:sz="0" w:space="0" w:color="auto"/>
      </w:divBdr>
    </w:div>
    <w:div w:id="835002202">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sChild>
        <w:div w:id="152274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82329">
      <w:bodyDiv w:val="1"/>
      <w:marLeft w:val="0"/>
      <w:marRight w:val="0"/>
      <w:marTop w:val="0"/>
      <w:marBottom w:val="0"/>
      <w:divBdr>
        <w:top w:val="none" w:sz="0" w:space="0" w:color="auto"/>
        <w:left w:val="none" w:sz="0" w:space="0" w:color="auto"/>
        <w:bottom w:val="none" w:sz="0" w:space="0" w:color="auto"/>
        <w:right w:val="none" w:sz="0" w:space="0" w:color="auto"/>
      </w:divBdr>
    </w:div>
    <w:div w:id="885415882">
      <w:bodyDiv w:val="1"/>
      <w:marLeft w:val="0"/>
      <w:marRight w:val="0"/>
      <w:marTop w:val="0"/>
      <w:marBottom w:val="0"/>
      <w:divBdr>
        <w:top w:val="none" w:sz="0" w:space="0" w:color="auto"/>
        <w:left w:val="none" w:sz="0" w:space="0" w:color="auto"/>
        <w:bottom w:val="none" w:sz="0" w:space="0" w:color="auto"/>
        <w:right w:val="none" w:sz="0" w:space="0" w:color="auto"/>
      </w:divBdr>
    </w:div>
    <w:div w:id="889607612">
      <w:bodyDiv w:val="1"/>
      <w:marLeft w:val="0"/>
      <w:marRight w:val="0"/>
      <w:marTop w:val="0"/>
      <w:marBottom w:val="0"/>
      <w:divBdr>
        <w:top w:val="none" w:sz="0" w:space="0" w:color="auto"/>
        <w:left w:val="none" w:sz="0" w:space="0" w:color="auto"/>
        <w:bottom w:val="none" w:sz="0" w:space="0" w:color="auto"/>
        <w:right w:val="none" w:sz="0" w:space="0" w:color="auto"/>
      </w:divBdr>
    </w:div>
    <w:div w:id="906264293">
      <w:bodyDiv w:val="1"/>
      <w:marLeft w:val="0"/>
      <w:marRight w:val="0"/>
      <w:marTop w:val="0"/>
      <w:marBottom w:val="0"/>
      <w:divBdr>
        <w:top w:val="none" w:sz="0" w:space="0" w:color="auto"/>
        <w:left w:val="none" w:sz="0" w:space="0" w:color="auto"/>
        <w:bottom w:val="none" w:sz="0" w:space="0" w:color="auto"/>
        <w:right w:val="none" w:sz="0" w:space="0" w:color="auto"/>
      </w:divBdr>
    </w:div>
    <w:div w:id="907542973">
      <w:bodyDiv w:val="1"/>
      <w:marLeft w:val="0"/>
      <w:marRight w:val="0"/>
      <w:marTop w:val="0"/>
      <w:marBottom w:val="0"/>
      <w:divBdr>
        <w:top w:val="none" w:sz="0" w:space="0" w:color="auto"/>
        <w:left w:val="none" w:sz="0" w:space="0" w:color="auto"/>
        <w:bottom w:val="none" w:sz="0" w:space="0" w:color="auto"/>
        <w:right w:val="none" w:sz="0" w:space="0" w:color="auto"/>
      </w:divBdr>
    </w:div>
    <w:div w:id="910500408">
      <w:bodyDiv w:val="1"/>
      <w:marLeft w:val="0"/>
      <w:marRight w:val="0"/>
      <w:marTop w:val="0"/>
      <w:marBottom w:val="0"/>
      <w:divBdr>
        <w:top w:val="none" w:sz="0" w:space="0" w:color="auto"/>
        <w:left w:val="none" w:sz="0" w:space="0" w:color="auto"/>
        <w:bottom w:val="none" w:sz="0" w:space="0" w:color="auto"/>
        <w:right w:val="none" w:sz="0" w:space="0" w:color="auto"/>
      </w:divBdr>
    </w:div>
    <w:div w:id="912199048">
      <w:bodyDiv w:val="1"/>
      <w:marLeft w:val="0"/>
      <w:marRight w:val="0"/>
      <w:marTop w:val="0"/>
      <w:marBottom w:val="0"/>
      <w:divBdr>
        <w:top w:val="none" w:sz="0" w:space="0" w:color="auto"/>
        <w:left w:val="none" w:sz="0" w:space="0" w:color="auto"/>
        <w:bottom w:val="none" w:sz="0" w:space="0" w:color="auto"/>
        <w:right w:val="none" w:sz="0" w:space="0" w:color="auto"/>
      </w:divBdr>
    </w:div>
    <w:div w:id="922031018">
      <w:bodyDiv w:val="1"/>
      <w:marLeft w:val="0"/>
      <w:marRight w:val="0"/>
      <w:marTop w:val="0"/>
      <w:marBottom w:val="0"/>
      <w:divBdr>
        <w:top w:val="none" w:sz="0" w:space="0" w:color="auto"/>
        <w:left w:val="none" w:sz="0" w:space="0" w:color="auto"/>
        <w:bottom w:val="none" w:sz="0" w:space="0" w:color="auto"/>
        <w:right w:val="none" w:sz="0" w:space="0" w:color="auto"/>
      </w:divBdr>
    </w:div>
    <w:div w:id="923302118">
      <w:bodyDiv w:val="1"/>
      <w:marLeft w:val="0"/>
      <w:marRight w:val="0"/>
      <w:marTop w:val="0"/>
      <w:marBottom w:val="0"/>
      <w:divBdr>
        <w:top w:val="none" w:sz="0" w:space="0" w:color="auto"/>
        <w:left w:val="none" w:sz="0" w:space="0" w:color="auto"/>
        <w:bottom w:val="none" w:sz="0" w:space="0" w:color="auto"/>
        <w:right w:val="none" w:sz="0" w:space="0" w:color="auto"/>
      </w:divBdr>
    </w:div>
    <w:div w:id="943418110">
      <w:bodyDiv w:val="1"/>
      <w:marLeft w:val="0"/>
      <w:marRight w:val="0"/>
      <w:marTop w:val="0"/>
      <w:marBottom w:val="0"/>
      <w:divBdr>
        <w:top w:val="none" w:sz="0" w:space="0" w:color="auto"/>
        <w:left w:val="none" w:sz="0" w:space="0" w:color="auto"/>
        <w:bottom w:val="none" w:sz="0" w:space="0" w:color="auto"/>
        <w:right w:val="none" w:sz="0" w:space="0" w:color="auto"/>
      </w:divBdr>
    </w:div>
    <w:div w:id="952637251">
      <w:bodyDiv w:val="1"/>
      <w:marLeft w:val="0"/>
      <w:marRight w:val="0"/>
      <w:marTop w:val="0"/>
      <w:marBottom w:val="0"/>
      <w:divBdr>
        <w:top w:val="none" w:sz="0" w:space="0" w:color="auto"/>
        <w:left w:val="none" w:sz="0" w:space="0" w:color="auto"/>
        <w:bottom w:val="none" w:sz="0" w:space="0" w:color="auto"/>
        <w:right w:val="none" w:sz="0" w:space="0" w:color="auto"/>
      </w:divBdr>
    </w:div>
    <w:div w:id="957030926">
      <w:bodyDiv w:val="1"/>
      <w:marLeft w:val="0"/>
      <w:marRight w:val="0"/>
      <w:marTop w:val="0"/>
      <w:marBottom w:val="0"/>
      <w:divBdr>
        <w:top w:val="none" w:sz="0" w:space="0" w:color="auto"/>
        <w:left w:val="none" w:sz="0" w:space="0" w:color="auto"/>
        <w:bottom w:val="none" w:sz="0" w:space="0" w:color="auto"/>
        <w:right w:val="none" w:sz="0" w:space="0" w:color="auto"/>
      </w:divBdr>
    </w:div>
    <w:div w:id="964194899">
      <w:bodyDiv w:val="1"/>
      <w:marLeft w:val="0"/>
      <w:marRight w:val="0"/>
      <w:marTop w:val="0"/>
      <w:marBottom w:val="0"/>
      <w:divBdr>
        <w:top w:val="none" w:sz="0" w:space="0" w:color="auto"/>
        <w:left w:val="none" w:sz="0" w:space="0" w:color="auto"/>
        <w:bottom w:val="none" w:sz="0" w:space="0" w:color="auto"/>
        <w:right w:val="none" w:sz="0" w:space="0" w:color="auto"/>
      </w:divBdr>
    </w:div>
    <w:div w:id="985007946">
      <w:bodyDiv w:val="1"/>
      <w:marLeft w:val="0"/>
      <w:marRight w:val="0"/>
      <w:marTop w:val="0"/>
      <w:marBottom w:val="0"/>
      <w:divBdr>
        <w:top w:val="none" w:sz="0" w:space="0" w:color="auto"/>
        <w:left w:val="none" w:sz="0" w:space="0" w:color="auto"/>
        <w:bottom w:val="none" w:sz="0" w:space="0" w:color="auto"/>
        <w:right w:val="none" w:sz="0" w:space="0" w:color="auto"/>
      </w:divBdr>
    </w:div>
    <w:div w:id="986976310">
      <w:bodyDiv w:val="1"/>
      <w:marLeft w:val="0"/>
      <w:marRight w:val="0"/>
      <w:marTop w:val="0"/>
      <w:marBottom w:val="0"/>
      <w:divBdr>
        <w:top w:val="none" w:sz="0" w:space="0" w:color="auto"/>
        <w:left w:val="none" w:sz="0" w:space="0" w:color="auto"/>
        <w:bottom w:val="none" w:sz="0" w:space="0" w:color="auto"/>
        <w:right w:val="none" w:sz="0" w:space="0" w:color="auto"/>
      </w:divBdr>
    </w:div>
    <w:div w:id="1015957053">
      <w:bodyDiv w:val="1"/>
      <w:marLeft w:val="0"/>
      <w:marRight w:val="0"/>
      <w:marTop w:val="0"/>
      <w:marBottom w:val="0"/>
      <w:divBdr>
        <w:top w:val="none" w:sz="0" w:space="0" w:color="auto"/>
        <w:left w:val="none" w:sz="0" w:space="0" w:color="auto"/>
        <w:bottom w:val="none" w:sz="0" w:space="0" w:color="auto"/>
        <w:right w:val="none" w:sz="0" w:space="0" w:color="auto"/>
      </w:divBdr>
    </w:div>
    <w:div w:id="1027296218">
      <w:bodyDiv w:val="1"/>
      <w:marLeft w:val="0"/>
      <w:marRight w:val="0"/>
      <w:marTop w:val="0"/>
      <w:marBottom w:val="0"/>
      <w:divBdr>
        <w:top w:val="none" w:sz="0" w:space="0" w:color="auto"/>
        <w:left w:val="none" w:sz="0" w:space="0" w:color="auto"/>
        <w:bottom w:val="none" w:sz="0" w:space="0" w:color="auto"/>
        <w:right w:val="none" w:sz="0" w:space="0" w:color="auto"/>
      </w:divBdr>
    </w:div>
    <w:div w:id="1027636387">
      <w:bodyDiv w:val="1"/>
      <w:marLeft w:val="0"/>
      <w:marRight w:val="0"/>
      <w:marTop w:val="0"/>
      <w:marBottom w:val="0"/>
      <w:divBdr>
        <w:top w:val="none" w:sz="0" w:space="0" w:color="auto"/>
        <w:left w:val="none" w:sz="0" w:space="0" w:color="auto"/>
        <w:bottom w:val="none" w:sz="0" w:space="0" w:color="auto"/>
        <w:right w:val="none" w:sz="0" w:space="0" w:color="auto"/>
      </w:divBdr>
    </w:div>
    <w:div w:id="1035735854">
      <w:bodyDiv w:val="1"/>
      <w:marLeft w:val="0"/>
      <w:marRight w:val="0"/>
      <w:marTop w:val="0"/>
      <w:marBottom w:val="0"/>
      <w:divBdr>
        <w:top w:val="none" w:sz="0" w:space="0" w:color="auto"/>
        <w:left w:val="none" w:sz="0" w:space="0" w:color="auto"/>
        <w:bottom w:val="none" w:sz="0" w:space="0" w:color="auto"/>
        <w:right w:val="none" w:sz="0" w:space="0" w:color="auto"/>
      </w:divBdr>
    </w:div>
    <w:div w:id="1036124849">
      <w:bodyDiv w:val="1"/>
      <w:marLeft w:val="0"/>
      <w:marRight w:val="0"/>
      <w:marTop w:val="0"/>
      <w:marBottom w:val="0"/>
      <w:divBdr>
        <w:top w:val="none" w:sz="0" w:space="0" w:color="auto"/>
        <w:left w:val="none" w:sz="0" w:space="0" w:color="auto"/>
        <w:bottom w:val="none" w:sz="0" w:space="0" w:color="auto"/>
        <w:right w:val="none" w:sz="0" w:space="0" w:color="auto"/>
      </w:divBdr>
    </w:div>
    <w:div w:id="1042167771">
      <w:bodyDiv w:val="1"/>
      <w:marLeft w:val="0"/>
      <w:marRight w:val="0"/>
      <w:marTop w:val="0"/>
      <w:marBottom w:val="0"/>
      <w:divBdr>
        <w:top w:val="none" w:sz="0" w:space="0" w:color="auto"/>
        <w:left w:val="none" w:sz="0" w:space="0" w:color="auto"/>
        <w:bottom w:val="none" w:sz="0" w:space="0" w:color="auto"/>
        <w:right w:val="none" w:sz="0" w:space="0" w:color="auto"/>
      </w:divBdr>
    </w:div>
    <w:div w:id="1046830504">
      <w:bodyDiv w:val="1"/>
      <w:marLeft w:val="0"/>
      <w:marRight w:val="0"/>
      <w:marTop w:val="0"/>
      <w:marBottom w:val="0"/>
      <w:divBdr>
        <w:top w:val="none" w:sz="0" w:space="0" w:color="auto"/>
        <w:left w:val="none" w:sz="0" w:space="0" w:color="auto"/>
        <w:bottom w:val="none" w:sz="0" w:space="0" w:color="auto"/>
        <w:right w:val="none" w:sz="0" w:space="0" w:color="auto"/>
      </w:divBdr>
    </w:div>
    <w:div w:id="1055004652">
      <w:bodyDiv w:val="1"/>
      <w:marLeft w:val="0"/>
      <w:marRight w:val="0"/>
      <w:marTop w:val="0"/>
      <w:marBottom w:val="0"/>
      <w:divBdr>
        <w:top w:val="none" w:sz="0" w:space="0" w:color="auto"/>
        <w:left w:val="none" w:sz="0" w:space="0" w:color="auto"/>
        <w:bottom w:val="none" w:sz="0" w:space="0" w:color="auto"/>
        <w:right w:val="none" w:sz="0" w:space="0" w:color="auto"/>
      </w:divBdr>
    </w:div>
    <w:div w:id="1060250078">
      <w:bodyDiv w:val="1"/>
      <w:marLeft w:val="0"/>
      <w:marRight w:val="0"/>
      <w:marTop w:val="0"/>
      <w:marBottom w:val="0"/>
      <w:divBdr>
        <w:top w:val="none" w:sz="0" w:space="0" w:color="auto"/>
        <w:left w:val="none" w:sz="0" w:space="0" w:color="auto"/>
        <w:bottom w:val="none" w:sz="0" w:space="0" w:color="auto"/>
        <w:right w:val="none" w:sz="0" w:space="0" w:color="auto"/>
      </w:divBdr>
    </w:div>
    <w:div w:id="1078792976">
      <w:bodyDiv w:val="1"/>
      <w:marLeft w:val="0"/>
      <w:marRight w:val="0"/>
      <w:marTop w:val="0"/>
      <w:marBottom w:val="0"/>
      <w:divBdr>
        <w:top w:val="none" w:sz="0" w:space="0" w:color="auto"/>
        <w:left w:val="none" w:sz="0" w:space="0" w:color="auto"/>
        <w:bottom w:val="none" w:sz="0" w:space="0" w:color="auto"/>
        <w:right w:val="none" w:sz="0" w:space="0" w:color="auto"/>
      </w:divBdr>
    </w:div>
    <w:div w:id="1100376274">
      <w:bodyDiv w:val="1"/>
      <w:marLeft w:val="0"/>
      <w:marRight w:val="0"/>
      <w:marTop w:val="0"/>
      <w:marBottom w:val="0"/>
      <w:divBdr>
        <w:top w:val="none" w:sz="0" w:space="0" w:color="auto"/>
        <w:left w:val="none" w:sz="0" w:space="0" w:color="auto"/>
        <w:bottom w:val="none" w:sz="0" w:space="0" w:color="auto"/>
        <w:right w:val="none" w:sz="0" w:space="0" w:color="auto"/>
      </w:divBdr>
    </w:div>
    <w:div w:id="1101728329">
      <w:bodyDiv w:val="1"/>
      <w:marLeft w:val="0"/>
      <w:marRight w:val="0"/>
      <w:marTop w:val="0"/>
      <w:marBottom w:val="0"/>
      <w:divBdr>
        <w:top w:val="none" w:sz="0" w:space="0" w:color="auto"/>
        <w:left w:val="none" w:sz="0" w:space="0" w:color="auto"/>
        <w:bottom w:val="none" w:sz="0" w:space="0" w:color="auto"/>
        <w:right w:val="none" w:sz="0" w:space="0" w:color="auto"/>
      </w:divBdr>
    </w:div>
    <w:div w:id="1104420587">
      <w:bodyDiv w:val="1"/>
      <w:marLeft w:val="0"/>
      <w:marRight w:val="0"/>
      <w:marTop w:val="0"/>
      <w:marBottom w:val="0"/>
      <w:divBdr>
        <w:top w:val="none" w:sz="0" w:space="0" w:color="auto"/>
        <w:left w:val="none" w:sz="0" w:space="0" w:color="auto"/>
        <w:bottom w:val="none" w:sz="0" w:space="0" w:color="auto"/>
        <w:right w:val="none" w:sz="0" w:space="0" w:color="auto"/>
      </w:divBdr>
    </w:div>
    <w:div w:id="1106541456">
      <w:bodyDiv w:val="1"/>
      <w:marLeft w:val="0"/>
      <w:marRight w:val="0"/>
      <w:marTop w:val="0"/>
      <w:marBottom w:val="0"/>
      <w:divBdr>
        <w:top w:val="none" w:sz="0" w:space="0" w:color="auto"/>
        <w:left w:val="none" w:sz="0" w:space="0" w:color="auto"/>
        <w:bottom w:val="none" w:sz="0" w:space="0" w:color="auto"/>
        <w:right w:val="none" w:sz="0" w:space="0" w:color="auto"/>
      </w:divBdr>
    </w:div>
    <w:div w:id="1109205868">
      <w:bodyDiv w:val="1"/>
      <w:marLeft w:val="0"/>
      <w:marRight w:val="0"/>
      <w:marTop w:val="0"/>
      <w:marBottom w:val="0"/>
      <w:divBdr>
        <w:top w:val="none" w:sz="0" w:space="0" w:color="auto"/>
        <w:left w:val="none" w:sz="0" w:space="0" w:color="auto"/>
        <w:bottom w:val="none" w:sz="0" w:space="0" w:color="auto"/>
        <w:right w:val="none" w:sz="0" w:space="0" w:color="auto"/>
      </w:divBdr>
    </w:div>
    <w:div w:id="1115058606">
      <w:bodyDiv w:val="1"/>
      <w:marLeft w:val="0"/>
      <w:marRight w:val="0"/>
      <w:marTop w:val="0"/>
      <w:marBottom w:val="0"/>
      <w:divBdr>
        <w:top w:val="none" w:sz="0" w:space="0" w:color="auto"/>
        <w:left w:val="none" w:sz="0" w:space="0" w:color="auto"/>
        <w:bottom w:val="none" w:sz="0" w:space="0" w:color="auto"/>
        <w:right w:val="none" w:sz="0" w:space="0" w:color="auto"/>
      </w:divBdr>
    </w:div>
    <w:div w:id="1127160174">
      <w:bodyDiv w:val="1"/>
      <w:marLeft w:val="0"/>
      <w:marRight w:val="0"/>
      <w:marTop w:val="0"/>
      <w:marBottom w:val="0"/>
      <w:divBdr>
        <w:top w:val="none" w:sz="0" w:space="0" w:color="auto"/>
        <w:left w:val="none" w:sz="0" w:space="0" w:color="auto"/>
        <w:bottom w:val="none" w:sz="0" w:space="0" w:color="auto"/>
        <w:right w:val="none" w:sz="0" w:space="0" w:color="auto"/>
      </w:divBdr>
    </w:div>
    <w:div w:id="1129862273">
      <w:bodyDiv w:val="1"/>
      <w:marLeft w:val="0"/>
      <w:marRight w:val="0"/>
      <w:marTop w:val="0"/>
      <w:marBottom w:val="0"/>
      <w:divBdr>
        <w:top w:val="none" w:sz="0" w:space="0" w:color="auto"/>
        <w:left w:val="none" w:sz="0" w:space="0" w:color="auto"/>
        <w:bottom w:val="none" w:sz="0" w:space="0" w:color="auto"/>
        <w:right w:val="none" w:sz="0" w:space="0" w:color="auto"/>
      </w:divBdr>
    </w:div>
    <w:div w:id="1134905966">
      <w:bodyDiv w:val="1"/>
      <w:marLeft w:val="0"/>
      <w:marRight w:val="0"/>
      <w:marTop w:val="0"/>
      <w:marBottom w:val="0"/>
      <w:divBdr>
        <w:top w:val="none" w:sz="0" w:space="0" w:color="auto"/>
        <w:left w:val="none" w:sz="0" w:space="0" w:color="auto"/>
        <w:bottom w:val="none" w:sz="0" w:space="0" w:color="auto"/>
        <w:right w:val="none" w:sz="0" w:space="0" w:color="auto"/>
      </w:divBdr>
    </w:div>
    <w:div w:id="1147473554">
      <w:bodyDiv w:val="1"/>
      <w:marLeft w:val="0"/>
      <w:marRight w:val="0"/>
      <w:marTop w:val="0"/>
      <w:marBottom w:val="0"/>
      <w:divBdr>
        <w:top w:val="none" w:sz="0" w:space="0" w:color="auto"/>
        <w:left w:val="none" w:sz="0" w:space="0" w:color="auto"/>
        <w:bottom w:val="none" w:sz="0" w:space="0" w:color="auto"/>
        <w:right w:val="none" w:sz="0" w:space="0" w:color="auto"/>
      </w:divBdr>
    </w:div>
    <w:div w:id="1156610717">
      <w:bodyDiv w:val="1"/>
      <w:marLeft w:val="0"/>
      <w:marRight w:val="0"/>
      <w:marTop w:val="0"/>
      <w:marBottom w:val="0"/>
      <w:divBdr>
        <w:top w:val="none" w:sz="0" w:space="0" w:color="auto"/>
        <w:left w:val="none" w:sz="0" w:space="0" w:color="auto"/>
        <w:bottom w:val="none" w:sz="0" w:space="0" w:color="auto"/>
        <w:right w:val="none" w:sz="0" w:space="0" w:color="auto"/>
      </w:divBdr>
    </w:div>
    <w:div w:id="1172112116">
      <w:bodyDiv w:val="1"/>
      <w:marLeft w:val="0"/>
      <w:marRight w:val="0"/>
      <w:marTop w:val="0"/>
      <w:marBottom w:val="0"/>
      <w:divBdr>
        <w:top w:val="none" w:sz="0" w:space="0" w:color="auto"/>
        <w:left w:val="none" w:sz="0" w:space="0" w:color="auto"/>
        <w:bottom w:val="none" w:sz="0" w:space="0" w:color="auto"/>
        <w:right w:val="none" w:sz="0" w:space="0" w:color="auto"/>
      </w:divBdr>
    </w:div>
    <w:div w:id="1179346820">
      <w:bodyDiv w:val="1"/>
      <w:marLeft w:val="0"/>
      <w:marRight w:val="0"/>
      <w:marTop w:val="0"/>
      <w:marBottom w:val="0"/>
      <w:divBdr>
        <w:top w:val="none" w:sz="0" w:space="0" w:color="auto"/>
        <w:left w:val="none" w:sz="0" w:space="0" w:color="auto"/>
        <w:bottom w:val="none" w:sz="0" w:space="0" w:color="auto"/>
        <w:right w:val="none" w:sz="0" w:space="0" w:color="auto"/>
      </w:divBdr>
    </w:div>
    <w:div w:id="1190993263">
      <w:bodyDiv w:val="1"/>
      <w:marLeft w:val="0"/>
      <w:marRight w:val="0"/>
      <w:marTop w:val="0"/>
      <w:marBottom w:val="0"/>
      <w:divBdr>
        <w:top w:val="none" w:sz="0" w:space="0" w:color="auto"/>
        <w:left w:val="none" w:sz="0" w:space="0" w:color="auto"/>
        <w:bottom w:val="none" w:sz="0" w:space="0" w:color="auto"/>
        <w:right w:val="none" w:sz="0" w:space="0" w:color="auto"/>
      </w:divBdr>
      <w:divsChild>
        <w:div w:id="172405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738573">
      <w:bodyDiv w:val="1"/>
      <w:marLeft w:val="0"/>
      <w:marRight w:val="0"/>
      <w:marTop w:val="0"/>
      <w:marBottom w:val="0"/>
      <w:divBdr>
        <w:top w:val="none" w:sz="0" w:space="0" w:color="auto"/>
        <w:left w:val="none" w:sz="0" w:space="0" w:color="auto"/>
        <w:bottom w:val="none" w:sz="0" w:space="0" w:color="auto"/>
        <w:right w:val="none" w:sz="0" w:space="0" w:color="auto"/>
      </w:divBdr>
    </w:div>
    <w:div w:id="1226137217">
      <w:bodyDiv w:val="1"/>
      <w:marLeft w:val="0"/>
      <w:marRight w:val="0"/>
      <w:marTop w:val="0"/>
      <w:marBottom w:val="0"/>
      <w:divBdr>
        <w:top w:val="none" w:sz="0" w:space="0" w:color="auto"/>
        <w:left w:val="none" w:sz="0" w:space="0" w:color="auto"/>
        <w:bottom w:val="none" w:sz="0" w:space="0" w:color="auto"/>
        <w:right w:val="none" w:sz="0" w:space="0" w:color="auto"/>
      </w:divBdr>
    </w:div>
    <w:div w:id="1232883919">
      <w:bodyDiv w:val="1"/>
      <w:marLeft w:val="0"/>
      <w:marRight w:val="0"/>
      <w:marTop w:val="0"/>
      <w:marBottom w:val="0"/>
      <w:divBdr>
        <w:top w:val="none" w:sz="0" w:space="0" w:color="auto"/>
        <w:left w:val="none" w:sz="0" w:space="0" w:color="auto"/>
        <w:bottom w:val="none" w:sz="0" w:space="0" w:color="auto"/>
        <w:right w:val="none" w:sz="0" w:space="0" w:color="auto"/>
      </w:divBdr>
    </w:div>
    <w:div w:id="1248464598">
      <w:bodyDiv w:val="1"/>
      <w:marLeft w:val="0"/>
      <w:marRight w:val="0"/>
      <w:marTop w:val="0"/>
      <w:marBottom w:val="0"/>
      <w:divBdr>
        <w:top w:val="none" w:sz="0" w:space="0" w:color="auto"/>
        <w:left w:val="none" w:sz="0" w:space="0" w:color="auto"/>
        <w:bottom w:val="none" w:sz="0" w:space="0" w:color="auto"/>
        <w:right w:val="none" w:sz="0" w:space="0" w:color="auto"/>
      </w:divBdr>
    </w:div>
    <w:div w:id="1250389981">
      <w:bodyDiv w:val="1"/>
      <w:marLeft w:val="0"/>
      <w:marRight w:val="0"/>
      <w:marTop w:val="0"/>
      <w:marBottom w:val="0"/>
      <w:divBdr>
        <w:top w:val="none" w:sz="0" w:space="0" w:color="auto"/>
        <w:left w:val="none" w:sz="0" w:space="0" w:color="auto"/>
        <w:bottom w:val="none" w:sz="0" w:space="0" w:color="auto"/>
        <w:right w:val="none" w:sz="0" w:space="0" w:color="auto"/>
      </w:divBdr>
    </w:div>
    <w:div w:id="1253662318">
      <w:bodyDiv w:val="1"/>
      <w:marLeft w:val="0"/>
      <w:marRight w:val="0"/>
      <w:marTop w:val="0"/>
      <w:marBottom w:val="0"/>
      <w:divBdr>
        <w:top w:val="none" w:sz="0" w:space="0" w:color="auto"/>
        <w:left w:val="none" w:sz="0" w:space="0" w:color="auto"/>
        <w:bottom w:val="none" w:sz="0" w:space="0" w:color="auto"/>
        <w:right w:val="none" w:sz="0" w:space="0" w:color="auto"/>
      </w:divBdr>
    </w:div>
    <w:div w:id="1264873026">
      <w:bodyDiv w:val="1"/>
      <w:marLeft w:val="0"/>
      <w:marRight w:val="0"/>
      <w:marTop w:val="0"/>
      <w:marBottom w:val="0"/>
      <w:divBdr>
        <w:top w:val="none" w:sz="0" w:space="0" w:color="auto"/>
        <w:left w:val="none" w:sz="0" w:space="0" w:color="auto"/>
        <w:bottom w:val="none" w:sz="0" w:space="0" w:color="auto"/>
        <w:right w:val="none" w:sz="0" w:space="0" w:color="auto"/>
      </w:divBdr>
    </w:div>
    <w:div w:id="1289125011">
      <w:bodyDiv w:val="1"/>
      <w:marLeft w:val="0"/>
      <w:marRight w:val="0"/>
      <w:marTop w:val="0"/>
      <w:marBottom w:val="0"/>
      <w:divBdr>
        <w:top w:val="none" w:sz="0" w:space="0" w:color="auto"/>
        <w:left w:val="none" w:sz="0" w:space="0" w:color="auto"/>
        <w:bottom w:val="none" w:sz="0" w:space="0" w:color="auto"/>
        <w:right w:val="none" w:sz="0" w:space="0" w:color="auto"/>
      </w:divBdr>
    </w:div>
    <w:div w:id="1289780114">
      <w:bodyDiv w:val="1"/>
      <w:marLeft w:val="0"/>
      <w:marRight w:val="0"/>
      <w:marTop w:val="0"/>
      <w:marBottom w:val="0"/>
      <w:divBdr>
        <w:top w:val="none" w:sz="0" w:space="0" w:color="auto"/>
        <w:left w:val="none" w:sz="0" w:space="0" w:color="auto"/>
        <w:bottom w:val="none" w:sz="0" w:space="0" w:color="auto"/>
        <w:right w:val="none" w:sz="0" w:space="0" w:color="auto"/>
      </w:divBdr>
    </w:div>
    <w:div w:id="1295212057">
      <w:bodyDiv w:val="1"/>
      <w:marLeft w:val="0"/>
      <w:marRight w:val="0"/>
      <w:marTop w:val="0"/>
      <w:marBottom w:val="0"/>
      <w:divBdr>
        <w:top w:val="none" w:sz="0" w:space="0" w:color="auto"/>
        <w:left w:val="none" w:sz="0" w:space="0" w:color="auto"/>
        <w:bottom w:val="none" w:sz="0" w:space="0" w:color="auto"/>
        <w:right w:val="none" w:sz="0" w:space="0" w:color="auto"/>
      </w:divBdr>
    </w:div>
    <w:div w:id="1295873289">
      <w:bodyDiv w:val="1"/>
      <w:marLeft w:val="0"/>
      <w:marRight w:val="0"/>
      <w:marTop w:val="0"/>
      <w:marBottom w:val="0"/>
      <w:divBdr>
        <w:top w:val="none" w:sz="0" w:space="0" w:color="auto"/>
        <w:left w:val="none" w:sz="0" w:space="0" w:color="auto"/>
        <w:bottom w:val="none" w:sz="0" w:space="0" w:color="auto"/>
        <w:right w:val="none" w:sz="0" w:space="0" w:color="auto"/>
      </w:divBdr>
    </w:div>
    <w:div w:id="1305888680">
      <w:bodyDiv w:val="1"/>
      <w:marLeft w:val="0"/>
      <w:marRight w:val="0"/>
      <w:marTop w:val="0"/>
      <w:marBottom w:val="0"/>
      <w:divBdr>
        <w:top w:val="none" w:sz="0" w:space="0" w:color="auto"/>
        <w:left w:val="none" w:sz="0" w:space="0" w:color="auto"/>
        <w:bottom w:val="none" w:sz="0" w:space="0" w:color="auto"/>
        <w:right w:val="none" w:sz="0" w:space="0" w:color="auto"/>
      </w:divBdr>
    </w:div>
    <w:div w:id="1321425007">
      <w:bodyDiv w:val="1"/>
      <w:marLeft w:val="0"/>
      <w:marRight w:val="0"/>
      <w:marTop w:val="0"/>
      <w:marBottom w:val="0"/>
      <w:divBdr>
        <w:top w:val="none" w:sz="0" w:space="0" w:color="auto"/>
        <w:left w:val="none" w:sz="0" w:space="0" w:color="auto"/>
        <w:bottom w:val="none" w:sz="0" w:space="0" w:color="auto"/>
        <w:right w:val="none" w:sz="0" w:space="0" w:color="auto"/>
      </w:divBdr>
    </w:div>
    <w:div w:id="1338070453">
      <w:bodyDiv w:val="1"/>
      <w:marLeft w:val="0"/>
      <w:marRight w:val="0"/>
      <w:marTop w:val="0"/>
      <w:marBottom w:val="0"/>
      <w:divBdr>
        <w:top w:val="none" w:sz="0" w:space="0" w:color="auto"/>
        <w:left w:val="none" w:sz="0" w:space="0" w:color="auto"/>
        <w:bottom w:val="none" w:sz="0" w:space="0" w:color="auto"/>
        <w:right w:val="none" w:sz="0" w:space="0" w:color="auto"/>
      </w:divBdr>
    </w:div>
    <w:div w:id="1343508049">
      <w:bodyDiv w:val="1"/>
      <w:marLeft w:val="0"/>
      <w:marRight w:val="0"/>
      <w:marTop w:val="0"/>
      <w:marBottom w:val="0"/>
      <w:divBdr>
        <w:top w:val="none" w:sz="0" w:space="0" w:color="auto"/>
        <w:left w:val="none" w:sz="0" w:space="0" w:color="auto"/>
        <w:bottom w:val="none" w:sz="0" w:space="0" w:color="auto"/>
        <w:right w:val="none" w:sz="0" w:space="0" w:color="auto"/>
      </w:divBdr>
      <w:divsChild>
        <w:div w:id="2003386801">
          <w:marLeft w:val="0"/>
          <w:marRight w:val="0"/>
          <w:marTop w:val="0"/>
          <w:marBottom w:val="0"/>
          <w:divBdr>
            <w:top w:val="none" w:sz="0" w:space="0" w:color="auto"/>
            <w:left w:val="none" w:sz="0" w:space="0" w:color="auto"/>
            <w:bottom w:val="none" w:sz="0" w:space="0" w:color="auto"/>
            <w:right w:val="none" w:sz="0" w:space="0" w:color="auto"/>
          </w:divBdr>
        </w:div>
      </w:divsChild>
    </w:div>
    <w:div w:id="1350252816">
      <w:bodyDiv w:val="1"/>
      <w:marLeft w:val="0"/>
      <w:marRight w:val="0"/>
      <w:marTop w:val="0"/>
      <w:marBottom w:val="0"/>
      <w:divBdr>
        <w:top w:val="none" w:sz="0" w:space="0" w:color="auto"/>
        <w:left w:val="none" w:sz="0" w:space="0" w:color="auto"/>
        <w:bottom w:val="none" w:sz="0" w:space="0" w:color="auto"/>
        <w:right w:val="none" w:sz="0" w:space="0" w:color="auto"/>
      </w:divBdr>
    </w:div>
    <w:div w:id="1362975370">
      <w:bodyDiv w:val="1"/>
      <w:marLeft w:val="0"/>
      <w:marRight w:val="0"/>
      <w:marTop w:val="0"/>
      <w:marBottom w:val="0"/>
      <w:divBdr>
        <w:top w:val="none" w:sz="0" w:space="0" w:color="auto"/>
        <w:left w:val="none" w:sz="0" w:space="0" w:color="auto"/>
        <w:bottom w:val="none" w:sz="0" w:space="0" w:color="auto"/>
        <w:right w:val="none" w:sz="0" w:space="0" w:color="auto"/>
      </w:divBdr>
    </w:div>
    <w:div w:id="1398823667">
      <w:bodyDiv w:val="1"/>
      <w:marLeft w:val="0"/>
      <w:marRight w:val="0"/>
      <w:marTop w:val="0"/>
      <w:marBottom w:val="0"/>
      <w:divBdr>
        <w:top w:val="none" w:sz="0" w:space="0" w:color="auto"/>
        <w:left w:val="none" w:sz="0" w:space="0" w:color="auto"/>
        <w:bottom w:val="none" w:sz="0" w:space="0" w:color="auto"/>
        <w:right w:val="none" w:sz="0" w:space="0" w:color="auto"/>
      </w:divBdr>
    </w:div>
    <w:div w:id="1408503284">
      <w:bodyDiv w:val="1"/>
      <w:marLeft w:val="0"/>
      <w:marRight w:val="0"/>
      <w:marTop w:val="0"/>
      <w:marBottom w:val="0"/>
      <w:divBdr>
        <w:top w:val="none" w:sz="0" w:space="0" w:color="auto"/>
        <w:left w:val="none" w:sz="0" w:space="0" w:color="auto"/>
        <w:bottom w:val="none" w:sz="0" w:space="0" w:color="auto"/>
        <w:right w:val="none" w:sz="0" w:space="0" w:color="auto"/>
      </w:divBdr>
    </w:div>
    <w:div w:id="1416855144">
      <w:bodyDiv w:val="1"/>
      <w:marLeft w:val="0"/>
      <w:marRight w:val="0"/>
      <w:marTop w:val="0"/>
      <w:marBottom w:val="0"/>
      <w:divBdr>
        <w:top w:val="none" w:sz="0" w:space="0" w:color="auto"/>
        <w:left w:val="none" w:sz="0" w:space="0" w:color="auto"/>
        <w:bottom w:val="none" w:sz="0" w:space="0" w:color="auto"/>
        <w:right w:val="none" w:sz="0" w:space="0" w:color="auto"/>
      </w:divBdr>
    </w:div>
    <w:div w:id="1418214986">
      <w:bodyDiv w:val="1"/>
      <w:marLeft w:val="0"/>
      <w:marRight w:val="0"/>
      <w:marTop w:val="0"/>
      <w:marBottom w:val="0"/>
      <w:divBdr>
        <w:top w:val="none" w:sz="0" w:space="0" w:color="auto"/>
        <w:left w:val="none" w:sz="0" w:space="0" w:color="auto"/>
        <w:bottom w:val="none" w:sz="0" w:space="0" w:color="auto"/>
        <w:right w:val="none" w:sz="0" w:space="0" w:color="auto"/>
      </w:divBdr>
    </w:div>
    <w:div w:id="1423798016">
      <w:bodyDiv w:val="1"/>
      <w:marLeft w:val="0"/>
      <w:marRight w:val="0"/>
      <w:marTop w:val="0"/>
      <w:marBottom w:val="0"/>
      <w:divBdr>
        <w:top w:val="none" w:sz="0" w:space="0" w:color="auto"/>
        <w:left w:val="none" w:sz="0" w:space="0" w:color="auto"/>
        <w:bottom w:val="none" w:sz="0" w:space="0" w:color="auto"/>
        <w:right w:val="none" w:sz="0" w:space="0" w:color="auto"/>
      </w:divBdr>
    </w:div>
    <w:div w:id="1424952852">
      <w:bodyDiv w:val="1"/>
      <w:marLeft w:val="0"/>
      <w:marRight w:val="0"/>
      <w:marTop w:val="0"/>
      <w:marBottom w:val="0"/>
      <w:divBdr>
        <w:top w:val="none" w:sz="0" w:space="0" w:color="auto"/>
        <w:left w:val="none" w:sz="0" w:space="0" w:color="auto"/>
        <w:bottom w:val="none" w:sz="0" w:space="0" w:color="auto"/>
        <w:right w:val="none" w:sz="0" w:space="0" w:color="auto"/>
      </w:divBdr>
    </w:div>
    <w:div w:id="1443648177">
      <w:bodyDiv w:val="1"/>
      <w:marLeft w:val="0"/>
      <w:marRight w:val="0"/>
      <w:marTop w:val="0"/>
      <w:marBottom w:val="0"/>
      <w:divBdr>
        <w:top w:val="none" w:sz="0" w:space="0" w:color="auto"/>
        <w:left w:val="none" w:sz="0" w:space="0" w:color="auto"/>
        <w:bottom w:val="none" w:sz="0" w:space="0" w:color="auto"/>
        <w:right w:val="none" w:sz="0" w:space="0" w:color="auto"/>
      </w:divBdr>
    </w:div>
    <w:div w:id="1460102820">
      <w:bodyDiv w:val="1"/>
      <w:marLeft w:val="0"/>
      <w:marRight w:val="0"/>
      <w:marTop w:val="0"/>
      <w:marBottom w:val="0"/>
      <w:divBdr>
        <w:top w:val="none" w:sz="0" w:space="0" w:color="auto"/>
        <w:left w:val="none" w:sz="0" w:space="0" w:color="auto"/>
        <w:bottom w:val="none" w:sz="0" w:space="0" w:color="auto"/>
        <w:right w:val="none" w:sz="0" w:space="0" w:color="auto"/>
      </w:divBdr>
    </w:div>
    <w:div w:id="1460612525">
      <w:bodyDiv w:val="1"/>
      <w:marLeft w:val="0"/>
      <w:marRight w:val="0"/>
      <w:marTop w:val="0"/>
      <w:marBottom w:val="0"/>
      <w:divBdr>
        <w:top w:val="none" w:sz="0" w:space="0" w:color="auto"/>
        <w:left w:val="none" w:sz="0" w:space="0" w:color="auto"/>
        <w:bottom w:val="none" w:sz="0" w:space="0" w:color="auto"/>
        <w:right w:val="none" w:sz="0" w:space="0" w:color="auto"/>
      </w:divBdr>
    </w:div>
    <w:div w:id="1466923400">
      <w:bodyDiv w:val="1"/>
      <w:marLeft w:val="0"/>
      <w:marRight w:val="0"/>
      <w:marTop w:val="0"/>
      <w:marBottom w:val="0"/>
      <w:divBdr>
        <w:top w:val="none" w:sz="0" w:space="0" w:color="auto"/>
        <w:left w:val="none" w:sz="0" w:space="0" w:color="auto"/>
        <w:bottom w:val="none" w:sz="0" w:space="0" w:color="auto"/>
        <w:right w:val="none" w:sz="0" w:space="0" w:color="auto"/>
      </w:divBdr>
    </w:div>
    <w:div w:id="1475754300">
      <w:bodyDiv w:val="1"/>
      <w:marLeft w:val="0"/>
      <w:marRight w:val="0"/>
      <w:marTop w:val="0"/>
      <w:marBottom w:val="0"/>
      <w:divBdr>
        <w:top w:val="none" w:sz="0" w:space="0" w:color="auto"/>
        <w:left w:val="none" w:sz="0" w:space="0" w:color="auto"/>
        <w:bottom w:val="none" w:sz="0" w:space="0" w:color="auto"/>
        <w:right w:val="none" w:sz="0" w:space="0" w:color="auto"/>
      </w:divBdr>
    </w:div>
    <w:div w:id="1502351552">
      <w:bodyDiv w:val="1"/>
      <w:marLeft w:val="0"/>
      <w:marRight w:val="0"/>
      <w:marTop w:val="0"/>
      <w:marBottom w:val="0"/>
      <w:divBdr>
        <w:top w:val="none" w:sz="0" w:space="0" w:color="auto"/>
        <w:left w:val="none" w:sz="0" w:space="0" w:color="auto"/>
        <w:bottom w:val="none" w:sz="0" w:space="0" w:color="auto"/>
        <w:right w:val="none" w:sz="0" w:space="0" w:color="auto"/>
      </w:divBdr>
    </w:div>
    <w:div w:id="1508784021">
      <w:bodyDiv w:val="1"/>
      <w:marLeft w:val="0"/>
      <w:marRight w:val="0"/>
      <w:marTop w:val="0"/>
      <w:marBottom w:val="0"/>
      <w:divBdr>
        <w:top w:val="none" w:sz="0" w:space="0" w:color="auto"/>
        <w:left w:val="none" w:sz="0" w:space="0" w:color="auto"/>
        <w:bottom w:val="none" w:sz="0" w:space="0" w:color="auto"/>
        <w:right w:val="none" w:sz="0" w:space="0" w:color="auto"/>
      </w:divBdr>
    </w:div>
    <w:div w:id="1532181157">
      <w:bodyDiv w:val="1"/>
      <w:marLeft w:val="0"/>
      <w:marRight w:val="0"/>
      <w:marTop w:val="0"/>
      <w:marBottom w:val="0"/>
      <w:divBdr>
        <w:top w:val="none" w:sz="0" w:space="0" w:color="auto"/>
        <w:left w:val="none" w:sz="0" w:space="0" w:color="auto"/>
        <w:bottom w:val="none" w:sz="0" w:space="0" w:color="auto"/>
        <w:right w:val="none" w:sz="0" w:space="0" w:color="auto"/>
      </w:divBdr>
    </w:div>
    <w:div w:id="1540166789">
      <w:bodyDiv w:val="1"/>
      <w:marLeft w:val="0"/>
      <w:marRight w:val="0"/>
      <w:marTop w:val="0"/>
      <w:marBottom w:val="0"/>
      <w:divBdr>
        <w:top w:val="none" w:sz="0" w:space="0" w:color="auto"/>
        <w:left w:val="none" w:sz="0" w:space="0" w:color="auto"/>
        <w:bottom w:val="none" w:sz="0" w:space="0" w:color="auto"/>
        <w:right w:val="none" w:sz="0" w:space="0" w:color="auto"/>
      </w:divBdr>
    </w:div>
    <w:div w:id="1545672932">
      <w:bodyDiv w:val="1"/>
      <w:marLeft w:val="0"/>
      <w:marRight w:val="0"/>
      <w:marTop w:val="0"/>
      <w:marBottom w:val="0"/>
      <w:divBdr>
        <w:top w:val="none" w:sz="0" w:space="0" w:color="auto"/>
        <w:left w:val="none" w:sz="0" w:space="0" w:color="auto"/>
        <w:bottom w:val="none" w:sz="0" w:space="0" w:color="auto"/>
        <w:right w:val="none" w:sz="0" w:space="0" w:color="auto"/>
      </w:divBdr>
    </w:div>
    <w:div w:id="1556309158">
      <w:bodyDiv w:val="1"/>
      <w:marLeft w:val="0"/>
      <w:marRight w:val="0"/>
      <w:marTop w:val="0"/>
      <w:marBottom w:val="0"/>
      <w:divBdr>
        <w:top w:val="none" w:sz="0" w:space="0" w:color="auto"/>
        <w:left w:val="none" w:sz="0" w:space="0" w:color="auto"/>
        <w:bottom w:val="none" w:sz="0" w:space="0" w:color="auto"/>
        <w:right w:val="none" w:sz="0" w:space="0" w:color="auto"/>
      </w:divBdr>
    </w:div>
    <w:div w:id="1568685772">
      <w:bodyDiv w:val="1"/>
      <w:marLeft w:val="0"/>
      <w:marRight w:val="0"/>
      <w:marTop w:val="0"/>
      <w:marBottom w:val="0"/>
      <w:divBdr>
        <w:top w:val="none" w:sz="0" w:space="0" w:color="auto"/>
        <w:left w:val="none" w:sz="0" w:space="0" w:color="auto"/>
        <w:bottom w:val="none" w:sz="0" w:space="0" w:color="auto"/>
        <w:right w:val="none" w:sz="0" w:space="0" w:color="auto"/>
      </w:divBdr>
    </w:div>
    <w:div w:id="1571692731">
      <w:bodyDiv w:val="1"/>
      <w:marLeft w:val="0"/>
      <w:marRight w:val="0"/>
      <w:marTop w:val="0"/>
      <w:marBottom w:val="0"/>
      <w:divBdr>
        <w:top w:val="none" w:sz="0" w:space="0" w:color="auto"/>
        <w:left w:val="none" w:sz="0" w:space="0" w:color="auto"/>
        <w:bottom w:val="none" w:sz="0" w:space="0" w:color="auto"/>
        <w:right w:val="none" w:sz="0" w:space="0" w:color="auto"/>
      </w:divBdr>
    </w:div>
    <w:div w:id="1581134197">
      <w:bodyDiv w:val="1"/>
      <w:marLeft w:val="0"/>
      <w:marRight w:val="0"/>
      <w:marTop w:val="0"/>
      <w:marBottom w:val="0"/>
      <w:divBdr>
        <w:top w:val="none" w:sz="0" w:space="0" w:color="auto"/>
        <w:left w:val="none" w:sz="0" w:space="0" w:color="auto"/>
        <w:bottom w:val="none" w:sz="0" w:space="0" w:color="auto"/>
        <w:right w:val="none" w:sz="0" w:space="0" w:color="auto"/>
      </w:divBdr>
    </w:div>
    <w:div w:id="1582372186">
      <w:bodyDiv w:val="1"/>
      <w:marLeft w:val="0"/>
      <w:marRight w:val="0"/>
      <w:marTop w:val="0"/>
      <w:marBottom w:val="0"/>
      <w:divBdr>
        <w:top w:val="none" w:sz="0" w:space="0" w:color="auto"/>
        <w:left w:val="none" w:sz="0" w:space="0" w:color="auto"/>
        <w:bottom w:val="none" w:sz="0" w:space="0" w:color="auto"/>
        <w:right w:val="none" w:sz="0" w:space="0" w:color="auto"/>
      </w:divBdr>
    </w:div>
    <w:div w:id="1601790839">
      <w:bodyDiv w:val="1"/>
      <w:marLeft w:val="0"/>
      <w:marRight w:val="0"/>
      <w:marTop w:val="0"/>
      <w:marBottom w:val="0"/>
      <w:divBdr>
        <w:top w:val="none" w:sz="0" w:space="0" w:color="auto"/>
        <w:left w:val="none" w:sz="0" w:space="0" w:color="auto"/>
        <w:bottom w:val="none" w:sz="0" w:space="0" w:color="auto"/>
        <w:right w:val="none" w:sz="0" w:space="0" w:color="auto"/>
      </w:divBdr>
    </w:div>
    <w:div w:id="1630822992">
      <w:bodyDiv w:val="1"/>
      <w:marLeft w:val="0"/>
      <w:marRight w:val="0"/>
      <w:marTop w:val="0"/>
      <w:marBottom w:val="0"/>
      <w:divBdr>
        <w:top w:val="none" w:sz="0" w:space="0" w:color="auto"/>
        <w:left w:val="none" w:sz="0" w:space="0" w:color="auto"/>
        <w:bottom w:val="none" w:sz="0" w:space="0" w:color="auto"/>
        <w:right w:val="none" w:sz="0" w:space="0" w:color="auto"/>
      </w:divBdr>
    </w:div>
    <w:div w:id="1651210205">
      <w:bodyDiv w:val="1"/>
      <w:marLeft w:val="0"/>
      <w:marRight w:val="0"/>
      <w:marTop w:val="0"/>
      <w:marBottom w:val="0"/>
      <w:divBdr>
        <w:top w:val="none" w:sz="0" w:space="0" w:color="auto"/>
        <w:left w:val="none" w:sz="0" w:space="0" w:color="auto"/>
        <w:bottom w:val="none" w:sz="0" w:space="0" w:color="auto"/>
        <w:right w:val="none" w:sz="0" w:space="0" w:color="auto"/>
      </w:divBdr>
    </w:div>
    <w:div w:id="1655909641">
      <w:bodyDiv w:val="1"/>
      <w:marLeft w:val="0"/>
      <w:marRight w:val="0"/>
      <w:marTop w:val="0"/>
      <w:marBottom w:val="0"/>
      <w:divBdr>
        <w:top w:val="none" w:sz="0" w:space="0" w:color="auto"/>
        <w:left w:val="none" w:sz="0" w:space="0" w:color="auto"/>
        <w:bottom w:val="none" w:sz="0" w:space="0" w:color="auto"/>
        <w:right w:val="none" w:sz="0" w:space="0" w:color="auto"/>
      </w:divBdr>
    </w:div>
    <w:div w:id="1672641536">
      <w:bodyDiv w:val="1"/>
      <w:marLeft w:val="0"/>
      <w:marRight w:val="0"/>
      <w:marTop w:val="0"/>
      <w:marBottom w:val="0"/>
      <w:divBdr>
        <w:top w:val="none" w:sz="0" w:space="0" w:color="auto"/>
        <w:left w:val="none" w:sz="0" w:space="0" w:color="auto"/>
        <w:bottom w:val="none" w:sz="0" w:space="0" w:color="auto"/>
        <w:right w:val="none" w:sz="0" w:space="0" w:color="auto"/>
      </w:divBdr>
    </w:div>
    <w:div w:id="1679194033">
      <w:bodyDiv w:val="1"/>
      <w:marLeft w:val="0"/>
      <w:marRight w:val="0"/>
      <w:marTop w:val="0"/>
      <w:marBottom w:val="0"/>
      <w:divBdr>
        <w:top w:val="none" w:sz="0" w:space="0" w:color="auto"/>
        <w:left w:val="none" w:sz="0" w:space="0" w:color="auto"/>
        <w:bottom w:val="none" w:sz="0" w:space="0" w:color="auto"/>
        <w:right w:val="none" w:sz="0" w:space="0" w:color="auto"/>
      </w:divBdr>
    </w:div>
    <w:div w:id="1693262940">
      <w:bodyDiv w:val="1"/>
      <w:marLeft w:val="0"/>
      <w:marRight w:val="0"/>
      <w:marTop w:val="0"/>
      <w:marBottom w:val="0"/>
      <w:divBdr>
        <w:top w:val="none" w:sz="0" w:space="0" w:color="auto"/>
        <w:left w:val="none" w:sz="0" w:space="0" w:color="auto"/>
        <w:bottom w:val="none" w:sz="0" w:space="0" w:color="auto"/>
        <w:right w:val="none" w:sz="0" w:space="0" w:color="auto"/>
      </w:divBdr>
    </w:div>
    <w:div w:id="1699429528">
      <w:bodyDiv w:val="1"/>
      <w:marLeft w:val="0"/>
      <w:marRight w:val="0"/>
      <w:marTop w:val="0"/>
      <w:marBottom w:val="0"/>
      <w:divBdr>
        <w:top w:val="none" w:sz="0" w:space="0" w:color="auto"/>
        <w:left w:val="none" w:sz="0" w:space="0" w:color="auto"/>
        <w:bottom w:val="none" w:sz="0" w:space="0" w:color="auto"/>
        <w:right w:val="none" w:sz="0" w:space="0" w:color="auto"/>
      </w:divBdr>
    </w:div>
    <w:div w:id="1714187317">
      <w:bodyDiv w:val="1"/>
      <w:marLeft w:val="0"/>
      <w:marRight w:val="0"/>
      <w:marTop w:val="0"/>
      <w:marBottom w:val="0"/>
      <w:divBdr>
        <w:top w:val="none" w:sz="0" w:space="0" w:color="auto"/>
        <w:left w:val="none" w:sz="0" w:space="0" w:color="auto"/>
        <w:bottom w:val="none" w:sz="0" w:space="0" w:color="auto"/>
        <w:right w:val="none" w:sz="0" w:space="0" w:color="auto"/>
      </w:divBdr>
    </w:div>
    <w:div w:id="1718116798">
      <w:bodyDiv w:val="1"/>
      <w:marLeft w:val="0"/>
      <w:marRight w:val="0"/>
      <w:marTop w:val="0"/>
      <w:marBottom w:val="0"/>
      <w:divBdr>
        <w:top w:val="none" w:sz="0" w:space="0" w:color="auto"/>
        <w:left w:val="none" w:sz="0" w:space="0" w:color="auto"/>
        <w:bottom w:val="none" w:sz="0" w:space="0" w:color="auto"/>
        <w:right w:val="none" w:sz="0" w:space="0" w:color="auto"/>
      </w:divBdr>
      <w:divsChild>
        <w:div w:id="2063626544">
          <w:marLeft w:val="0"/>
          <w:marRight w:val="0"/>
          <w:marTop w:val="0"/>
          <w:marBottom w:val="0"/>
          <w:divBdr>
            <w:top w:val="none" w:sz="0" w:space="0" w:color="auto"/>
            <w:left w:val="none" w:sz="0" w:space="0" w:color="auto"/>
            <w:bottom w:val="none" w:sz="0" w:space="0" w:color="auto"/>
            <w:right w:val="none" w:sz="0" w:space="0" w:color="auto"/>
          </w:divBdr>
        </w:div>
      </w:divsChild>
    </w:div>
    <w:div w:id="1728986710">
      <w:bodyDiv w:val="1"/>
      <w:marLeft w:val="0"/>
      <w:marRight w:val="0"/>
      <w:marTop w:val="0"/>
      <w:marBottom w:val="0"/>
      <w:divBdr>
        <w:top w:val="none" w:sz="0" w:space="0" w:color="auto"/>
        <w:left w:val="none" w:sz="0" w:space="0" w:color="auto"/>
        <w:bottom w:val="none" w:sz="0" w:space="0" w:color="auto"/>
        <w:right w:val="none" w:sz="0" w:space="0" w:color="auto"/>
      </w:divBdr>
    </w:div>
    <w:div w:id="1740713552">
      <w:bodyDiv w:val="1"/>
      <w:marLeft w:val="0"/>
      <w:marRight w:val="0"/>
      <w:marTop w:val="0"/>
      <w:marBottom w:val="0"/>
      <w:divBdr>
        <w:top w:val="none" w:sz="0" w:space="0" w:color="auto"/>
        <w:left w:val="none" w:sz="0" w:space="0" w:color="auto"/>
        <w:bottom w:val="none" w:sz="0" w:space="0" w:color="auto"/>
        <w:right w:val="none" w:sz="0" w:space="0" w:color="auto"/>
      </w:divBdr>
    </w:div>
    <w:div w:id="1752391316">
      <w:bodyDiv w:val="1"/>
      <w:marLeft w:val="0"/>
      <w:marRight w:val="0"/>
      <w:marTop w:val="0"/>
      <w:marBottom w:val="0"/>
      <w:divBdr>
        <w:top w:val="none" w:sz="0" w:space="0" w:color="auto"/>
        <w:left w:val="none" w:sz="0" w:space="0" w:color="auto"/>
        <w:bottom w:val="none" w:sz="0" w:space="0" w:color="auto"/>
        <w:right w:val="none" w:sz="0" w:space="0" w:color="auto"/>
      </w:divBdr>
    </w:div>
    <w:div w:id="1758674283">
      <w:bodyDiv w:val="1"/>
      <w:marLeft w:val="0"/>
      <w:marRight w:val="0"/>
      <w:marTop w:val="0"/>
      <w:marBottom w:val="0"/>
      <w:divBdr>
        <w:top w:val="none" w:sz="0" w:space="0" w:color="auto"/>
        <w:left w:val="none" w:sz="0" w:space="0" w:color="auto"/>
        <w:bottom w:val="none" w:sz="0" w:space="0" w:color="auto"/>
        <w:right w:val="none" w:sz="0" w:space="0" w:color="auto"/>
      </w:divBdr>
    </w:div>
    <w:div w:id="1771318686">
      <w:bodyDiv w:val="1"/>
      <w:marLeft w:val="0"/>
      <w:marRight w:val="0"/>
      <w:marTop w:val="0"/>
      <w:marBottom w:val="0"/>
      <w:divBdr>
        <w:top w:val="none" w:sz="0" w:space="0" w:color="auto"/>
        <w:left w:val="none" w:sz="0" w:space="0" w:color="auto"/>
        <w:bottom w:val="none" w:sz="0" w:space="0" w:color="auto"/>
        <w:right w:val="none" w:sz="0" w:space="0" w:color="auto"/>
      </w:divBdr>
    </w:div>
    <w:div w:id="1771973436">
      <w:bodyDiv w:val="1"/>
      <w:marLeft w:val="0"/>
      <w:marRight w:val="0"/>
      <w:marTop w:val="0"/>
      <w:marBottom w:val="0"/>
      <w:divBdr>
        <w:top w:val="none" w:sz="0" w:space="0" w:color="auto"/>
        <w:left w:val="none" w:sz="0" w:space="0" w:color="auto"/>
        <w:bottom w:val="none" w:sz="0" w:space="0" w:color="auto"/>
        <w:right w:val="none" w:sz="0" w:space="0" w:color="auto"/>
      </w:divBdr>
    </w:div>
    <w:div w:id="1772503933">
      <w:bodyDiv w:val="1"/>
      <w:marLeft w:val="0"/>
      <w:marRight w:val="0"/>
      <w:marTop w:val="0"/>
      <w:marBottom w:val="0"/>
      <w:divBdr>
        <w:top w:val="none" w:sz="0" w:space="0" w:color="auto"/>
        <w:left w:val="none" w:sz="0" w:space="0" w:color="auto"/>
        <w:bottom w:val="none" w:sz="0" w:space="0" w:color="auto"/>
        <w:right w:val="none" w:sz="0" w:space="0" w:color="auto"/>
      </w:divBdr>
    </w:div>
    <w:div w:id="1789162367">
      <w:bodyDiv w:val="1"/>
      <w:marLeft w:val="0"/>
      <w:marRight w:val="0"/>
      <w:marTop w:val="0"/>
      <w:marBottom w:val="0"/>
      <w:divBdr>
        <w:top w:val="none" w:sz="0" w:space="0" w:color="auto"/>
        <w:left w:val="none" w:sz="0" w:space="0" w:color="auto"/>
        <w:bottom w:val="none" w:sz="0" w:space="0" w:color="auto"/>
        <w:right w:val="none" w:sz="0" w:space="0" w:color="auto"/>
      </w:divBdr>
    </w:div>
    <w:div w:id="1811051134">
      <w:bodyDiv w:val="1"/>
      <w:marLeft w:val="0"/>
      <w:marRight w:val="0"/>
      <w:marTop w:val="0"/>
      <w:marBottom w:val="0"/>
      <w:divBdr>
        <w:top w:val="none" w:sz="0" w:space="0" w:color="auto"/>
        <w:left w:val="none" w:sz="0" w:space="0" w:color="auto"/>
        <w:bottom w:val="none" w:sz="0" w:space="0" w:color="auto"/>
        <w:right w:val="none" w:sz="0" w:space="0" w:color="auto"/>
      </w:divBdr>
    </w:div>
    <w:div w:id="1860197931">
      <w:bodyDiv w:val="1"/>
      <w:marLeft w:val="0"/>
      <w:marRight w:val="0"/>
      <w:marTop w:val="0"/>
      <w:marBottom w:val="0"/>
      <w:divBdr>
        <w:top w:val="none" w:sz="0" w:space="0" w:color="auto"/>
        <w:left w:val="none" w:sz="0" w:space="0" w:color="auto"/>
        <w:bottom w:val="none" w:sz="0" w:space="0" w:color="auto"/>
        <w:right w:val="none" w:sz="0" w:space="0" w:color="auto"/>
      </w:divBdr>
    </w:div>
    <w:div w:id="1866477124">
      <w:bodyDiv w:val="1"/>
      <w:marLeft w:val="0"/>
      <w:marRight w:val="0"/>
      <w:marTop w:val="0"/>
      <w:marBottom w:val="0"/>
      <w:divBdr>
        <w:top w:val="none" w:sz="0" w:space="0" w:color="auto"/>
        <w:left w:val="none" w:sz="0" w:space="0" w:color="auto"/>
        <w:bottom w:val="none" w:sz="0" w:space="0" w:color="auto"/>
        <w:right w:val="none" w:sz="0" w:space="0" w:color="auto"/>
      </w:divBdr>
    </w:div>
    <w:div w:id="1867403811">
      <w:bodyDiv w:val="1"/>
      <w:marLeft w:val="0"/>
      <w:marRight w:val="0"/>
      <w:marTop w:val="0"/>
      <w:marBottom w:val="0"/>
      <w:divBdr>
        <w:top w:val="none" w:sz="0" w:space="0" w:color="auto"/>
        <w:left w:val="none" w:sz="0" w:space="0" w:color="auto"/>
        <w:bottom w:val="none" w:sz="0" w:space="0" w:color="auto"/>
        <w:right w:val="none" w:sz="0" w:space="0" w:color="auto"/>
      </w:divBdr>
    </w:div>
    <w:div w:id="1880049749">
      <w:bodyDiv w:val="1"/>
      <w:marLeft w:val="0"/>
      <w:marRight w:val="0"/>
      <w:marTop w:val="0"/>
      <w:marBottom w:val="0"/>
      <w:divBdr>
        <w:top w:val="none" w:sz="0" w:space="0" w:color="auto"/>
        <w:left w:val="none" w:sz="0" w:space="0" w:color="auto"/>
        <w:bottom w:val="none" w:sz="0" w:space="0" w:color="auto"/>
        <w:right w:val="none" w:sz="0" w:space="0" w:color="auto"/>
      </w:divBdr>
    </w:div>
    <w:div w:id="1898663769">
      <w:bodyDiv w:val="1"/>
      <w:marLeft w:val="0"/>
      <w:marRight w:val="0"/>
      <w:marTop w:val="0"/>
      <w:marBottom w:val="0"/>
      <w:divBdr>
        <w:top w:val="none" w:sz="0" w:space="0" w:color="auto"/>
        <w:left w:val="none" w:sz="0" w:space="0" w:color="auto"/>
        <w:bottom w:val="none" w:sz="0" w:space="0" w:color="auto"/>
        <w:right w:val="none" w:sz="0" w:space="0" w:color="auto"/>
      </w:divBdr>
    </w:div>
    <w:div w:id="1906866410">
      <w:bodyDiv w:val="1"/>
      <w:marLeft w:val="0"/>
      <w:marRight w:val="0"/>
      <w:marTop w:val="0"/>
      <w:marBottom w:val="0"/>
      <w:divBdr>
        <w:top w:val="none" w:sz="0" w:space="0" w:color="auto"/>
        <w:left w:val="none" w:sz="0" w:space="0" w:color="auto"/>
        <w:bottom w:val="none" w:sz="0" w:space="0" w:color="auto"/>
        <w:right w:val="none" w:sz="0" w:space="0" w:color="auto"/>
      </w:divBdr>
    </w:div>
    <w:div w:id="1913927551">
      <w:bodyDiv w:val="1"/>
      <w:marLeft w:val="0"/>
      <w:marRight w:val="0"/>
      <w:marTop w:val="0"/>
      <w:marBottom w:val="0"/>
      <w:divBdr>
        <w:top w:val="none" w:sz="0" w:space="0" w:color="auto"/>
        <w:left w:val="none" w:sz="0" w:space="0" w:color="auto"/>
        <w:bottom w:val="none" w:sz="0" w:space="0" w:color="auto"/>
        <w:right w:val="none" w:sz="0" w:space="0" w:color="auto"/>
      </w:divBdr>
    </w:div>
    <w:div w:id="1925726215">
      <w:bodyDiv w:val="1"/>
      <w:marLeft w:val="0"/>
      <w:marRight w:val="0"/>
      <w:marTop w:val="0"/>
      <w:marBottom w:val="0"/>
      <w:divBdr>
        <w:top w:val="none" w:sz="0" w:space="0" w:color="auto"/>
        <w:left w:val="none" w:sz="0" w:space="0" w:color="auto"/>
        <w:bottom w:val="none" w:sz="0" w:space="0" w:color="auto"/>
        <w:right w:val="none" w:sz="0" w:space="0" w:color="auto"/>
      </w:divBdr>
    </w:div>
    <w:div w:id="1927955418">
      <w:bodyDiv w:val="1"/>
      <w:marLeft w:val="0"/>
      <w:marRight w:val="0"/>
      <w:marTop w:val="0"/>
      <w:marBottom w:val="0"/>
      <w:divBdr>
        <w:top w:val="none" w:sz="0" w:space="0" w:color="auto"/>
        <w:left w:val="none" w:sz="0" w:space="0" w:color="auto"/>
        <w:bottom w:val="none" w:sz="0" w:space="0" w:color="auto"/>
        <w:right w:val="none" w:sz="0" w:space="0" w:color="auto"/>
      </w:divBdr>
    </w:div>
    <w:div w:id="1931616349">
      <w:bodyDiv w:val="1"/>
      <w:marLeft w:val="0"/>
      <w:marRight w:val="0"/>
      <w:marTop w:val="0"/>
      <w:marBottom w:val="0"/>
      <w:divBdr>
        <w:top w:val="none" w:sz="0" w:space="0" w:color="auto"/>
        <w:left w:val="none" w:sz="0" w:space="0" w:color="auto"/>
        <w:bottom w:val="none" w:sz="0" w:space="0" w:color="auto"/>
        <w:right w:val="none" w:sz="0" w:space="0" w:color="auto"/>
      </w:divBdr>
    </w:div>
    <w:div w:id="1943417477">
      <w:bodyDiv w:val="1"/>
      <w:marLeft w:val="0"/>
      <w:marRight w:val="0"/>
      <w:marTop w:val="0"/>
      <w:marBottom w:val="0"/>
      <w:divBdr>
        <w:top w:val="none" w:sz="0" w:space="0" w:color="auto"/>
        <w:left w:val="none" w:sz="0" w:space="0" w:color="auto"/>
        <w:bottom w:val="none" w:sz="0" w:space="0" w:color="auto"/>
        <w:right w:val="none" w:sz="0" w:space="0" w:color="auto"/>
      </w:divBdr>
    </w:div>
    <w:div w:id="1945962054">
      <w:bodyDiv w:val="1"/>
      <w:marLeft w:val="0"/>
      <w:marRight w:val="0"/>
      <w:marTop w:val="0"/>
      <w:marBottom w:val="0"/>
      <w:divBdr>
        <w:top w:val="none" w:sz="0" w:space="0" w:color="auto"/>
        <w:left w:val="none" w:sz="0" w:space="0" w:color="auto"/>
        <w:bottom w:val="none" w:sz="0" w:space="0" w:color="auto"/>
        <w:right w:val="none" w:sz="0" w:space="0" w:color="auto"/>
      </w:divBdr>
    </w:div>
    <w:div w:id="1954824936">
      <w:bodyDiv w:val="1"/>
      <w:marLeft w:val="0"/>
      <w:marRight w:val="0"/>
      <w:marTop w:val="0"/>
      <w:marBottom w:val="0"/>
      <w:divBdr>
        <w:top w:val="none" w:sz="0" w:space="0" w:color="auto"/>
        <w:left w:val="none" w:sz="0" w:space="0" w:color="auto"/>
        <w:bottom w:val="none" w:sz="0" w:space="0" w:color="auto"/>
        <w:right w:val="none" w:sz="0" w:space="0" w:color="auto"/>
      </w:divBdr>
    </w:div>
    <w:div w:id="1960988672">
      <w:bodyDiv w:val="1"/>
      <w:marLeft w:val="0"/>
      <w:marRight w:val="0"/>
      <w:marTop w:val="0"/>
      <w:marBottom w:val="0"/>
      <w:divBdr>
        <w:top w:val="none" w:sz="0" w:space="0" w:color="auto"/>
        <w:left w:val="none" w:sz="0" w:space="0" w:color="auto"/>
        <w:bottom w:val="none" w:sz="0" w:space="0" w:color="auto"/>
        <w:right w:val="none" w:sz="0" w:space="0" w:color="auto"/>
      </w:divBdr>
    </w:div>
    <w:div w:id="1999722655">
      <w:bodyDiv w:val="1"/>
      <w:marLeft w:val="0"/>
      <w:marRight w:val="0"/>
      <w:marTop w:val="0"/>
      <w:marBottom w:val="0"/>
      <w:divBdr>
        <w:top w:val="none" w:sz="0" w:space="0" w:color="auto"/>
        <w:left w:val="none" w:sz="0" w:space="0" w:color="auto"/>
        <w:bottom w:val="none" w:sz="0" w:space="0" w:color="auto"/>
        <w:right w:val="none" w:sz="0" w:space="0" w:color="auto"/>
      </w:divBdr>
    </w:div>
    <w:div w:id="2005282402">
      <w:bodyDiv w:val="1"/>
      <w:marLeft w:val="0"/>
      <w:marRight w:val="0"/>
      <w:marTop w:val="0"/>
      <w:marBottom w:val="0"/>
      <w:divBdr>
        <w:top w:val="none" w:sz="0" w:space="0" w:color="auto"/>
        <w:left w:val="none" w:sz="0" w:space="0" w:color="auto"/>
        <w:bottom w:val="none" w:sz="0" w:space="0" w:color="auto"/>
        <w:right w:val="none" w:sz="0" w:space="0" w:color="auto"/>
      </w:divBdr>
    </w:div>
    <w:div w:id="2011909794">
      <w:bodyDiv w:val="1"/>
      <w:marLeft w:val="0"/>
      <w:marRight w:val="0"/>
      <w:marTop w:val="0"/>
      <w:marBottom w:val="0"/>
      <w:divBdr>
        <w:top w:val="none" w:sz="0" w:space="0" w:color="auto"/>
        <w:left w:val="none" w:sz="0" w:space="0" w:color="auto"/>
        <w:bottom w:val="none" w:sz="0" w:space="0" w:color="auto"/>
        <w:right w:val="none" w:sz="0" w:space="0" w:color="auto"/>
      </w:divBdr>
    </w:div>
    <w:div w:id="2015261653">
      <w:bodyDiv w:val="1"/>
      <w:marLeft w:val="0"/>
      <w:marRight w:val="0"/>
      <w:marTop w:val="0"/>
      <w:marBottom w:val="0"/>
      <w:divBdr>
        <w:top w:val="none" w:sz="0" w:space="0" w:color="auto"/>
        <w:left w:val="none" w:sz="0" w:space="0" w:color="auto"/>
        <w:bottom w:val="none" w:sz="0" w:space="0" w:color="auto"/>
        <w:right w:val="none" w:sz="0" w:space="0" w:color="auto"/>
      </w:divBdr>
    </w:div>
    <w:div w:id="2021812271">
      <w:bodyDiv w:val="1"/>
      <w:marLeft w:val="0"/>
      <w:marRight w:val="0"/>
      <w:marTop w:val="0"/>
      <w:marBottom w:val="0"/>
      <w:divBdr>
        <w:top w:val="none" w:sz="0" w:space="0" w:color="auto"/>
        <w:left w:val="none" w:sz="0" w:space="0" w:color="auto"/>
        <w:bottom w:val="none" w:sz="0" w:space="0" w:color="auto"/>
        <w:right w:val="none" w:sz="0" w:space="0" w:color="auto"/>
      </w:divBdr>
    </w:div>
    <w:div w:id="2023428837">
      <w:bodyDiv w:val="1"/>
      <w:marLeft w:val="0"/>
      <w:marRight w:val="0"/>
      <w:marTop w:val="0"/>
      <w:marBottom w:val="0"/>
      <w:divBdr>
        <w:top w:val="none" w:sz="0" w:space="0" w:color="auto"/>
        <w:left w:val="none" w:sz="0" w:space="0" w:color="auto"/>
        <w:bottom w:val="none" w:sz="0" w:space="0" w:color="auto"/>
        <w:right w:val="none" w:sz="0" w:space="0" w:color="auto"/>
      </w:divBdr>
    </w:div>
    <w:div w:id="2025858749">
      <w:bodyDiv w:val="1"/>
      <w:marLeft w:val="0"/>
      <w:marRight w:val="0"/>
      <w:marTop w:val="0"/>
      <w:marBottom w:val="0"/>
      <w:divBdr>
        <w:top w:val="none" w:sz="0" w:space="0" w:color="auto"/>
        <w:left w:val="none" w:sz="0" w:space="0" w:color="auto"/>
        <w:bottom w:val="none" w:sz="0" w:space="0" w:color="auto"/>
        <w:right w:val="none" w:sz="0" w:space="0" w:color="auto"/>
      </w:divBdr>
    </w:div>
    <w:div w:id="2027320741">
      <w:bodyDiv w:val="1"/>
      <w:marLeft w:val="0"/>
      <w:marRight w:val="0"/>
      <w:marTop w:val="0"/>
      <w:marBottom w:val="0"/>
      <w:divBdr>
        <w:top w:val="none" w:sz="0" w:space="0" w:color="auto"/>
        <w:left w:val="none" w:sz="0" w:space="0" w:color="auto"/>
        <w:bottom w:val="none" w:sz="0" w:space="0" w:color="auto"/>
        <w:right w:val="none" w:sz="0" w:space="0" w:color="auto"/>
      </w:divBdr>
    </w:div>
    <w:div w:id="2030137159">
      <w:bodyDiv w:val="1"/>
      <w:marLeft w:val="0"/>
      <w:marRight w:val="0"/>
      <w:marTop w:val="0"/>
      <w:marBottom w:val="0"/>
      <w:divBdr>
        <w:top w:val="none" w:sz="0" w:space="0" w:color="auto"/>
        <w:left w:val="none" w:sz="0" w:space="0" w:color="auto"/>
        <w:bottom w:val="none" w:sz="0" w:space="0" w:color="auto"/>
        <w:right w:val="none" w:sz="0" w:space="0" w:color="auto"/>
      </w:divBdr>
    </w:div>
    <w:div w:id="2039426532">
      <w:bodyDiv w:val="1"/>
      <w:marLeft w:val="0"/>
      <w:marRight w:val="0"/>
      <w:marTop w:val="0"/>
      <w:marBottom w:val="0"/>
      <w:divBdr>
        <w:top w:val="none" w:sz="0" w:space="0" w:color="auto"/>
        <w:left w:val="none" w:sz="0" w:space="0" w:color="auto"/>
        <w:bottom w:val="none" w:sz="0" w:space="0" w:color="auto"/>
        <w:right w:val="none" w:sz="0" w:space="0" w:color="auto"/>
      </w:divBdr>
    </w:div>
    <w:div w:id="2039812655">
      <w:bodyDiv w:val="1"/>
      <w:marLeft w:val="0"/>
      <w:marRight w:val="0"/>
      <w:marTop w:val="0"/>
      <w:marBottom w:val="0"/>
      <w:divBdr>
        <w:top w:val="none" w:sz="0" w:space="0" w:color="auto"/>
        <w:left w:val="none" w:sz="0" w:space="0" w:color="auto"/>
        <w:bottom w:val="none" w:sz="0" w:space="0" w:color="auto"/>
        <w:right w:val="none" w:sz="0" w:space="0" w:color="auto"/>
      </w:divBdr>
    </w:div>
    <w:div w:id="2048144152">
      <w:bodyDiv w:val="1"/>
      <w:marLeft w:val="0"/>
      <w:marRight w:val="0"/>
      <w:marTop w:val="0"/>
      <w:marBottom w:val="0"/>
      <w:divBdr>
        <w:top w:val="none" w:sz="0" w:space="0" w:color="auto"/>
        <w:left w:val="none" w:sz="0" w:space="0" w:color="auto"/>
        <w:bottom w:val="none" w:sz="0" w:space="0" w:color="auto"/>
        <w:right w:val="none" w:sz="0" w:space="0" w:color="auto"/>
      </w:divBdr>
    </w:div>
    <w:div w:id="2074497227">
      <w:bodyDiv w:val="1"/>
      <w:marLeft w:val="0"/>
      <w:marRight w:val="0"/>
      <w:marTop w:val="0"/>
      <w:marBottom w:val="0"/>
      <w:divBdr>
        <w:top w:val="none" w:sz="0" w:space="0" w:color="auto"/>
        <w:left w:val="none" w:sz="0" w:space="0" w:color="auto"/>
        <w:bottom w:val="none" w:sz="0" w:space="0" w:color="auto"/>
        <w:right w:val="none" w:sz="0" w:space="0" w:color="auto"/>
      </w:divBdr>
    </w:div>
    <w:div w:id="2074887756">
      <w:bodyDiv w:val="1"/>
      <w:marLeft w:val="0"/>
      <w:marRight w:val="0"/>
      <w:marTop w:val="0"/>
      <w:marBottom w:val="0"/>
      <w:divBdr>
        <w:top w:val="none" w:sz="0" w:space="0" w:color="auto"/>
        <w:left w:val="none" w:sz="0" w:space="0" w:color="auto"/>
        <w:bottom w:val="none" w:sz="0" w:space="0" w:color="auto"/>
        <w:right w:val="none" w:sz="0" w:space="0" w:color="auto"/>
      </w:divBdr>
    </w:div>
    <w:div w:id="2077118922">
      <w:bodyDiv w:val="1"/>
      <w:marLeft w:val="0"/>
      <w:marRight w:val="0"/>
      <w:marTop w:val="0"/>
      <w:marBottom w:val="0"/>
      <w:divBdr>
        <w:top w:val="none" w:sz="0" w:space="0" w:color="auto"/>
        <w:left w:val="none" w:sz="0" w:space="0" w:color="auto"/>
        <w:bottom w:val="none" w:sz="0" w:space="0" w:color="auto"/>
        <w:right w:val="none" w:sz="0" w:space="0" w:color="auto"/>
      </w:divBdr>
    </w:div>
    <w:div w:id="2086679019">
      <w:bodyDiv w:val="1"/>
      <w:marLeft w:val="0"/>
      <w:marRight w:val="0"/>
      <w:marTop w:val="0"/>
      <w:marBottom w:val="0"/>
      <w:divBdr>
        <w:top w:val="none" w:sz="0" w:space="0" w:color="auto"/>
        <w:left w:val="none" w:sz="0" w:space="0" w:color="auto"/>
        <w:bottom w:val="none" w:sz="0" w:space="0" w:color="auto"/>
        <w:right w:val="none" w:sz="0" w:space="0" w:color="auto"/>
      </w:divBdr>
    </w:div>
    <w:div w:id="2092460606">
      <w:bodyDiv w:val="1"/>
      <w:marLeft w:val="0"/>
      <w:marRight w:val="0"/>
      <w:marTop w:val="0"/>
      <w:marBottom w:val="0"/>
      <w:divBdr>
        <w:top w:val="none" w:sz="0" w:space="0" w:color="auto"/>
        <w:left w:val="none" w:sz="0" w:space="0" w:color="auto"/>
        <w:bottom w:val="none" w:sz="0" w:space="0" w:color="auto"/>
        <w:right w:val="none" w:sz="0" w:space="0" w:color="auto"/>
      </w:divBdr>
    </w:div>
    <w:div w:id="2115706387">
      <w:bodyDiv w:val="1"/>
      <w:marLeft w:val="0"/>
      <w:marRight w:val="0"/>
      <w:marTop w:val="0"/>
      <w:marBottom w:val="0"/>
      <w:divBdr>
        <w:top w:val="none" w:sz="0" w:space="0" w:color="auto"/>
        <w:left w:val="none" w:sz="0" w:space="0" w:color="auto"/>
        <w:bottom w:val="none" w:sz="0" w:space="0" w:color="auto"/>
        <w:right w:val="none" w:sz="0" w:space="0" w:color="auto"/>
      </w:divBdr>
    </w:div>
    <w:div w:id="213570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m.corpas@westminster.ac.uk"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1.wmf"/><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s.fatumo@qmul.ac.uk"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D6FA132875026468E41DE754843A828" ma:contentTypeVersion="20" ma:contentTypeDescription="Create a new document." ma:contentTypeScope="" ma:versionID="ef2fe5dc2b86ba57a068d53c306709fa">
  <xsd:schema xmlns:xsd="http://www.w3.org/2001/XMLSchema" xmlns:xs="http://www.w3.org/2001/XMLSchema" xmlns:p="http://schemas.microsoft.com/office/2006/metadata/properties" xmlns:ns2="8e4f097b-460b-4751-9222-ad4d52e473ff" xmlns:ns3="afc826db-1b30-4a79-97c4-9a3961d0c198" targetNamespace="http://schemas.microsoft.com/office/2006/metadata/properties" ma:root="true" ma:fieldsID="9dec45b394581499052ff0b32c43bd8d" ns2:_="" ns3:_="">
    <xsd:import namespace="8e4f097b-460b-4751-9222-ad4d52e473ff"/>
    <xsd:import namespace="afc826db-1b30-4a79-97c4-9a3961d0c1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2:SharedWithUsers" minOccurs="0"/>
                <xsd:element ref="ns2:SharedWithDetails" minOccurs="0"/>
                <xsd:element ref="ns3:MediaServiceLocation"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f097b-460b-4751-9222-ad4d52e473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0beb4005-3d2e-4b1d-80a7-e46880e275ea}" ma:internalName="TaxCatchAll" ma:showField="CatchAllData" ma:web="8e4f097b-460b-4751-9222-ad4d52e473f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c826db-1b30-4a79-97c4-9a3961d0c1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bb45ad-fa9e-4bc0-81b8-a2b63f0d71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e4f097b-460b-4751-9222-ad4d52e473ff" xsi:nil="true"/>
    <lcf76f155ced4ddcb4097134ff3c332f xmlns="afc826db-1b30-4a79-97c4-9a3961d0c198">
      <Terms xmlns="http://schemas.microsoft.com/office/infopath/2007/PartnerControls"/>
    </lcf76f155ced4ddcb4097134ff3c332f>
    <_dlc_DocId xmlns="8e4f097b-460b-4751-9222-ad4d52e473ff">ZQ5UPFYQ3SW6-1012994493-1280089</_dlc_DocId>
    <_dlc_DocIdUrl xmlns="8e4f097b-460b-4751-9222-ad4d52e473ff">
      <Url>https://annualreviews.sharepoint.com/sites/arfiles/_layouts/15/DocIdRedir.aspx?ID=ZQ5UPFYQ3SW6-1012994493-1280089</Url>
      <Description>ZQ5UPFYQ3SW6-1012994493-1280089</Description>
    </_dlc_DocIdUrl>
  </documentManagement>
</p:properties>
</file>

<file path=customXml/item5.xml><?xml version="1.0" encoding="utf-8"?>
<b:Sources xmlns:b="http://schemas.openxmlformats.org/officeDocument/2006/bibliography" xmlns="http://schemas.openxmlformats.org/officeDocument/2006/bibliography" SelectedStyle="\CHICAGO.XSL" StyleName="Chicago" Version="16"/>
</file>

<file path=customXml/item6.xml><?xml version="1.0" encoding="utf-8"?>
<Workflow version="v.1.07">
  <Filtration versionrequired="True" status="DONE" StartTime="13-11-2025 12:04:56" EndTime="13-11-2025 12:11:53">
    <Mandatory>
      <P status="DONE" StartTime="13-11-2025 12:08:40" EndTime="13-11-2025 12:08:43">(1) * Replace leftmost and rightmost char -(hyphen) of superscript matter, into minus</P>
      <P status="DONE" StartTime="13-11-2025 12:08:45" EndTime="13-11-2025 12:08:50">(2) * Replace all variations of degree into 'degree' symbol</P>
      <P status="DONE" StartTime="13-11-2025 12:08:51" EndTime="13-11-2025 12:08:52">(3) * Remove unwanted blank lines</P>
      <P status="DONE" StartTime="13-11-2025 12:08:53" EndTime="13-11-2025 12:08:54">(5) * Replace underlined 'Greater Than' symbol(s) with 'Greater Than or Equal To' symbol(s)</P>
      <P status="DONE" StartTime="13-11-2025 12:08:57" EndTime="13-11-2025 12:08:57">(6) * Replace underlined 'Less Than' symbol(s) with 'Less Than or Equal To' symbol(s)</P>
      <P status="DONE" StartTime="13-11-2025 12:09:00" EndTime="13-11-2025 12:09:01">(8) * Remove space(s) before tab</P>
      <P status="DONE" StartTime="13-11-2025 12:09:02" EndTime="13-11-2025 12:09:03">(9) * Remove space(s) after tab</P>
      <P status="DONE" StartTime="13-11-2025 12:09:04" EndTime="13-11-2025 12:09:05">(10) * Remove tab(s) before paragraph mark</P>
      <P status="DONE" StartTime="13-11-2025 12:09:06" EndTime="13-11-2025 12:09:07">(11) * Remove tab(s) after paragraph mark</P>
      <P status="DONE" StartTime="13-11-2025 12:09:08" EndTime="13-11-2025 12:09:10">(12) * Remove space(s) before paragraph mark</P>
      <P status="DONE" StartTime="13-11-2025 12:09:11" EndTime="13-11-2025 12:09:13">(13) * Remove space(s) after paragraph mark</P>
      <P status="DONE" StartTime="13-11-2025 12:09:14" EndTime="13-11-2025 12:09:15">(14) * Replace multiple space(s) with single space</P>
      <P status="DONE" StartTime="13-11-2025 12:09:16" EndTime="13-11-2025 12:09:17">(15) * Change 'Em Dash' with --- (triple hyphen) and 'En Dash' with -- (double hyphen)</P>
      <P status="DONE" StartTime="13-11-2025 12:09:18" EndTime="13-11-2025 12:09:23">(19) * Change straight quote(s) to smart quote(s)</P>
      <P status="DONE" StartTime="13-11-2025 12:09:25" EndTime="13-11-2025 12:09:27">(20) * Change three consecutive dots to Ellipsis(...)</P>
      <P status="DONE" StartTime="13-11-2025 12:09:28" EndTime="13-11-2025 12:09:29">(22) * Remove space(s) before comma</P>
      <P status="DONE" StartTime="13-11-2025 12:09:30" EndTime="13-11-2025 12:09:32">(23) * Remove space(s) before semicolon</P>
      <P status="DONE" StartTime="13-11-2025 12:09:33" EndTime="13-11-2025 12:09:34">(24) * Remove space(s) before period</P>
      <P status="DONE" StartTime="13-11-2025 12:09:35" EndTime="13-11-2025 12:09:44">(25) * Remove space(s) before closing parenthesis</P>
      <P status="DONE" StartTime="13-11-2025 12:09:45" EndTime="13-11-2025 12:09:51">(26) * Remove space(s) after opening parenthesis</P>
      <P status="DONE" StartTime="13-11-2025 12:09:52" EndTime="13-11-2025 12:09:53">(28) * Remove space(s) before % sign</P>
      <P status="DONE" StartTime="13-11-2025 12:09:54" EndTime="13-11-2025 12:09:54">(29) * Remove space before Celsius or Fahrenheit sign</P>
      <P status="DONE" StartTime="13-11-2025 12:09:55" EndTime="13-11-2025 12:09:57">(30) * Convert tab mark(s) to standard form</P>
      <P status="DONE" StartTime="13-11-2025 12:09:58" EndTime="13-11-2025 12:09:58">(31) * Add 'space' before and after 'equal sign'</P>
      <P status="DONE" StartTime="13-11-2025 12:09:59" EndTime="13-11-2025 12:11:15">(32) * Move 'period' from outside closing double quote(s) to inside</P>
      <P status="DONE" StartTime="13-11-2025 12:11:16" EndTime="13-11-2025 12:11:34">(33) * Move 'comma' from outside closing double quote(s) to inside</P>
      <P status="DONE" StartTime="13-11-2025 12:11:35" EndTime="13-11-2025 12:11:39">(34) * Convert 'direction' sign(s) to symbol(s)</P>
      <P status="DONE" StartTime="13-11-2025 12:11:40" EndTime="13-11-2025 12:11:42">(38) * Remove unwanted section/page/column Breaks</P>
      <P status="DONE" StartTime="13-11-2025 12:11:43" EndTime="13-11-2025 12:11:48">(45) * Remove space before superscript footnote/endnote citations</P>
    </Mandatory>
    <Optional>
      <P status="YTS">(4) * Replace underlined 'plus' sign(s) with plus/minus symbol(s)</P>
      <P status="YTS">(7) * Replace 'x' with 'multiplication' symbol</P>
      <P status="YTS">(16) * Replace 'single hyphen' inside page range/number range with 'double hyphen'</P>
      <P status="YTS">(17) * Change 'double hyphen' inside page range/number range into 'single hyphen'</P>
      <P status="YTS">(18) * Change smart quote(s) to straight quote(s)</P>
      <P status="YTS">(21) * Change hyphen (with space both side) into En Dash (with space both side)</P>
      <P status="YTS">(27) * Remove comma from digits</P>
      <P status="YTS">(35) * Convert 'hard return' mark(s) to standard form</P>
      <P status="YTS">(36) * Insert 'En Space' in COMMON SI and Metric units</P>
      <P status="YTS">(37) * Insert 'En Space' for COMPLEX (&amp;gt;550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(&amp;gt;550 units) SI and Metric units</P>
      <P status="YTS">(44) * Remove header and footer information</P>
      <P status="YTS">(46) * Remove Optional Hyphen Between Word</P>
      <P status="YTS">(47) * Convert 'direction' arrow(s) to symbol(s)</P>
      <P status="YTS">(48) * Delete empty line breaks</P>
      <P status="YTS">(49) * convert greek small letter mu (Âµ) to micro (Âµ)</P>
      <P status="YTS">(50) * Convert Elipsis to DOT with space</P>
      <P status="YTS">(51) * Convert DOI: xx.xxxx/ to https://doi.org/xx.xxxx/</P>
      <P status="YTS">(52) * Insert MS-Word comment in place of query tag</P>
      <P status="YTS">(53) * Insert space between ")("</P>
      <P status="YTS">(54) * Remove Non Braking Spaces with normal space</P>
      <P status="YTS">(55) * Insert space in non spaced float citations</P>
      <P status="YTS">(56) * Highlight List Paragraph in Tables.</P>
      <P status="YTS">(57) * Convert prime to apos</P>
      <P status="YTS">(58) * Listing numbers to be converted as text during filtration</P>
    </Optional>
  </Filtration>
  <BodyStyling versionrequired="True" status="DONE" StartTime="13-11-2025 12:16:54" EndTime="13-11-2025 12:21:59">
    <TagMapping status="DONE"/>
    <StyleMapping status="DONE"/>
  </BodyStyling>
  <Reference versionrequired="True" status="DONE" StartTime="13-11-2025 12:22:27" EndTime="13-11-2025 12:23:58"/>
  <CrossLinking versionrequired="True" status="DONE" StartTime="13-11-2025 12:24:42" EndTime="13-11-2025 12:26:16"/>
  <Validation versionrequired="True" status="YTS">
    <P status="YTS" type="Error">(36) * Alert for Identical References</P>
    <P status="YTS" type="Error">(37) * Validation for Fundref Linking based on Keywords</P>
    <P status="YTS" type="Error">(38) * Validation Check for ELS/JJBE</P>
    <P status="YTS" type="Error">(39) * AR Validation</P>
    <P status="YTS" type="Error">(40) * AR Validation</P>
    <P status="YTS" type="Error">(41) * AR Validation</P>
    <P status="YTS" type="Error">(42) * AR Validation</P>
    <P status="YTS" type="Error">(43) * Validation Check for GraphAbstract with PIT(FLA/REV) from PTS order</P>
    <CheckList/>
  </Validation>
  <Metadata versionrequired="True" status="YTS">
    <Global>
      <JournalID type="publisher">biodatasci</JournalID>
      <JournalID type="coden"/>
      <JournalID type="hwp"/>
      <JournalID type="pmc"/>
      <JournalID type="nlmta"/>
      <JournalID type="pmid"/>
      <JournalID type="pumbed"/>
      <JournalID type="doi"/>
      <JournalID type="other"/>
      <JOURNALTITLE>Biomedical Data Science</JOURNALTITLE>
      <JOURNALSUBTITLE/>
      <TRANSJOURNALTITLE>Annual Review of Biomedical Data Science</TRANSJOURNALTITLE>
      <ABBREVJOURNALTITLE>Annu. Rev. Biomed. Data Sci.</ABBREVJOURNALTITLE>
      <ISSNPRINT>1517-3011</ISSNPRINT>
      <ISSNONLINE>2574-3414</ISSNONLINE>
      <PUBLISHERNAME>Annual Reviews</PUBLISHERNAME>
      <PUBLISHERLOCATION/>
      <SELFURI/>
      <COPYRIGHTS/>
    </Global>
    <OPENACCESS>
      <OPEN_ACCESS_NO/>
      <OPEN_ACCESS_YES/>
      <OPEN_ACCESS_CC_BY/>
      <OPEN_ACCESS_CC_BY_SA/>
      <OPEN_ACCESS_CC_BY_ND/>
      <OPEN_ACCESS_CC_BY_NC/>
      <OPEN_ACCESS_CC_BY_NC_SA/>
      <OPEN_ACCESS_CC_BY_NC_ND/>
    </OPENACCESS>
    <ArticleSpecific metafile="">
      <ARTICLEID mandatory="False" active="True" metadata="" tagname=""/>
      <DOI mandatory="False" active="True" metadata="" tagname=""/>
      <PMID mandatory="False" active="False" metadata="" tagname=""/>
      <CODEN mandatory="False" active="False" metadata="" tagname=""/>
      <MANUSCRIPT mandatory="False" active="False" metadata="" tagname=""/>
      <PII mandatory="False" active="False" metadata="" tagname=""/>
      <OTHER mandatory="False" active="False" metadata="" tagname=""/>
      <SUBJECT_LEVEL1 mandatory="False" active="False" metadata="" tagname=""/>
      <SUBJECT_LEVEL2 mandatory="False" active="False" metadata="" tagname=""/>
      <PUBDATE_PRINT mandatory="False" active="True" metadata="" tagname=""/>
      <PUBDATE_ONLINE mandatory="False" active="False" metadata="" tagname=""/>
      <HISTORYDATE_RECEIVED mandatory="False" active="False" metadata="" tagname=""/>
      <HISTORYDATE_REV-REQUEST mandatory="False" active="False" metadata="" tagname=""/>
      <HISTORYDATE_REV-RECEIVED mandatory="False" active="False" metadata="" tagname=""/>
      <HISTORYDATE_ACCEPTED mandatory="False" active="False" metadata="" tagname=""/>
      <VOLUME mandatory="False" active="True" metadata="" tagname=""/>
      <ISSUE mandatory="False" active="False" metadata="" tagname=""/>
      <SUPPLEMENTARY_MATERIAL mandatory="False" active="False" metadata="" tagname=""/>
      <COPYRIGHT_STATEMENT mandatory="False" active="True" metadata="" tagname="Copyright &amp;copy; 2017 by Annual Reviews.&amp;break; All rights reserved"/>
      <OPEN_ACCESS mandatory="False" active="False" metadata="" tagname=""/>
      <ARTICLE_TYPE mandatory="False" active="True" metadata="" tagname=""/>
      <ORCID mandatory="False" active="False" metadata="" tagname=""/>
    </ArticleSpecific>
  </Metadata>
  <XmlConversion versionrequired="True" status="YTS">
    <XMLValidation>
      <DTDNAME>ATYPON-ARCHIVEARTICLE2.2.0</DTDNAME>
      <MATHSTYLENAME>LaTeX</MATHSTYLENAME>
      <SIMPLEMATHCONVERSION>No</SIMPLEMATHCONVERSION>
      <FLOATPLACEMENT>End of Para</FLOATPLACEMENT>
      <FLOATPOSITION>First callout </FLOATPOSITION>
      <ENTITYSTYLE>ISO</ENTITYSTYLE>
      <OUTPUTTYPE/>
      <PDFGENERATION>NO</PDFGENERATION>
      <TABLEFONTSIZE>0</TABLEFONTSIZE>
      <TABLEPARAGRAPHINDENT>0,0</TABLEPARAGRAPHINDENT>
      <TABLEPARAGRAPHSPACING>0,0</TABLEPARAGRAPHSPACING>
      <TABLECELLMARGIN>0,0,0,0</TABLECELLMARGIN>
    </XMLValidation>
    <DocValidation status="YTS"/>
  </XmlConversion>
  <Utility>
    <Manual/>
  </Utility>
  <Client id="39" name="AR" journalname="BD"/>
</Workflow>
</file>

<file path=customXml/itemProps1.xml><?xml version="1.0" encoding="utf-8"?>
<ds:datastoreItem xmlns:ds="http://schemas.openxmlformats.org/officeDocument/2006/customXml" ds:itemID="{2D06ED97-4A40-4AC7-A2DE-440F826B6ABE}">
  <ds:schemaRefs>
    <ds:schemaRef ds:uri="http://schemas.microsoft.com/sharepoint/v3/contenttype/forms"/>
  </ds:schemaRefs>
</ds:datastoreItem>
</file>

<file path=customXml/itemProps2.xml><?xml version="1.0" encoding="utf-8"?>
<ds:datastoreItem xmlns:ds="http://schemas.openxmlformats.org/officeDocument/2006/customXml" ds:itemID="{94717E65-026D-4791-A593-7159AAF30AB9}">
  <ds:schemaRefs>
    <ds:schemaRef ds:uri="http://schemas.microsoft.com/sharepoint/events"/>
  </ds:schemaRefs>
</ds:datastoreItem>
</file>

<file path=customXml/itemProps3.xml><?xml version="1.0" encoding="utf-8"?>
<ds:datastoreItem xmlns:ds="http://schemas.openxmlformats.org/officeDocument/2006/customXml" ds:itemID="{AF91B0EF-0718-44E6-A120-9AAD16FCF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f097b-460b-4751-9222-ad4d52e473ff"/>
    <ds:schemaRef ds:uri="afc826db-1b30-4a79-97c4-9a3961d0c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52D326-651B-4961-B08E-8DC160AB2C1B}">
  <ds:schemaRefs>
    <ds:schemaRef ds:uri="http://schemas.microsoft.com/office/2006/metadata/properties"/>
    <ds:schemaRef ds:uri="http://schemas.microsoft.com/office/infopath/2007/PartnerControls"/>
    <ds:schemaRef ds:uri="8e4f097b-460b-4751-9222-ad4d52e473ff"/>
    <ds:schemaRef ds:uri="afc826db-1b30-4a79-97c4-9a3961d0c198"/>
  </ds:schemaRefs>
</ds:datastoreItem>
</file>

<file path=customXml/itemProps5.xml><?xml version="1.0" encoding="utf-8"?>
<ds:datastoreItem xmlns:ds="http://schemas.openxmlformats.org/officeDocument/2006/customXml" ds:itemID="{47A122F9-8470-4ECC-A6EC-3ECB86C296C2}">
  <ds:schemaRefs>
    <ds:schemaRef ds:uri="http://schemas.openxmlformats.org/officeDocument/2006/bibliography"/>
  </ds:schemaRefs>
</ds:datastoreItem>
</file>

<file path=customXml/itemProps6.xml><?xml version="1.0" encoding="utf-8"?>
<ds:datastoreItem xmlns:ds="http://schemas.openxmlformats.org/officeDocument/2006/customXml" ds:itemID="{5468795A-D2B9-42AD-AD24-5FD87BEF4B9F}">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30</Pages>
  <Words>10388</Words>
  <Characters>64094</Characters>
  <Application>Microsoft Office Word</Application>
  <DocSecurity>0</DocSecurity>
  <Lines>1105</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Corpas</dc:creator>
  <cp:keywords/>
  <dc:description/>
  <cp:lastModifiedBy>Manuel Corpas</cp:lastModifiedBy>
  <cp:revision>8</cp:revision>
  <dcterms:created xsi:type="dcterms:W3CDTF">2026-01-14T20:33:00Z</dcterms:created>
  <dcterms:modified xsi:type="dcterms:W3CDTF">2026-01-15T16:55:00Z</dcterms:modified>
</cp:coreProperties>
</file>
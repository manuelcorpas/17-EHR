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CCE67" w14:textId="30CB8B1E" w:rsidR="00E51026" w:rsidRPr="00EF3BEC" w:rsidRDefault="00EF3BEC" w:rsidP="005875FC">
      <w:pPr>
        <w:pStyle w:val="Heading1"/>
        <w:rPr>
          <w:rFonts w:cs="Arial"/>
          <w:lang w:val="en-GB"/>
        </w:rPr>
      </w:pPr>
      <w:bookmarkStart w:id="0" w:name="OLE_LINK37"/>
      <w:bookmarkStart w:id="1" w:name="OLE_LINK38"/>
      <w:r w:rsidRPr="00EF3BEC">
        <w:rPr>
          <w:rFonts w:cs="Arial"/>
          <w:lang w:val="en-GB"/>
        </w:rPr>
        <w:t>EHR-Linked Biobank Expansion Reveals Global Health Inequities</w:t>
      </w:r>
    </w:p>
    <w:bookmarkEnd w:id="0"/>
    <w:bookmarkEnd w:id="1"/>
    <w:p w14:paraId="7E7FED04" w14:textId="333C1EAA" w:rsidR="007B455F" w:rsidRPr="00F60335" w:rsidRDefault="00CD0AEE" w:rsidP="007B455F">
      <w:pPr>
        <w:rPr>
          <w:rFonts w:cs="Arial"/>
          <w:lang w:val="en-GB"/>
        </w:rPr>
      </w:pPr>
      <w:r w:rsidRPr="00F60335">
        <w:rPr>
          <w:rFonts w:cs="Arial"/>
          <w:lang w:val="en-GB"/>
        </w:rPr>
        <w:t>Manuel Corpas</w:t>
      </w:r>
      <w:r w:rsidR="00CA69CF" w:rsidRPr="00F60335">
        <w:rPr>
          <w:rFonts w:cs="Arial"/>
          <w:vertAlign w:val="superscript"/>
          <w:lang w:val="en-GB"/>
        </w:rPr>
        <w:t>1,2</w:t>
      </w:r>
      <w:r w:rsidR="00DC7A29" w:rsidRPr="00F60335">
        <w:rPr>
          <w:rFonts w:cs="Arial"/>
          <w:vertAlign w:val="superscript"/>
          <w:lang w:val="en-GB"/>
        </w:rPr>
        <w:t>,3</w:t>
      </w:r>
      <w:r w:rsidR="004777D9" w:rsidRPr="00F60335">
        <w:rPr>
          <w:rFonts w:cs="Arial"/>
          <w:vertAlign w:val="superscript"/>
          <w:lang w:val="en-GB"/>
        </w:rPr>
        <w:t>,</w:t>
      </w:r>
      <w:proofErr w:type="gramStart"/>
      <w:r w:rsidR="004777D9" w:rsidRPr="00F60335">
        <w:rPr>
          <w:rFonts w:cs="Arial"/>
          <w:vertAlign w:val="superscript"/>
          <w:lang w:val="en-GB"/>
        </w:rPr>
        <w:t>4</w:t>
      </w:r>
      <w:r w:rsidR="00D23047">
        <w:rPr>
          <w:rFonts w:cs="Arial"/>
          <w:vertAlign w:val="superscript"/>
          <w:lang w:val="en-GB"/>
        </w:rPr>
        <w:t>,*</w:t>
      </w:r>
      <w:proofErr w:type="gramEnd"/>
      <w:r w:rsidRPr="00F60335">
        <w:rPr>
          <w:rFonts w:cs="Arial"/>
          <w:lang w:val="en-GB"/>
        </w:rPr>
        <w:t xml:space="preserve">, </w:t>
      </w:r>
      <w:proofErr w:type="spellStart"/>
      <w:r w:rsidR="00520559" w:rsidRPr="00F60335">
        <w:rPr>
          <w:rFonts w:cs="Arial"/>
          <w:lang w:val="en-GB"/>
        </w:rPr>
        <w:t>Oyesola</w:t>
      </w:r>
      <w:proofErr w:type="spellEnd"/>
      <w:r w:rsidR="00520559" w:rsidRPr="00F60335">
        <w:rPr>
          <w:rFonts w:cs="Arial"/>
          <w:lang w:val="en-GB"/>
        </w:rPr>
        <w:t xml:space="preserve"> Ojewunmi</w:t>
      </w:r>
      <w:r w:rsidR="00520559" w:rsidRPr="00F60335">
        <w:rPr>
          <w:rFonts w:cs="Arial"/>
          <w:vertAlign w:val="superscript"/>
          <w:lang w:val="en-GB"/>
        </w:rPr>
        <w:t>5</w:t>
      </w:r>
      <w:r w:rsidR="00520559" w:rsidRPr="00F60335">
        <w:rPr>
          <w:rFonts w:cs="Arial"/>
          <w:lang w:val="en-GB"/>
        </w:rPr>
        <w:t xml:space="preserve">, </w:t>
      </w:r>
      <w:proofErr w:type="spellStart"/>
      <w:r w:rsidR="00085AFE" w:rsidRPr="00F60335">
        <w:rPr>
          <w:rFonts w:cs="Arial"/>
          <w:lang w:val="en-GB"/>
        </w:rPr>
        <w:t>Heinner</w:t>
      </w:r>
      <w:proofErr w:type="spellEnd"/>
      <w:r w:rsidR="00085AFE" w:rsidRPr="00F60335">
        <w:rPr>
          <w:rFonts w:cs="Arial"/>
          <w:lang w:val="en-GB"/>
        </w:rPr>
        <w:t xml:space="preserve"> Guio</w:t>
      </w:r>
      <w:r w:rsidR="00520559" w:rsidRPr="00F60335">
        <w:rPr>
          <w:rFonts w:cs="Arial"/>
          <w:vertAlign w:val="superscript"/>
          <w:lang w:val="en-GB"/>
        </w:rPr>
        <w:t>6</w:t>
      </w:r>
      <w:r w:rsidR="009B6193">
        <w:rPr>
          <w:rFonts w:cs="Arial"/>
          <w:vertAlign w:val="superscript"/>
          <w:lang w:val="en-GB"/>
        </w:rPr>
        <w:t>,7</w:t>
      </w:r>
      <w:r w:rsidR="00085AFE" w:rsidRPr="00F60335">
        <w:rPr>
          <w:rFonts w:cs="Arial"/>
          <w:lang w:val="en-GB"/>
        </w:rPr>
        <w:t xml:space="preserve">, </w:t>
      </w:r>
      <w:r w:rsidR="005216D8" w:rsidRPr="00F60335">
        <w:rPr>
          <w:rFonts w:cs="Arial"/>
          <w:lang w:val="en-GB"/>
        </w:rPr>
        <w:t>Segun Fatumo</w:t>
      </w:r>
      <w:r w:rsidR="00520559" w:rsidRPr="00F60335">
        <w:rPr>
          <w:rFonts w:cs="Arial"/>
          <w:vertAlign w:val="superscript"/>
          <w:lang w:val="en-GB"/>
        </w:rPr>
        <w:t>5</w:t>
      </w:r>
      <w:r w:rsidR="005216D8" w:rsidRPr="00F60335">
        <w:rPr>
          <w:rFonts w:cs="Arial"/>
          <w:vertAlign w:val="superscript"/>
          <w:lang w:val="en-GB"/>
        </w:rPr>
        <w:t>,</w:t>
      </w:r>
      <w:proofErr w:type="gramStart"/>
      <w:r w:rsidR="009B6193">
        <w:rPr>
          <w:rFonts w:cs="Arial"/>
          <w:vertAlign w:val="superscript"/>
          <w:lang w:val="en-GB"/>
        </w:rPr>
        <w:t>8</w:t>
      </w:r>
      <w:r w:rsidR="00D23047">
        <w:rPr>
          <w:rFonts w:cs="Arial"/>
          <w:vertAlign w:val="superscript"/>
          <w:lang w:val="en-GB"/>
        </w:rPr>
        <w:t>,*</w:t>
      </w:r>
      <w:proofErr w:type="gramEnd"/>
    </w:p>
    <w:p w14:paraId="7936C5EC" w14:textId="5C0E596E" w:rsidR="00CD0AEE" w:rsidRPr="00F60335" w:rsidRDefault="00E51026" w:rsidP="00A32B68">
      <w:pPr>
        <w:spacing w:after="0"/>
        <w:rPr>
          <w:rFonts w:cs="Arial"/>
          <w:lang w:val="en-GB"/>
        </w:rPr>
      </w:pPr>
      <w:r w:rsidRPr="00F60335">
        <w:rPr>
          <w:rFonts w:cs="Arial"/>
          <w:vertAlign w:val="superscript"/>
          <w:lang w:val="en-GB"/>
        </w:rPr>
        <w:t>1</w:t>
      </w:r>
      <w:r w:rsidR="00451268" w:rsidRPr="00F60335">
        <w:rPr>
          <w:rFonts w:cs="Arial"/>
          <w:lang w:val="en-GB"/>
        </w:rPr>
        <w:t xml:space="preserve">School of Life Sciences, </w:t>
      </w:r>
      <w:r w:rsidR="00CA69CF" w:rsidRPr="00F60335">
        <w:rPr>
          <w:rFonts w:cs="Arial"/>
          <w:lang w:val="en-GB"/>
        </w:rPr>
        <w:t>University of Westminster, London, UK</w:t>
      </w:r>
    </w:p>
    <w:p w14:paraId="125007E7" w14:textId="3A2B2B7B" w:rsidR="00CA69CF" w:rsidRPr="00A970E4" w:rsidRDefault="003B199A" w:rsidP="00A32B68">
      <w:pPr>
        <w:spacing w:after="0"/>
        <w:rPr>
          <w:rFonts w:cs="Arial"/>
          <w:lang w:val="es-ES"/>
        </w:rPr>
      </w:pPr>
      <w:r w:rsidRPr="00A970E4">
        <w:rPr>
          <w:rFonts w:cs="Arial"/>
          <w:vertAlign w:val="superscript"/>
          <w:lang w:val="es-ES"/>
        </w:rPr>
        <w:t>2</w:t>
      </w:r>
      <w:r w:rsidR="00CA69CF" w:rsidRPr="00A970E4">
        <w:rPr>
          <w:rFonts w:cs="Arial"/>
          <w:lang w:val="es-ES"/>
        </w:rPr>
        <w:t xml:space="preserve">UNIR </w:t>
      </w:r>
      <w:proofErr w:type="spellStart"/>
      <w:r w:rsidR="00CA69CF" w:rsidRPr="00A970E4">
        <w:rPr>
          <w:rFonts w:cs="Arial"/>
          <w:lang w:val="es-ES"/>
        </w:rPr>
        <w:t>Health</w:t>
      </w:r>
      <w:proofErr w:type="spellEnd"/>
      <w:r w:rsidR="00CA69CF" w:rsidRPr="00A970E4">
        <w:rPr>
          <w:rFonts w:cs="Arial"/>
          <w:lang w:val="es-ES"/>
        </w:rPr>
        <w:t xml:space="preserve"> </w:t>
      </w:r>
      <w:proofErr w:type="spellStart"/>
      <w:r w:rsidR="00CA69CF" w:rsidRPr="00A970E4">
        <w:rPr>
          <w:rFonts w:cs="Arial"/>
          <w:lang w:val="es-ES"/>
        </w:rPr>
        <w:t>Sciences</w:t>
      </w:r>
      <w:proofErr w:type="spellEnd"/>
      <w:r w:rsidR="00CA69CF" w:rsidRPr="00A970E4">
        <w:rPr>
          <w:rFonts w:cs="Arial"/>
          <w:lang w:val="es-ES"/>
        </w:rPr>
        <w:t xml:space="preserve"> </w:t>
      </w:r>
      <w:proofErr w:type="spellStart"/>
      <w:r w:rsidR="00CA69CF" w:rsidRPr="00A970E4">
        <w:rPr>
          <w:rFonts w:cs="Arial"/>
          <w:lang w:val="es-ES"/>
        </w:rPr>
        <w:t>School</w:t>
      </w:r>
      <w:proofErr w:type="spellEnd"/>
      <w:r w:rsidR="00CA69CF" w:rsidRPr="00A970E4">
        <w:rPr>
          <w:rFonts w:cs="Arial"/>
          <w:lang w:val="es-ES"/>
        </w:rPr>
        <w:t xml:space="preserve">, Universidad Internacional de La Rioja (UNIR), Madrid, </w:t>
      </w:r>
      <w:proofErr w:type="spellStart"/>
      <w:r w:rsidR="00CA69CF" w:rsidRPr="00A970E4">
        <w:rPr>
          <w:rFonts w:cs="Arial"/>
          <w:lang w:val="es-ES"/>
        </w:rPr>
        <w:t>Spain</w:t>
      </w:r>
      <w:proofErr w:type="spellEnd"/>
    </w:p>
    <w:p w14:paraId="252FDE29" w14:textId="4ABA87D0" w:rsidR="00DC7A29" w:rsidRPr="00F60335" w:rsidRDefault="00DC7A29" w:rsidP="00A32B68">
      <w:pPr>
        <w:spacing w:after="0"/>
        <w:rPr>
          <w:rFonts w:cs="Arial"/>
          <w:lang w:val="en-GB"/>
        </w:rPr>
      </w:pPr>
      <w:r w:rsidRPr="00F60335">
        <w:rPr>
          <w:rFonts w:cs="Arial"/>
          <w:vertAlign w:val="superscript"/>
          <w:lang w:val="en-GB"/>
        </w:rPr>
        <w:t>3</w:t>
      </w:r>
      <w:r w:rsidRPr="00F60335">
        <w:rPr>
          <w:rFonts w:cs="Arial"/>
          <w:lang w:val="en-GB"/>
        </w:rPr>
        <w:t>The Alan Turing Institute, London, UK</w:t>
      </w:r>
    </w:p>
    <w:p w14:paraId="369DF08E" w14:textId="30CADD90" w:rsidR="004777D9" w:rsidRPr="00F60335" w:rsidRDefault="004777D9" w:rsidP="004777D9">
      <w:pPr>
        <w:spacing w:after="0"/>
        <w:rPr>
          <w:rFonts w:cs="Arial"/>
          <w:lang w:val="en-GB"/>
        </w:rPr>
      </w:pPr>
      <w:r w:rsidRPr="00F60335">
        <w:rPr>
          <w:rFonts w:cs="Arial"/>
          <w:vertAlign w:val="superscript"/>
          <w:lang w:val="en-GB"/>
        </w:rPr>
        <w:t>4</w:t>
      </w:r>
      <w:r w:rsidRPr="00F60335">
        <w:rPr>
          <w:rFonts w:cs="Arial"/>
          <w:lang w:val="en-GB"/>
        </w:rPr>
        <w:t>Cambridge Precision Medicine, London, UK</w:t>
      </w:r>
    </w:p>
    <w:p w14:paraId="71A2B0C8" w14:textId="4BD4E09B" w:rsidR="00520559" w:rsidRDefault="00520559" w:rsidP="004777D9">
      <w:pPr>
        <w:spacing w:after="0"/>
        <w:rPr>
          <w:rFonts w:cs="Arial"/>
          <w:lang w:val="en-GB"/>
        </w:rPr>
      </w:pPr>
      <w:r w:rsidRPr="00F60335">
        <w:rPr>
          <w:rFonts w:cs="Arial"/>
          <w:vertAlign w:val="superscript"/>
          <w:lang w:val="en-GB"/>
        </w:rPr>
        <w:t>5</w:t>
      </w:r>
      <w:r w:rsidRPr="00F60335">
        <w:rPr>
          <w:rFonts w:cs="Arial"/>
          <w:lang w:val="en-GB"/>
        </w:rPr>
        <w:t>Precision Health University Research Institute, Queen Mary University of London, London, UK</w:t>
      </w:r>
    </w:p>
    <w:p w14:paraId="40B97D4A" w14:textId="57233168" w:rsidR="00AE2CB1" w:rsidRPr="00C25DC6" w:rsidRDefault="009B6193" w:rsidP="004777D9">
      <w:pPr>
        <w:spacing w:after="0"/>
        <w:rPr>
          <w:rFonts w:cs="Arial"/>
          <w:lang w:val="es-ES"/>
        </w:rPr>
      </w:pPr>
      <w:r w:rsidRPr="00C25DC6">
        <w:rPr>
          <w:rFonts w:cs="Arial"/>
          <w:vertAlign w:val="superscript"/>
          <w:lang w:val="es-ES"/>
        </w:rPr>
        <w:t>6</w:t>
      </w:r>
      <w:r w:rsidRPr="00C25DC6">
        <w:rPr>
          <w:rFonts w:cs="Arial"/>
          <w:lang w:val="es-ES"/>
        </w:rPr>
        <w:t xml:space="preserve">Universidad de Ingeniería y Tecnología (UTEC), Lima, </w:t>
      </w:r>
      <w:proofErr w:type="spellStart"/>
      <w:r w:rsidRPr="00C25DC6">
        <w:rPr>
          <w:rFonts w:cs="Arial"/>
          <w:lang w:val="es-ES"/>
        </w:rPr>
        <w:t>Peru</w:t>
      </w:r>
      <w:proofErr w:type="spellEnd"/>
    </w:p>
    <w:p w14:paraId="5BB2870D" w14:textId="22260CE9" w:rsidR="00085AFE" w:rsidRPr="00F60335" w:rsidRDefault="009B6193" w:rsidP="004777D9">
      <w:pPr>
        <w:spacing w:after="0"/>
        <w:rPr>
          <w:rFonts w:cs="Arial"/>
          <w:lang w:val="en-GB"/>
        </w:rPr>
      </w:pPr>
      <w:r>
        <w:rPr>
          <w:rFonts w:cs="Arial"/>
          <w:vertAlign w:val="superscript"/>
          <w:lang w:val="en-GB"/>
        </w:rPr>
        <w:t>7</w:t>
      </w:r>
      <w:r w:rsidR="00085AFE" w:rsidRPr="00F60335">
        <w:rPr>
          <w:rFonts w:cs="Arial"/>
          <w:lang w:val="en-GB"/>
        </w:rPr>
        <w:t xml:space="preserve">INBIOMEDIC Research and Technological </w:t>
      </w:r>
      <w:proofErr w:type="spellStart"/>
      <w:r w:rsidR="00085AFE" w:rsidRPr="00F60335">
        <w:rPr>
          <w:rFonts w:cs="Arial"/>
          <w:lang w:val="en-GB"/>
        </w:rPr>
        <w:t>Center</w:t>
      </w:r>
      <w:proofErr w:type="spellEnd"/>
      <w:r w:rsidR="00085AFE" w:rsidRPr="00F60335">
        <w:rPr>
          <w:rFonts w:cs="Arial"/>
          <w:lang w:val="en-GB"/>
        </w:rPr>
        <w:t>, Lima, Peru</w:t>
      </w:r>
    </w:p>
    <w:p w14:paraId="721BD8B1" w14:textId="0E414E23" w:rsidR="005216D8" w:rsidRPr="00F60335" w:rsidRDefault="009B6193" w:rsidP="005216D8">
      <w:pPr>
        <w:spacing w:after="0"/>
        <w:rPr>
          <w:rFonts w:cs="Arial"/>
          <w:vertAlign w:val="superscript"/>
          <w:lang w:val="en-GB"/>
        </w:rPr>
      </w:pPr>
      <w:r>
        <w:rPr>
          <w:rFonts w:cs="Arial"/>
          <w:vertAlign w:val="superscript"/>
          <w:lang w:val="en-GB"/>
        </w:rPr>
        <w:t>8</w:t>
      </w:r>
      <w:r w:rsidR="005216D8" w:rsidRPr="00F60335">
        <w:rPr>
          <w:rFonts w:cs="Arial"/>
          <w:lang w:val="en-GB"/>
        </w:rPr>
        <w:t>African Computational Genomics (TACG) Research Group, MRC/UVRI and LSHTM Uganda Research Unit</w:t>
      </w:r>
    </w:p>
    <w:p w14:paraId="25300720" w14:textId="77777777" w:rsidR="005216D8" w:rsidRPr="00F60335" w:rsidRDefault="005216D8" w:rsidP="005216D8">
      <w:pPr>
        <w:spacing w:after="0"/>
        <w:rPr>
          <w:rFonts w:cs="Arial"/>
          <w:vertAlign w:val="superscript"/>
          <w:lang w:val="en-GB"/>
        </w:rPr>
      </w:pPr>
    </w:p>
    <w:p w14:paraId="3E8E2633" w14:textId="209AB330" w:rsidR="005216D8" w:rsidRPr="00F60335" w:rsidRDefault="005216D8" w:rsidP="005216D8">
      <w:pPr>
        <w:spacing w:after="0"/>
        <w:rPr>
          <w:rFonts w:cs="Arial"/>
          <w:lang w:val="en-GB"/>
        </w:rPr>
      </w:pPr>
      <w:r w:rsidRPr="00F60335">
        <w:rPr>
          <w:rFonts w:cs="Arial"/>
          <w:vertAlign w:val="superscript"/>
          <w:lang w:val="en-GB"/>
        </w:rPr>
        <w:t>*</w:t>
      </w:r>
      <w:r w:rsidRPr="00F60335">
        <w:rPr>
          <w:rFonts w:cs="Arial"/>
          <w:lang w:val="en-GB"/>
        </w:rPr>
        <w:t>Corresponding author</w:t>
      </w:r>
      <w:r w:rsidR="00551CEF" w:rsidRPr="00F60335">
        <w:rPr>
          <w:rFonts w:cs="Arial"/>
          <w:lang w:val="en-GB"/>
        </w:rPr>
        <w:t>s</w:t>
      </w:r>
      <w:r w:rsidRPr="00F60335">
        <w:rPr>
          <w:rFonts w:cs="Arial"/>
          <w:lang w:val="en-GB"/>
        </w:rPr>
        <w:t xml:space="preserve">: </w:t>
      </w:r>
      <w:hyperlink r:id="rId12">
        <w:r w:rsidRPr="00F60335">
          <w:rPr>
            <w:rStyle w:val="Hyperlink"/>
            <w:rFonts w:cs="Arial"/>
            <w:lang w:val="en-GB"/>
          </w:rPr>
          <w:t>m.corpas@westminster.ac.uk</w:t>
        </w:r>
      </w:hyperlink>
      <w:r w:rsidR="00551CEF" w:rsidRPr="00F60335">
        <w:rPr>
          <w:rFonts w:cs="Arial"/>
          <w:lang w:val="en-GB"/>
        </w:rPr>
        <w:t xml:space="preserve">, </w:t>
      </w:r>
      <w:hyperlink r:id="rId13" w:history="1">
        <w:r w:rsidR="00551CEF" w:rsidRPr="00F60335">
          <w:rPr>
            <w:rStyle w:val="Hyperlink"/>
            <w:rFonts w:cs="Arial"/>
            <w:lang w:val="en-GB"/>
          </w:rPr>
          <w:t>s.fatumo@qmul.ac.uk</w:t>
        </w:r>
      </w:hyperlink>
    </w:p>
    <w:p w14:paraId="456E3897" w14:textId="77777777" w:rsidR="009268D5" w:rsidRPr="00F60335" w:rsidRDefault="009268D5" w:rsidP="00A32B68">
      <w:pPr>
        <w:spacing w:after="0"/>
        <w:rPr>
          <w:rFonts w:cs="Arial"/>
          <w:lang w:val="en-GB"/>
        </w:rPr>
      </w:pPr>
    </w:p>
    <w:p w14:paraId="11EAEFE6" w14:textId="2BA9AAB1" w:rsidR="00104EE5" w:rsidRPr="00F60335" w:rsidRDefault="007B455F" w:rsidP="003F1BE0">
      <w:pPr>
        <w:rPr>
          <w:rFonts w:cs="Arial"/>
          <w:lang w:val="en-GB"/>
        </w:rPr>
      </w:pPr>
      <w:commentRangeStart w:id="2"/>
      <w:commentRangeStart w:id="3"/>
      <w:r w:rsidRPr="00EF3BEC">
        <w:rPr>
          <w:rStyle w:val="Heading1Char"/>
        </w:rPr>
        <w:t>Abstract</w:t>
      </w:r>
      <w:r w:rsidRPr="00F60335">
        <w:rPr>
          <w:rFonts w:cs="Arial"/>
          <w:lang w:val="en-GB"/>
        </w:rPr>
        <w:br/>
      </w:r>
      <w:commentRangeEnd w:id="2"/>
      <w:r w:rsidR="00225B88">
        <w:rPr>
          <w:rStyle w:val="CommentReference"/>
        </w:rPr>
        <w:commentReference w:id="2"/>
      </w:r>
      <w:commentRangeEnd w:id="3"/>
      <w:r w:rsidR="00BB3D4E">
        <w:rPr>
          <w:rStyle w:val="CommentReference"/>
        </w:rPr>
        <w:commentReference w:id="3"/>
      </w:r>
      <w:r w:rsidR="00104EE5" w:rsidRPr="00F60335">
        <w:rPr>
          <w:rFonts w:cs="Arial"/>
          <w:lang w:val="en-GB"/>
        </w:rPr>
        <w:t xml:space="preserve">Electronic health record (EHR)-linked biobanks </w:t>
      </w:r>
      <w:r w:rsidR="00DE708E" w:rsidRPr="00F60335">
        <w:rPr>
          <w:rFonts w:cs="Arial"/>
          <w:lang w:val="en-GB"/>
        </w:rPr>
        <w:t xml:space="preserve">are </w:t>
      </w:r>
      <w:r w:rsidR="00104EE5" w:rsidRPr="00F60335">
        <w:rPr>
          <w:rFonts w:cs="Arial"/>
          <w:lang w:val="en-GB"/>
        </w:rPr>
        <w:t>transform</w:t>
      </w:r>
      <w:r w:rsidR="00DE708E" w:rsidRPr="00F60335">
        <w:rPr>
          <w:rFonts w:cs="Arial"/>
          <w:lang w:val="en-GB"/>
        </w:rPr>
        <w:t>ing</w:t>
      </w:r>
      <w:r w:rsidR="00104EE5" w:rsidRPr="00F60335">
        <w:rPr>
          <w:rFonts w:cs="Arial"/>
          <w:lang w:val="en-GB"/>
        </w:rPr>
        <w:t xml:space="preserve"> biomedical research</w:t>
      </w:r>
      <w:r w:rsidR="008270DA">
        <w:rPr>
          <w:rFonts w:cs="Arial"/>
          <w:lang w:val="en-GB"/>
        </w:rPr>
        <w:t>,</w:t>
      </w:r>
      <w:r w:rsidR="00104EE5" w:rsidRPr="00F60335">
        <w:rPr>
          <w:rFonts w:cs="Arial"/>
          <w:lang w:val="en-GB"/>
        </w:rPr>
        <w:t xml:space="preserve"> enabling population-scale studies that integrate genomic, clinical, and phenotypic data. Yet as these resources proliferate, it remains unclear how their research outputs reflect global health priorities. </w:t>
      </w:r>
      <w:r w:rsidR="00977E3A">
        <w:rPr>
          <w:rFonts w:cs="Arial"/>
          <w:lang w:val="en-GB"/>
        </w:rPr>
        <w:t>This article presents</w:t>
      </w:r>
      <w:r w:rsidR="00104EE5" w:rsidRPr="00F60335">
        <w:rPr>
          <w:rFonts w:cs="Arial"/>
          <w:lang w:val="en-GB"/>
        </w:rPr>
        <w:t xml:space="preserve"> a comprehensive </w:t>
      </w:r>
      <w:r w:rsidR="008270DA">
        <w:rPr>
          <w:rFonts w:cs="Arial"/>
          <w:lang w:val="en-GB"/>
        </w:rPr>
        <w:t>review</w:t>
      </w:r>
      <w:r w:rsidR="00104EE5" w:rsidRPr="00F60335">
        <w:rPr>
          <w:rFonts w:cs="Arial"/>
          <w:lang w:val="en-GB"/>
        </w:rPr>
        <w:t xml:space="preserve"> of five global</w:t>
      </w:r>
      <w:r w:rsidR="008F74B2">
        <w:rPr>
          <w:rFonts w:cs="Arial"/>
          <w:lang w:val="en-GB"/>
        </w:rPr>
        <w:t xml:space="preserve">ly established </w:t>
      </w:r>
      <w:r w:rsidR="00104EE5" w:rsidRPr="00F60335">
        <w:rPr>
          <w:rFonts w:cs="Arial"/>
          <w:lang w:val="en-GB"/>
        </w:rPr>
        <w:t xml:space="preserve">EHR-linked biobanks: </w:t>
      </w:r>
      <w:r w:rsidR="008F74B2">
        <w:rPr>
          <w:rFonts w:cs="Arial"/>
          <w:lang w:val="en-GB"/>
        </w:rPr>
        <w:t xml:space="preserve">the </w:t>
      </w:r>
      <w:r w:rsidR="00104EE5" w:rsidRPr="00F60335">
        <w:rPr>
          <w:rFonts w:cs="Arial"/>
          <w:lang w:val="en-GB"/>
        </w:rPr>
        <w:t xml:space="preserve">UK Biobank, Million Veteran Program (MVP), </w:t>
      </w:r>
      <w:proofErr w:type="spellStart"/>
      <w:r w:rsidR="00104EE5" w:rsidRPr="00F60335">
        <w:rPr>
          <w:rFonts w:cs="Arial"/>
          <w:lang w:val="en-GB"/>
        </w:rPr>
        <w:t>FinnGen</w:t>
      </w:r>
      <w:proofErr w:type="spellEnd"/>
      <w:r w:rsidR="00104EE5" w:rsidRPr="00F60335">
        <w:rPr>
          <w:rFonts w:cs="Arial"/>
          <w:lang w:val="en-GB"/>
        </w:rPr>
        <w:t xml:space="preserve">, All of Us Research Program, and Estonian Biobank. Drawing on 14,142 peer-reviewed publications from 2000 to 2024, we </w:t>
      </w:r>
      <w:r w:rsidR="00C81DB8" w:rsidRPr="00F60335">
        <w:rPr>
          <w:rFonts w:cs="Arial"/>
          <w:lang w:val="en-GB"/>
        </w:rPr>
        <w:t>show how each</w:t>
      </w:r>
      <w:r w:rsidR="00104EE5" w:rsidRPr="00F60335">
        <w:rPr>
          <w:rFonts w:cs="Arial"/>
          <w:lang w:val="en-GB"/>
        </w:rPr>
        <w:t xml:space="preserve"> biobank displays a distinct thematic profile, shaped by institutional mandates, population focus, and methodological design. We further evaluate alignment with global disease burden by mapping biobank-linked publications to 25 high-priority disease areas using </w:t>
      </w:r>
      <w:r w:rsidR="002572A5" w:rsidRPr="00F60335">
        <w:rPr>
          <w:rFonts w:cs="Arial"/>
          <w:lang w:val="en-GB"/>
        </w:rPr>
        <w:t xml:space="preserve">World Health Organisation (WHO) </w:t>
      </w:r>
      <w:r w:rsidR="00222D8B" w:rsidRPr="00F60335">
        <w:rPr>
          <w:rFonts w:cs="Arial"/>
          <w:lang w:val="en-GB"/>
        </w:rPr>
        <w:t>disability-adjusted life years (</w:t>
      </w:r>
      <w:r w:rsidR="00104EE5" w:rsidRPr="00F60335">
        <w:rPr>
          <w:rFonts w:cs="Arial"/>
          <w:lang w:val="en-GB"/>
        </w:rPr>
        <w:t>DALY</w:t>
      </w:r>
      <w:r w:rsidR="00222D8B" w:rsidRPr="00F60335">
        <w:rPr>
          <w:rFonts w:cs="Arial"/>
          <w:lang w:val="en-GB"/>
        </w:rPr>
        <w:t>s)</w:t>
      </w:r>
      <w:r w:rsidR="002572A5" w:rsidRPr="00F60335">
        <w:rPr>
          <w:rFonts w:cs="Arial"/>
          <w:lang w:val="en-GB"/>
        </w:rPr>
        <w:t xml:space="preserve"> </w:t>
      </w:r>
      <w:r w:rsidR="00104EE5" w:rsidRPr="00F60335">
        <w:rPr>
          <w:rFonts w:cs="Arial"/>
          <w:lang w:val="en-GB"/>
        </w:rPr>
        <w:t xml:space="preserve">data. Our </w:t>
      </w:r>
      <w:r w:rsidR="002572A5" w:rsidRPr="00F60335">
        <w:rPr>
          <w:rFonts w:cs="Arial"/>
          <w:lang w:val="en-GB"/>
        </w:rPr>
        <w:t>burden</w:t>
      </w:r>
      <w:r w:rsidR="00104EE5" w:rsidRPr="00F60335">
        <w:rPr>
          <w:rFonts w:cs="Arial"/>
          <w:lang w:val="en-GB"/>
        </w:rPr>
        <w:t>-adjusted gap scores and opportunity indices reveal striking underrepresentation of conditions such as malaria, tuberculosis, and diarrheal diseases</w:t>
      </w:r>
      <w:r w:rsidR="006E3164">
        <w:rPr>
          <w:rFonts w:cs="Arial"/>
          <w:lang w:val="en-GB"/>
        </w:rPr>
        <w:t xml:space="preserve"> when comparing </w:t>
      </w:r>
      <w:r w:rsidR="00FE71C6">
        <w:rPr>
          <w:rFonts w:cs="Arial"/>
          <w:lang w:val="en-GB"/>
        </w:rPr>
        <w:t xml:space="preserve">biobank </w:t>
      </w:r>
      <w:r w:rsidR="006E3164">
        <w:rPr>
          <w:rFonts w:cs="Arial"/>
          <w:lang w:val="en-GB"/>
        </w:rPr>
        <w:t xml:space="preserve">research output against </w:t>
      </w:r>
      <w:r w:rsidR="00977E3A">
        <w:rPr>
          <w:rFonts w:cs="Arial"/>
          <w:lang w:val="en-GB"/>
        </w:rPr>
        <w:t>high-priority</w:t>
      </w:r>
      <w:r w:rsidR="00FE71C6">
        <w:rPr>
          <w:rFonts w:cs="Arial"/>
          <w:lang w:val="en-GB"/>
        </w:rPr>
        <w:t xml:space="preserve"> diseases</w:t>
      </w:r>
      <w:r w:rsidR="00104EE5" w:rsidRPr="00F60335">
        <w:rPr>
          <w:rFonts w:cs="Arial"/>
          <w:lang w:val="en-GB"/>
        </w:rPr>
        <w:t xml:space="preserve">. </w:t>
      </w:r>
    </w:p>
    <w:p w14:paraId="286FD0EB" w14:textId="08B9362E" w:rsidR="00E51026" w:rsidRPr="00F60335" w:rsidRDefault="00E51026" w:rsidP="003F1BE0">
      <w:pPr>
        <w:rPr>
          <w:rFonts w:cs="Arial"/>
          <w:sz w:val="20"/>
          <w:lang w:val="en-GB"/>
        </w:rPr>
      </w:pPr>
      <w:commentRangeStart w:id="4"/>
      <w:commentRangeStart w:id="5"/>
      <w:r w:rsidRPr="00F60335">
        <w:rPr>
          <w:rFonts w:cs="Arial"/>
          <w:b/>
          <w:bCs/>
          <w:sz w:val="20"/>
          <w:lang w:val="en-GB"/>
        </w:rPr>
        <w:t>Keywords:</w:t>
      </w:r>
      <w:r w:rsidRPr="00F60335">
        <w:rPr>
          <w:rFonts w:cs="Arial"/>
          <w:sz w:val="20"/>
          <w:lang w:val="en-GB"/>
        </w:rPr>
        <w:t xml:space="preserve"> </w:t>
      </w:r>
      <w:r w:rsidR="00085AFE" w:rsidRPr="00F60335">
        <w:rPr>
          <w:rFonts w:cs="Arial"/>
          <w:sz w:val="20"/>
          <w:lang w:val="en-GB"/>
        </w:rPr>
        <w:t xml:space="preserve">UK Biobank; Million Veteran Program (MVP); </w:t>
      </w:r>
      <w:proofErr w:type="spellStart"/>
      <w:r w:rsidR="00085AFE" w:rsidRPr="00F60335">
        <w:rPr>
          <w:rFonts w:cs="Arial"/>
          <w:sz w:val="20"/>
          <w:lang w:val="en-GB"/>
        </w:rPr>
        <w:t>FinnGen</w:t>
      </w:r>
      <w:proofErr w:type="spellEnd"/>
      <w:r w:rsidR="00085AFE" w:rsidRPr="00F60335">
        <w:rPr>
          <w:rFonts w:cs="Arial"/>
          <w:sz w:val="20"/>
          <w:lang w:val="en-GB"/>
        </w:rPr>
        <w:t>; All of Us Research Program; Estonian Biobank; EHR-linked biobanks; global disease burden; DALYs; research gap analysis; biomedical data science.</w:t>
      </w:r>
      <w:commentRangeEnd w:id="4"/>
      <w:r w:rsidR="00225B88">
        <w:rPr>
          <w:rStyle w:val="CommentReference"/>
        </w:rPr>
        <w:commentReference w:id="4"/>
      </w:r>
      <w:commentRangeEnd w:id="5"/>
      <w:r w:rsidR="00BB3D4E">
        <w:rPr>
          <w:rStyle w:val="CommentReference"/>
        </w:rPr>
        <w:commentReference w:id="5"/>
      </w:r>
    </w:p>
    <w:p w14:paraId="0C6233BB" w14:textId="18E80498" w:rsidR="00454EC3" w:rsidRPr="00EF3BEC" w:rsidRDefault="00077029" w:rsidP="00EF3BEC">
      <w:pPr>
        <w:pStyle w:val="Heading1"/>
      </w:pPr>
      <w:r>
        <w:lastRenderedPageBreak/>
        <w:t>Introduction</w:t>
      </w:r>
    </w:p>
    <w:p w14:paraId="491A6B5D" w14:textId="78971721" w:rsidR="008260B6" w:rsidRDefault="00C90485" w:rsidP="00B542E0">
      <w:pPr>
        <w:rPr>
          <w:rFonts w:cs="Arial"/>
          <w:lang w:val="en-GB"/>
        </w:rPr>
      </w:pPr>
      <w:r w:rsidRPr="00F60335">
        <w:rPr>
          <w:rFonts w:cs="Arial"/>
          <w:lang w:val="en-GB"/>
        </w:rPr>
        <w:t>The convergence of large-scale population genomics, electronic health records (EHRs), and biobanking infrastructure has fundamentally transformed biomedical research over the past two decades</w:t>
      </w:r>
      <w:r w:rsidR="00B542E0" w:rsidRPr="00F60335">
        <w:rPr>
          <w:rFonts w:cs="Arial"/>
          <w:lang w:val="en-GB"/>
        </w:rPr>
        <w:t xml:space="preserve"> </w:t>
      </w:r>
      <w:commentRangeStart w:id="6"/>
      <w:commentRangeStart w:id="7"/>
      <w:r w:rsidR="00B542E0" w:rsidRPr="00F60335">
        <w:rPr>
          <w:rFonts w:cs="Arial"/>
          <w:lang w:val="en-GB"/>
        </w:rPr>
        <w:fldChar w:fldCharType="begin"/>
      </w:r>
      <w:r w:rsidR="00C753A3">
        <w:rPr>
          <w:rFonts w:cs="Arial"/>
          <w:lang w:val="en-GB"/>
        </w:rPr>
        <w:instrText xml:space="preserve"> ADDIN ZOTERO_ITEM CSL_CITATION {"citationID":"Xrpn1LWk","properties":{"formattedCitation":"(1, 2)","plainCitation":"(1, 2)","noteIndex":0},"citationItems":[{"id":818,"uris":["http://zotero.org/users/16405780/items/BQCPUQ4P"],"itemData":{"id":818,"type":"article-journal","abstract":"Biobanks linked to electronic health records provide rich resources for health-related research. With improvements in administrative and informatics infrastructure, the availability and utility of data from biobanks have dramatically increased. In this paper, we first aim to characterize the current landscape of available biobanks and to describe specific biobanks, including their place of origin, size, and data types., The development and accessibility of large-scale biorepositories provide the opportunity to accelerate agnostic searches, expedite discoveries, and conduct hypothesis-generating studies of disease-treatment, disease-exposure, and disease-gene associations. Rather than designing and implementing a single study focused on a few targeted hypotheses, researchers can potentially use biobanks’ existing resources to answer an expanded selection of exploratory questions as quickly as they can analyze them. However, there are many obvious and subtle challenges with design and analysis of biobank-based studies. Our second aim is to discuss statistical issues related to biobank research such as study design, sampling strategy, phenotype identification, and missing data. We focus our discussion on biobanks that are linked to electronic health records. Some of the analytic issues are illustrated using data from the Michigan Genomics Initiative and UK Biobank, two biobanks with two different recruitment mechanisms. We summarize the current body of literature for addressing some of these challenges and discuss some standing open problems. This work complements and extends recent reviews about biobank-based research and serves as a resource catalog with analytical and practical guidance for statisticians, epidemiologists, and other medical researchers pursuing research using biobanks.","container-title":"Statistics in medicine","DOI":"10.1002/sim.8445","ISSN":"0277-6715","issue":"6","journalAbbreviation":"Stat Med","note":"PMID: 31859414\nPMCID: PMC7983809","page":"773-800","source":"PubMed Central","title":"The Emerging Landscape of Health Research Based on Biobanks Linked to Electronic Health Records: Existing Resources, Statistical Challenges and Potential Opportunities","title-short":"The Emerging Landscape of Health Research Based on Biobanks Linked to Electronic Health Records","volume":"39","author":[{"family":"Beesley","given":"Lauren J"},{"family":"Salvatore","given":"Maxwell"},{"family":"Fritsche","given":"Lars G."},{"family":"Pandit","given":"Anita"},{"family":"Rao","given":"Arvind"},{"family":"Brummett","given":"Chad"},{"family":"Willer","given":"Cristen J."},{"family":"Lisabeth","given":"Lynda D."},{"family":"Mukherjee","given":"Bhramar"}],"issued":{"date-parts":[["2020",3,15]]}}},{"id":817,"uris":["http://zotero.org/users/16405780/items/9R6I6V42"],"itemData":{"id":817,"type":"article-journal","abstract":"Large-scale national biobank projects utilizing whole-genome sequencing have emerged as transformative resources for understanding human genetic variation and its relationship to health and disease. These initiatives, which include the UK Biobank, All of Us Research Program, Singapore’s PRECISE, Biobank Japan, and the National Project of Bio-Big Data of Korea, are generating unprecedented volumes of high-resolution genomic data integrated with comprehensive phenotypic, environmental, and clinical information. This review examines the methodologies, contributions, and challenges of major WGS-based national genome projects worldwide. We first discuss the landscape of national biobank initiatives, highlighting their distinct approaches to data collection, participant recruitment, and phenotype characterization. We then introduce recent technological advances that enable efficient processing and analysis of large-scale WGS data, including improvements in variant calling algorithms, innovative methods for creating multi-sample VCFs, optimized data storage formats, and cloud-based computing solutions. The review synthesizes key discoveries from these projects, particularly in identifying expression quantitative trait loci and rare variants associated with complex diseases. Our review introduces the latest findings from the National Project of Bio-Big Data of Korea, which has advanced our understanding of population-specific genetic variation and rare diseases in Korean and East Asian populations. Finally, we discuss future directions and challenges in maximizing the impact of these resources on precision medicine and global health equity. This comprehensive examination demonstrates how large-scale national genome projects are revolutionizing genetic research and healthcare delivery while highlighting the importance of continued investment in diverse, population-specific genomic resources.","container-title":"Genomics &amp; Informatics","DOI":"10.1186/s44342-025-00040-9","ISSN":"2234-0742","issue":"1","journalAbbreviation":"Genomics &amp; Informatics","page":"8","source":"BioMed Central","title":"Lessons from national biobank projects utilizing whole-genome sequencing for population-scale genomics","volume":"23","author":[{"family":"Lee","given":"Hyeji"},{"family":"Kim","given":"Wooheon"},{"family":"Kwon","given":"Nahyeon"},{"family":"Kim","given":"Chanhee"},{"family":"Kim","given":"Sungmin"},{"family":"An","given":"Joon-Yong"}],"issued":{"date-parts":[["2025",3,6]]}}}],"schema":"https://github.com/citation-style-language/schema/raw/master/csl-citation.json"} </w:instrText>
      </w:r>
      <w:r w:rsidR="00B542E0" w:rsidRPr="00F60335">
        <w:rPr>
          <w:rFonts w:cs="Arial"/>
          <w:lang w:val="en-GB"/>
        </w:rPr>
        <w:fldChar w:fldCharType="separate"/>
      </w:r>
      <w:r w:rsidR="00C753A3">
        <w:rPr>
          <w:rFonts w:cs="Arial"/>
          <w:kern w:val="0"/>
          <w:lang w:val="en-GB"/>
        </w:rPr>
        <w:t>(1, 2)</w:t>
      </w:r>
      <w:r w:rsidR="00B542E0" w:rsidRPr="00F60335">
        <w:rPr>
          <w:rFonts w:cs="Arial"/>
          <w:lang w:val="en-GB"/>
        </w:rPr>
        <w:fldChar w:fldCharType="end"/>
      </w:r>
      <w:commentRangeEnd w:id="6"/>
      <w:r w:rsidR="00225B88">
        <w:rPr>
          <w:rStyle w:val="CommentReference"/>
        </w:rPr>
        <w:commentReference w:id="6"/>
      </w:r>
      <w:commentRangeEnd w:id="7"/>
      <w:r w:rsidR="00C753A3">
        <w:rPr>
          <w:rStyle w:val="CommentReference"/>
        </w:rPr>
        <w:commentReference w:id="7"/>
      </w:r>
      <w:r w:rsidR="00B542E0" w:rsidRPr="00F60335">
        <w:rPr>
          <w:rFonts w:cs="Arial"/>
          <w:lang w:val="en-GB"/>
        </w:rPr>
        <w:t xml:space="preserve">. </w:t>
      </w:r>
      <w:r w:rsidR="008835E6">
        <w:rPr>
          <w:rFonts w:cs="Arial"/>
          <w:lang w:val="en-GB"/>
        </w:rPr>
        <w:t>EHR</w:t>
      </w:r>
      <w:r w:rsidRPr="00F60335">
        <w:rPr>
          <w:rFonts w:cs="Arial"/>
          <w:lang w:val="en-GB"/>
        </w:rPr>
        <w:t xml:space="preserve">-linked biobanks represent a paradigm shift from traditional epidemiological studies toward comprehensive, longitudinal platforms that integrate genetic, clinical, environmental, and lifestyle data at </w:t>
      </w:r>
      <w:r w:rsidR="008918D0" w:rsidRPr="00F60335">
        <w:rPr>
          <w:rFonts w:cs="Arial"/>
          <w:lang w:val="en-GB"/>
        </w:rPr>
        <w:t xml:space="preserve">an </w:t>
      </w:r>
      <w:r w:rsidRPr="00F60335">
        <w:rPr>
          <w:rFonts w:cs="Arial"/>
          <w:lang w:val="en-GB"/>
        </w:rPr>
        <w:t xml:space="preserve">unprecedented scale </w:t>
      </w:r>
      <w:r w:rsidR="005B2BEF" w:rsidRPr="00F60335">
        <w:rPr>
          <w:rFonts w:cs="Arial"/>
          <w:lang w:val="en-GB"/>
        </w:rPr>
        <w:fldChar w:fldCharType="begin"/>
      </w:r>
      <w:r w:rsidR="00C753A3">
        <w:rPr>
          <w:rFonts w:cs="Arial"/>
          <w:lang w:val="en-GB"/>
        </w:rPr>
        <w:instrText xml:space="preserve"> ADDIN ZOTERO_ITEM CSL_CITATION {"citationID":"8kCpWUX6","properties":{"unsorted":true,"formattedCitation":"(3\\uc0\\u8211{}5)","plainCitation":"(3–5)","noteIndex":0},"citationItems":[{"id":814,"uris":["http://zotero.org/users/16405780/items/3FQA86Y3"],"itemData":{"id":814,"type":"article-journal","abstract":"Biobanks linked to electronic health records provide rich resources for health-related research. With improvements in administrative and informatics infrastructure, the availability and utility of data from biobanks have dramatically increased. In this paper, we first aim to characterize the current landscape of available biobanks and to describe specific biobanks, including their place of origin, size, and data types. The development and accessibility of large-scale biorepositories provide the opportunity to accelerate agnostic searches, expedite discoveries, and conduct hypothesis-generating studies of disease-treatment, disease-exposure, and disease-gene associations. Rather than designing and implementing a single study focused on a few targeted hypotheses, researchers can potentially use biobanks' existing resources to answer an expanded selection of exploratory questions as quickly as they can analyze them. However, there are many obvious and subtle challenges with the design and analysis of biobank-based studies. Our second aim is to discuss statistical issues related to biobank research such as study design, sampling strategy, phenotype identification, and missing data. We focus our discussion on biobanks that are linked to electronic health records. Some of the analytic issues are illustrated using data from the Michigan Genomics Initiative and UK Biobank, two biobanks with two different recruitment mechanisms. We summarize the current body of literature for addressing these challenges and discuss some standing open problems. This work complements and extends recent reviews about biobank-based research and serves as a resource catalog with analytical and practical guidance for statisticians, epidemiologists, and other medical researchers pursuing research using biobanks.","container-title":"Statistics in Medicine","DOI":"10.1002/sim.8445","ISSN":"1097-0258","issue":"6","journalAbbreviation":"Stat Med","language":"eng","note":"PMID: 31859414\nPMCID: PMC7983809","page":"773-800","source":"PubMed","title":"The emerging landscape of health research based on biobanks linked to electronic health records: Existing resources, statistical challenges, and potential opportunities","title-short":"The emerging landscape of health research based on biobanks linked to electronic health records","volume":"39","author":[{"family":"Beesley","given":"Lauren J."},{"family":"Salvatore","given":"Maxwell"},{"family":"Fritsche","given":"Lars G."},{"family":"Pandit","given":"Anita"},{"family":"Rao","given":"Arvind"},{"family":"Brummett","given":"Chad"},{"family":"Willer","given":"Cristen J."},{"family":"Lisabeth","given":"Lynda D."},{"family":"Mukherjee","given":"Bhramar"}],"issued":{"date-parts":[["2020",3,15]]}}},{"id":813,"uris":["http://zotero.org/users/16405780/items/QGSWQG7D"],"itemData":{"id":813,"type":"article-journal","abstract":"Recent advances in genomic technology and widespread adoption of electronic health records (EHRs) have accelerated the development of genomic medicine, bringing promising research findings from genome science into clinical practice. Genomic and phenomic data, accrued across large populations through biobanks linked to EHRs, have enabled the study of genetic variation at a phenome-wide scale. Through new quantitative techniques, pleiotropy can be explored with phenome-wide association studies, the occurrence of common complex diseases can be predicted using the cumulative influence of many genetic variants (polygenic risk scores), and undiagnosed Mendelian syndromes can be identified using EHR-based phenotypic signatures (phenotype risk scores). In this review, we trace the role of EHRs from the development of genome-wide analytic techniques to translational efforts to test these new interventions to the clinic. Throughout, we describe the challenges that remain when combining EHRs with genetics to improve clinical care.","container-title":"Annual Review of Genomics and Human Genetics","DOI":"10.1146/annurev-genom-121120-125204","ISSN":"1545-293X","journalAbbreviation":"Annu Rev Genomics Hum Genet","language":"eng","note":"PMID: 34038146\nPMCID: PMC9297710","page":"219-238","source":"PubMed","title":"The Role of Electronic Health Records in Advancing Genomic Medicine","volume":"22","author":[{"family":"Linder","given":"Jodell E."},{"family":"Bastarache","given":"Lisa"},{"family":"Hughey","given":"Jacob J."},{"family":"Peterson","given":"Josh F."}],"issued":{"date-parts":[["2021",8,31]]}}},{"id":815,"uris":["http://zotero.org/users/16405780/items/L9K2S6B4"],"itemData":{"id":815,"type":"article-journal","abstract":"A long-standing recognition that information from human genetics studies has the potential to accelerate drug discovery has led to decades of research on how to leverage genetic and phenotypic information for drug discovery. Established simple and advanced statistical methods that allow the simultaneous analysis of genotype and clinical phenotype data by genome- and phenome-wide analyses, colocalization analyses with quantitative trait loci data from transcriptomics and proteomics data sets from different tissues, and Mendelian randomization are essential tools for drug development in the postgenomic era. Numerous studies have demonstrated how genomic data provide opportunities for the identification of new drug targets, the repurposing of drugs, and drug safety analyses. With an increase in the number of biobanks that enable linking in-depth omics data with rich repositories of phenotypic traits via electronic health records, more powerful ways for the evaluation and validation of drug targets will continue to expand across different disciplines of clinical research.","container-title":"Annual Review of Pharmacology and Toxicology","DOI":"10.1146/annurev-pharmtox-051421-111324","ISSN":"1545-4304","journalAbbreviation":"Annu Rev Pharmacol Toxicol","language":"eng","note":"PMID: 36662581","page":"65-76","source":"PubMed","title":"Harnessing the Power of Electronic Health Records and Genomics for Drug Discovery","volume":"63","author":[{"family":"Krebs","given":"Kristi"},{"family":"Milani","given":"Lili"}],"issued":{"date-parts":[["2023",1,20]]}}}],"schema":"https://github.com/citation-style-language/schema/raw/master/csl-citation.json"} </w:instrText>
      </w:r>
      <w:r w:rsidR="005B2BEF" w:rsidRPr="00F60335">
        <w:rPr>
          <w:rFonts w:cs="Arial"/>
          <w:lang w:val="en-GB"/>
        </w:rPr>
        <w:fldChar w:fldCharType="separate"/>
      </w:r>
      <w:r w:rsidR="00C753A3" w:rsidRPr="00C753A3">
        <w:rPr>
          <w:rFonts w:cs="Arial"/>
          <w:kern w:val="0"/>
          <w:lang w:val="en-GB"/>
        </w:rPr>
        <w:t>(3–5)</w:t>
      </w:r>
      <w:r w:rsidR="005B2BEF" w:rsidRPr="00F60335">
        <w:rPr>
          <w:rFonts w:cs="Arial"/>
          <w:lang w:val="en-GB"/>
        </w:rPr>
        <w:fldChar w:fldCharType="end"/>
      </w:r>
      <w:r w:rsidR="00B542E0" w:rsidRPr="00F60335">
        <w:rPr>
          <w:rFonts w:cs="Arial"/>
          <w:lang w:val="en-GB"/>
        </w:rPr>
        <w:t xml:space="preserve">. </w:t>
      </w:r>
      <w:r w:rsidRPr="00F60335">
        <w:rPr>
          <w:rFonts w:cs="Arial"/>
          <w:lang w:val="en-GB"/>
        </w:rPr>
        <w:t>These initiatives have emerged as critical infrastructure for precision medicine, enabling researchers to interrogate complex disease mechanisms, validate therapeutic targets, and develop predictive models across diverse populations and phenotypes</w:t>
      </w:r>
      <w:r w:rsidR="005B2BEF" w:rsidRPr="00F60335">
        <w:rPr>
          <w:rFonts w:cs="Arial"/>
          <w:lang w:val="en-GB"/>
        </w:rPr>
        <w:t xml:space="preserve"> </w:t>
      </w:r>
      <w:r w:rsidR="005B2BEF" w:rsidRPr="00F60335">
        <w:rPr>
          <w:rFonts w:cs="Arial"/>
          <w:lang w:val="en-GB"/>
        </w:rPr>
        <w:fldChar w:fldCharType="begin"/>
      </w:r>
      <w:r w:rsidR="00C753A3">
        <w:rPr>
          <w:rFonts w:cs="Arial"/>
          <w:lang w:val="en-GB"/>
        </w:rPr>
        <w:instrText xml:space="preserve"> ADDIN ZOTERO_ITEM CSL_CITATION {"citationID":"ldpBlJ5O","properties":{"formattedCitation":"(6\\uc0\\u8211{}8)","plainCitation":"(6–8)","noteIndex":0},"citationItems":[{"id":812,"uris":["http://zotero.org/users/16405780/items/C6QXPAFE"],"itemData":{"id":812,"type":"article-journal","abstract":"Biobanks are an important compound of personalized medicine and\nstrongly support the scientific progress in stratification of population and\nbiomarker discovery and validation due to progress in personalized medicine.\nBiobanks are an essential tool for new drug discoveries and drug development.\nBiobanks play an important role in the whole process of patient prevention and\nprediction, follow-up, and therapy monitoring and optimalization. Biobanks have the\nspecificity in that they cover multidisciplinary approach to the human health\ncombining biological and medical approaches, as well as informative bioinformatics\ntechnologies, computationing, and modeling. The importance of biobanks has during\nthe last decade increased in variety and capacity from small collections of samples\nto large-scale national or international repositories. Collected samples are\npopulation-based, disease-specific or rare diseases originating from a diverse\nprofile of individuals. There are various purposes of biobanks, such as diagnostics,\npharmacology, or research. Biobanks involve, store, and operate with specific\npersonal information, and as a consequence, such a diversity of biobanking is\nassociated with a broad spectrum of ethical and legal issues. Biobanks are an\ninternational phenomenon because any single country, state, or society at the moment\nis not able to cover all issues involving the whole biobank problematic. Biobanks\nhave an enormous innovative potential in the whole process of biomedical research in\nthe twenty-first century.","container-title":"The EPMA Journal","DOI":"10.1186/s13167-016-0053-7","ISSN":"1878-5077","issue":"1","journalAbbreviation":"EPMA J","note":"PMID: 26904153\nPMCID: PMC4762166","page":"4","source":"PubMed Central","title":"Biobanks in the era of personalized medicine: objectives, challenges, and innovation","title-short":"Biobanks in the era of personalized medicine","volume":"7","author":[{"family":"Kinkorová","given":"Judita"}],"issued":{"date-parts":[["2016",2,22]]}}},{"id":811,"uris":["http://zotero.org/users/16405780/items/NC6GJ6BJ"],"itemData":{"id":811,"type":"article-journal","abstract":"In recent years, medicine has undergone profound changes, strongly entering a new phase defined as the “era of precision medicine”. In this context, patient clinical management involves various scientific approaches that allow for a comprehensive pathology evaluation: from preventive processes (where applicable) to genetic and diagnostic studies. In this scenario, biobanks play an important role and, over the years, have gained increasing prestige, moving from small deposits to large collections of samples of various natures. Disease-oriented biobanks are rapidly developing as they provide useful information for the management of complex diseases, such as melanoma. Indeed, melanoma, given its highly heterogeneous characteristics, is one of the oncologic diseases with the greatest clinical and therapeutic management complexity. So, the possibility of extrapolating tissue, genetic and imaging data from dedicated biobanks could result in more selective study approaches. In this review, we specifically analyze the several biobank types to evaluate their role in technology development, patient monitoring and research of new biomarkers, especially in the melanoma context.","container-title":"Journal of Personalized Medicine","DOI":"10.3390/jpm14070731","ISSN":"2075-4426","issue":"7","journalAbbreviation":"J Pers Med","note":"PMID: 39063985\nPMCID: PMC11278009","page":"731","source":"PubMed Central","title":"Biobanks as an Indispensable Tool in the “Era” of Precision Medicine: Key Role in the Management of Complex Diseases, Such as Melanoma","title-short":"Biobanks as an Indispensable Tool in the “Era” of Precision Medicine","volume":"14","author":[{"family":"Valenti","given":"Alessandro"},{"family":"Falcone","given":"Italia"},{"family":"Valenti","given":"Fabio"},{"family":"Ricciardi","given":"Elena"},{"family":"Di Martino","given":"Simona"},{"family":"Maccallini","given":"Maria Teresa"},{"family":"Cerro","given":"Marianna"},{"family":"Desiderio","given":"Flora"},{"family":"Miseo","given":"Ludovica"},{"family":"Russillo","given":"Michelangelo"},{"family":"Guerrisi","given":"Antonino"}],"issued":{"date-parts":[["2024",7,6]]}}},{"id":810,"uris":["http://zotero.org/users/16405780/items/TDTC6W4C"],"itemData":{"id":810,"type":"article-journal","abstract":"Precision health extends beyond the scope of precision medicine and involves a broader range of activities, including the prediction, prevention, treatment, and management of diseases. Tailored to specific populations, precision health offers personalized treatment and preventive measures considering genetics, lifestyle behaviors, social determinants of health, and environmental factors. Precision medicine focuses on the personalized treatment of diseases, whereas precision health aims to promote health and prevent diseases using tools such as big data and advanced analytics to predict health risks and prevent diseases at the population level. Biobanks play a crucial role in achieving precision health because they provide well-characterized biological samples and related data for disease prediction, diagnosis, and treatment. Challenges in integrating different biobanks include data format consistency, privacy concerns, and legal constraints. Standardized methodologies and digitalization can mitigate these challenges. The integration of biobanks can facilitate comprehensive analyses across multiple datasets to achieve various research goals. This study proposes strategies to address these challenges, including the development of a dynamic consent mechanism for population-based biobanks using digitalization and blockchain technology. This study recommends the following: 1) integrating population-based biobanks, 2) introducing dynamic consent tools for human biobanks, and 3) using large human biobanks with dynamic consent for research on diverse diseases. These recommendations can increase the utility of biobanks in realizing precision health. A case study implemented at Taoyuan Tiansheng Hospital demonstrated the effectiveness of these recommendations for achieving precision health and enhancing the value of biobanks. Through a comprehensive examination of precision health and biobanks, this study provides valuable insights for researchers, healthcare professionals, and policymakers in the precision healthcare sector.","container-title":"Computational and Structural Biotechnology Journal","DOI":"10.1016/j.csbj.2024.10.049","ISSN":"2001-0370","journalAbbreviation":"Computational and Structural Biotechnology Journal","page":"690-698","source":"ScienceDirect","title":"Integrating population-based biobanks: Catalyst for advances in precision health","title-short":"Integrating population-based biobanks","volume":"24","author":[{"family":"Lin","given":"Jui-Chu"},{"family":"Liu","given":"Yi-Lien"},{"family":"Hsiao","given":"Wesley Wei-Wen"},{"family":"Fan","given":"Chien-Te"}],"issued":{"date-parts":[["2024",12,1]]}}}],"schema":"https://github.com/citation-style-language/schema/raw/master/csl-citation.json"} </w:instrText>
      </w:r>
      <w:r w:rsidR="005B2BEF" w:rsidRPr="00F60335">
        <w:rPr>
          <w:rFonts w:cs="Arial"/>
          <w:lang w:val="en-GB"/>
        </w:rPr>
        <w:fldChar w:fldCharType="separate"/>
      </w:r>
      <w:r w:rsidR="00C753A3" w:rsidRPr="00C753A3">
        <w:rPr>
          <w:rFonts w:cs="Arial"/>
          <w:kern w:val="0"/>
          <w:lang w:val="en-GB"/>
        </w:rPr>
        <w:t>(6–8)</w:t>
      </w:r>
      <w:r w:rsidR="005B2BEF" w:rsidRPr="00F60335">
        <w:rPr>
          <w:rFonts w:cs="Arial"/>
          <w:lang w:val="en-GB"/>
        </w:rPr>
        <w:fldChar w:fldCharType="end"/>
      </w:r>
      <w:r w:rsidR="00B542E0" w:rsidRPr="00F60335">
        <w:rPr>
          <w:rFonts w:cs="Arial"/>
          <w:lang w:val="en-GB"/>
        </w:rPr>
        <w:t>.</w:t>
      </w:r>
      <w:r w:rsidR="00E32C8E">
        <w:rPr>
          <w:rFonts w:cs="Arial"/>
          <w:lang w:val="en-GB"/>
        </w:rPr>
        <w:t xml:space="preserve"> Such</w:t>
      </w:r>
      <w:r w:rsidR="00E32C8E" w:rsidRPr="00E32C8E">
        <w:rPr>
          <w:rFonts w:cs="Arial"/>
          <w:lang w:val="en-GB"/>
        </w:rPr>
        <w:t xml:space="preserve"> developments unfold within a broader international governance landscape. </w:t>
      </w:r>
      <w:r w:rsidR="008260B6" w:rsidRPr="008260B6">
        <w:rPr>
          <w:rFonts w:cs="Arial"/>
          <w:lang w:val="en-GB"/>
        </w:rPr>
        <w:t>UNESCO has articulated foundational norms for genomic science, including the Universal Declaration on the Human Genome and Human Rights (1997)</w:t>
      </w:r>
      <w:r w:rsidR="00F55EED">
        <w:rPr>
          <w:rFonts w:cs="Arial"/>
          <w:lang w:val="en-GB"/>
        </w:rPr>
        <w:t xml:space="preserve"> (</w:t>
      </w:r>
      <w:r w:rsidR="00F55EED" w:rsidRPr="00F55EED">
        <w:rPr>
          <w:rFonts w:cs="Arial"/>
          <w:lang w:val="en-GB"/>
        </w:rPr>
        <w:t>https://www.ohchr.org/en/instruments-mechanisms/instruments/universal-declaration-human-genome-and-human-rights</w:t>
      </w:r>
      <w:r w:rsidR="00F55EED">
        <w:rPr>
          <w:rFonts w:cs="Arial"/>
          <w:lang w:val="en-GB"/>
        </w:rPr>
        <w:t>)</w:t>
      </w:r>
      <w:r w:rsidR="008260B6" w:rsidRPr="008260B6">
        <w:rPr>
          <w:rFonts w:cs="Arial"/>
          <w:lang w:val="en-GB"/>
        </w:rPr>
        <w:t>, International Declaration on Human Genetic Data (2003)</w:t>
      </w:r>
      <w:r w:rsidR="00F55EED">
        <w:rPr>
          <w:rFonts w:cs="Arial"/>
          <w:lang w:val="en-GB"/>
        </w:rPr>
        <w:t xml:space="preserve"> (</w:t>
      </w:r>
      <w:r w:rsidR="00F55EED" w:rsidRPr="00F55EED">
        <w:rPr>
          <w:rFonts w:cs="Arial"/>
          <w:lang w:val="en-GB"/>
        </w:rPr>
        <w:t>https://www.unesco.org/en/ethics-science-technology/human-genetic-data</w:t>
      </w:r>
      <w:r w:rsidR="00F55EED">
        <w:rPr>
          <w:rFonts w:cs="Arial"/>
          <w:lang w:val="en-GB"/>
        </w:rPr>
        <w:t>)</w:t>
      </w:r>
      <w:r w:rsidR="008260B6" w:rsidRPr="008260B6">
        <w:rPr>
          <w:rFonts w:cs="Arial"/>
          <w:lang w:val="en-GB"/>
        </w:rPr>
        <w:t>, and Universal Declaration on Bioethics and Human Rights (2005)</w:t>
      </w:r>
      <w:r w:rsidR="00F55EED">
        <w:rPr>
          <w:rFonts w:cs="Arial"/>
          <w:lang w:val="en-GB"/>
        </w:rPr>
        <w:t xml:space="preserve"> (</w:t>
      </w:r>
      <w:r w:rsidR="00F55EED" w:rsidRPr="00F55EED">
        <w:rPr>
          <w:rFonts w:cs="Arial"/>
          <w:lang w:val="en-GB"/>
        </w:rPr>
        <w:t>https://www.unesco.org/en/ethics-science-technology/bioethics-and-human-rights</w:t>
      </w:r>
      <w:r w:rsidR="00F55EED">
        <w:rPr>
          <w:rFonts w:cs="Arial"/>
          <w:lang w:val="en-GB"/>
        </w:rPr>
        <w:t>)</w:t>
      </w:r>
      <w:r w:rsidR="008260B6" w:rsidRPr="008260B6">
        <w:rPr>
          <w:rFonts w:cs="Arial"/>
          <w:lang w:val="en-GB"/>
        </w:rPr>
        <w:t xml:space="preserve">. More recently, WHO has issued recommendations on genome data collection, access, and sharing </w:t>
      </w:r>
      <w:r w:rsidR="00F55EED">
        <w:rPr>
          <w:rFonts w:cs="Arial"/>
          <w:lang w:val="en-GB"/>
        </w:rPr>
        <w:fldChar w:fldCharType="begin"/>
      </w:r>
      <w:r w:rsidR="00F55EED">
        <w:rPr>
          <w:rFonts w:cs="Arial"/>
          <w:lang w:val="en-GB"/>
        </w:rPr>
        <w:instrText xml:space="preserve"> ADDIN ZOTERO_ITEM CSL_CITATION {"citationID":"Xiyk09dr","properties":{"formattedCitation":"(9)","plainCitation":"(9)","noteIndex":0},"citationItems":[{"id":954,"uris":["http://zotero.org/users/16405780/items/YDBFNJJ8"],"itemData":{"id":954,"type":"article-journal","container-title":"Nature Medicine","DOI":"10.1038/s41591-024-03225-x","ISSN":"1546-170X","issue":"10","journalAbbreviation":"Nat Med","language":"en","license":"2024 The Author(s), under exclusive licence to Springer Nature America, Inc.","note":"publisher: Nature Publishing Group","page":"2711-2713","source":"www.nature.com","title":"The WHO genomics program of work for equitable implementation of human genomics for global health","volume":"30","author":[{"family":"Ambrosino","given":"Elena"},{"family":"Abou Tayoun","given":"Ahmad N."},{"family":"Abramowicz","given":"Marc"},{"family":"Zilfalil","given":"Bin Alwi"},{"family":"Boughtwood","given":"Tiffany"},{"family":"Hamdi","given":"Yosr"},{"family":"Hubbard","given":"Tim"},{"family":"Kato","given":"Kazuto"},{"family":"Lopes-Cendes","given":"Iscia"},{"family":"Majumder","given":"Partha Pratim"},{"family":"Mascalzoni","given":"Deborah"},{"family":"Ndiaye","given":"Rokhaya"},{"family":"Ramsay","given":"Michèle"},{"family":"Repetto","given":"Gabriela M."},{"family":"Shotelersuk","given":"Vorasuk"},{"family":"Taylor","given":"Sherry"},{"family":"Reeder","given":"John C."},{"family":"Ross","given":"Anna Laura"}],"issued":{"date-parts":[["2024",10]]}}}],"schema":"https://github.com/citation-style-language/schema/raw/master/csl-citation.json"} </w:instrText>
      </w:r>
      <w:r w:rsidR="00F55EED">
        <w:rPr>
          <w:rFonts w:cs="Arial"/>
          <w:lang w:val="en-GB"/>
        </w:rPr>
        <w:fldChar w:fldCharType="separate"/>
      </w:r>
      <w:r w:rsidR="00F55EED">
        <w:rPr>
          <w:rFonts w:cs="Arial"/>
          <w:noProof/>
          <w:lang w:val="en-GB"/>
        </w:rPr>
        <w:t>(9)</w:t>
      </w:r>
      <w:r w:rsidR="00F55EED">
        <w:rPr>
          <w:rFonts w:cs="Arial"/>
          <w:lang w:val="en-GB"/>
        </w:rPr>
        <w:fldChar w:fldCharType="end"/>
      </w:r>
      <w:r w:rsidR="00F55EED">
        <w:rPr>
          <w:rFonts w:cs="Arial"/>
          <w:lang w:val="en-GB"/>
        </w:rPr>
        <w:t xml:space="preserve"> </w:t>
      </w:r>
      <w:r w:rsidR="008260B6" w:rsidRPr="008260B6">
        <w:rPr>
          <w:rFonts w:cs="Arial"/>
          <w:lang w:val="en-GB"/>
        </w:rPr>
        <w:t>and on human genome editing (2021)</w:t>
      </w:r>
      <w:r w:rsidR="00F55EED">
        <w:rPr>
          <w:rFonts w:cs="Arial"/>
          <w:lang w:val="en-GB"/>
        </w:rPr>
        <w:t xml:space="preserve"> (</w:t>
      </w:r>
      <w:r w:rsidR="00F55EED" w:rsidRPr="00F55EED">
        <w:rPr>
          <w:rFonts w:cs="Arial"/>
          <w:lang w:val="en-GB"/>
        </w:rPr>
        <w:t>https://www.who.int/health-topics/human-genome-editing</w:t>
      </w:r>
      <w:r w:rsidR="00F55EED">
        <w:rPr>
          <w:rFonts w:cs="Arial"/>
          <w:lang w:val="en-GB"/>
        </w:rPr>
        <w:t>)</w:t>
      </w:r>
      <w:r w:rsidR="008260B6" w:rsidRPr="008260B6">
        <w:rPr>
          <w:rFonts w:cs="Arial"/>
          <w:lang w:val="en-GB"/>
        </w:rPr>
        <w:t>.</w:t>
      </w:r>
      <w:r w:rsidR="008260B6">
        <w:rPr>
          <w:rFonts w:cs="Arial"/>
          <w:lang w:val="en-GB"/>
        </w:rPr>
        <w:t xml:space="preserve"> </w:t>
      </w:r>
    </w:p>
    <w:p w14:paraId="7BC2C9E1" w14:textId="50EE8ED5" w:rsidR="00B542E0" w:rsidRPr="00F60335" w:rsidRDefault="00B542E0" w:rsidP="00B542E0">
      <w:pPr>
        <w:rPr>
          <w:rFonts w:cs="Arial"/>
          <w:lang w:val="en-GB"/>
        </w:rPr>
      </w:pPr>
      <w:r w:rsidRPr="00F60335">
        <w:rPr>
          <w:rFonts w:cs="Arial"/>
          <w:lang w:val="en-GB"/>
        </w:rPr>
        <w:t>Major EHR-linked biobank initiatives worldwide</w:t>
      </w:r>
      <w:r w:rsidR="005B2BEF" w:rsidRPr="00F60335">
        <w:rPr>
          <w:rFonts w:cs="Arial"/>
          <w:lang w:val="en-GB"/>
        </w:rPr>
        <w:t xml:space="preserve"> </w:t>
      </w:r>
      <w:r w:rsidRPr="00F60335">
        <w:rPr>
          <w:rFonts w:cs="Arial"/>
          <w:lang w:val="en-GB"/>
        </w:rPr>
        <w:t>includ</w:t>
      </w:r>
      <w:r w:rsidR="00B95938" w:rsidRPr="00F60335">
        <w:rPr>
          <w:rFonts w:cs="Arial"/>
          <w:lang w:val="en-GB"/>
        </w:rPr>
        <w:t>e</w:t>
      </w:r>
      <w:r w:rsidRPr="00F60335">
        <w:rPr>
          <w:rFonts w:cs="Arial"/>
          <w:lang w:val="en-GB"/>
        </w:rPr>
        <w:t xml:space="preserve"> the UK Biobank</w:t>
      </w:r>
      <w:r w:rsidR="005B2BEF" w:rsidRPr="00F60335">
        <w:rPr>
          <w:rFonts w:cs="Arial"/>
          <w:lang w:val="en-GB"/>
        </w:rPr>
        <w:t xml:space="preserve"> </w:t>
      </w:r>
      <w:r w:rsidR="005B2BEF" w:rsidRPr="00F60335">
        <w:rPr>
          <w:rFonts w:cs="Arial"/>
          <w:lang w:val="en-GB"/>
        </w:rPr>
        <w:fldChar w:fldCharType="begin"/>
      </w:r>
      <w:r w:rsidR="00F55EED">
        <w:rPr>
          <w:rFonts w:cs="Arial"/>
          <w:lang w:val="en-GB"/>
        </w:rPr>
        <w:instrText xml:space="preserve"> ADDIN ZOTERO_ITEM CSL_CITATION {"citationID":"cauRIFPA","properties":{"formattedCitation":"(10, 11)","plainCitation":"(10, 11)","noteIndex":0},"citationItems":[{"id":241,"uris":["http://zotero.org/users/16405780/items/K7DKU6A3"],"itemData":{"id":241,"type":"article-journal","abstract":"Cathie Sudlow and colleagues describe the UK Biobank, a large population-based prospective study, established to allow investigation of the genetic and non-genetic determinants of the diseases of middle and old age.","container-title":"PLoS Med.","DOI":"10.1371/journal.pmed.1001779","ISSN":"1549-1277","issue":"3","page":"e1001779","title":"UK biobank: an open access resource for identifying the causes of a wide range of complex diseases of middle and old age","volume":"12","author":[{"family":"Sudlow","given":"Cathie"},{"family":"Gallacher","given":"John"},{"family":"Allen","given":"Naomi"},{"family":"Beral","given":"Valerie"},{"family":"Burton","given":"Paul"},{"family":"Danesh","given":"John"},{"family":"Downey","given":"Paul"},{"family":"Elliott","given":"Paul"},{"family":"Green","given":"Jane"},{"family":"Landray","given":"Martin"},{"family":"Liu","given":"Bette"},{"family":"Matthews","given":"Paul"},{"family":"Ong","given":"Giok"},{"family":"Pell","given":"Jill"},{"family":"Silman","given":"Alan"},{"family":"Young","given":"Alan"},{"family":"Sprosen","given":"Tim"},{"family":"Peakman","given":"Tim"},{"family":"Collins","given":"Rory"}],"issued":{"date-parts":[["2015"]]}}},{"id":3,"uris":["http://zotero.org/users/16405780/items/S5NHCFRY"],"itemData":{"id":3,"type":"article-journal","abstract":"The UK Biobank project is a prospective cohort study with deep genetic and phenotypic data collected on approximately 500,000 individuals from across the United Kingdom, aged between 40 and 69 at recruitment. The open resource is unique in its size and scope. A rich variety of phenotypic and health-related information is available on each participant, including biological measurements, lifestyle indicators, biomarkers in blood and urine, and imaging of the body and brain. Follow-up information is provided by linking health and medical records. Genome-wide genotype data have been collected on all participants, providing many opportunities for the discovery of new genetic associations and the genetic bases of complex traits. Here we describe the centralized analysis of the genetic data, including genotype quality, properties of population structure and relatedness of the genetic data, and efficient phasing and genotype imputation that increases the number of testable variants to around 96 million. Classical allelic variation at 11 human leukocyte antigen genes was imputed, resulting in the recovery of signals with known associations between human leukocyte antigen alleles and many diseases.","container-title":"Nature","DOI":"10.1038/s41586-018-0579-z","ISSN":"1476-4687","issue":"7726","language":"en","license":"2018 Springer Nature Limited","note":"publisher: Nature Publishing Group","page":"203-209","source":"www.nature.com","title":"The UK Biobank resource with deep phenotyping and genomic data","volume":"562","author":[{"family":"Bycroft","given":"Clare"},{"family":"Freeman","given":"Colin"},{"family":"Petkova","given":"Desislava"},{"family":"Band","given":"Gavin"},{"family":"Elliott","given":"Lloyd T."},{"family":"Sharp","given":"Kevin"},{"family":"Motyer","given":"Allan"},{"family":"Vukcevic","given":"Damjan"},{"family":"Delaneau","given":"Olivier"},{"family":"O’Connell","given":"Jared"},{"family":"Cortes","given":"Adrian"},{"family":"Welsh","given":"Samantha"},{"family":"Young","given":"Alan"},{"family":"Effingham","given":"Mark"},{"family":"McVean","given":"Gil"},{"family":"Leslie","given":"Stephen"},{"family":"Allen","given":"Naomi"},{"family":"Donnelly","given":"Peter"},{"family":"Marchini","given":"Jonathan"}],"issued":{"date-parts":[["2018",10]]}}}],"schema":"https://github.com/citation-style-language/schema/raw/master/csl-citation.json"} </w:instrText>
      </w:r>
      <w:r w:rsidR="005B2BEF" w:rsidRPr="00F60335">
        <w:rPr>
          <w:rFonts w:cs="Arial"/>
          <w:lang w:val="en-GB"/>
        </w:rPr>
        <w:fldChar w:fldCharType="separate"/>
      </w:r>
      <w:r w:rsidR="00F55EED">
        <w:rPr>
          <w:rFonts w:cs="Arial"/>
          <w:kern w:val="0"/>
          <w:lang w:val="en-GB"/>
        </w:rPr>
        <w:t>(10, 11)</w:t>
      </w:r>
      <w:r w:rsidR="005B2BEF" w:rsidRPr="00F60335">
        <w:rPr>
          <w:rFonts w:cs="Arial"/>
          <w:lang w:val="en-GB"/>
        </w:rPr>
        <w:fldChar w:fldCharType="end"/>
      </w:r>
      <w:r w:rsidRPr="00F60335">
        <w:rPr>
          <w:rFonts w:cs="Arial"/>
          <w:lang w:val="en-GB"/>
        </w:rPr>
        <w:t xml:space="preserve">, </w:t>
      </w:r>
      <w:bookmarkStart w:id="8" w:name="OLE_LINK7"/>
      <w:bookmarkStart w:id="9" w:name="OLE_LINK8"/>
      <w:r w:rsidR="00E568C9" w:rsidRPr="00F60335">
        <w:rPr>
          <w:rFonts w:cs="Arial"/>
          <w:lang w:val="en-GB"/>
        </w:rPr>
        <w:t xml:space="preserve">the </w:t>
      </w:r>
      <w:r w:rsidRPr="00F60335">
        <w:rPr>
          <w:rFonts w:cs="Arial"/>
          <w:lang w:val="en-GB"/>
        </w:rPr>
        <w:t>Million Veteran Program</w:t>
      </w:r>
      <w:bookmarkEnd w:id="8"/>
      <w:bookmarkEnd w:id="9"/>
      <w:r w:rsidRPr="00F60335">
        <w:rPr>
          <w:rFonts w:cs="Arial"/>
          <w:lang w:val="en-GB"/>
        </w:rPr>
        <w:t xml:space="preserve"> (MVP)</w:t>
      </w:r>
      <w:r w:rsidR="005B2BEF" w:rsidRPr="00F60335">
        <w:rPr>
          <w:rFonts w:cs="Arial"/>
          <w:lang w:val="en-GB"/>
        </w:rPr>
        <w:t xml:space="preserve"> </w:t>
      </w:r>
      <w:r w:rsidR="005B2BEF" w:rsidRPr="00F60335">
        <w:rPr>
          <w:rFonts w:cs="Arial"/>
          <w:lang w:val="en-GB"/>
        </w:rPr>
        <w:fldChar w:fldCharType="begin"/>
      </w:r>
      <w:r w:rsidR="00F55EED">
        <w:rPr>
          <w:rFonts w:cs="Arial"/>
          <w:lang w:val="en-GB"/>
        </w:rPr>
        <w:instrText xml:space="preserve"> ADDIN ZOTERO_ITEM CSL_CITATION {"citationID":"i0KFX9dF","properties":{"formattedCitation":"(12)","plainCitation":"(12)","noteIndex":0},"citationItems":[{"id":809,"uris":["http://zotero.org/users/16405780/items/2CK3BP9S"],"itemData":{"id":809,"type":"article-journal","abstract":"OBJECTIVE: To describe the design and ongoing conduct of the Million Veteran Program (MVP), as an observational cohort study and mega-biobank in the Department of Veterans Affairs (VA) health care system.\nSTUDY DESIGN AND SETTING: Data are being collected from participants using questionnaires, the VA electronic health record, and a blood sample for genomic and other testing. Several ongoing projects are linked to MVP, both as peer-reviewed research studies and as activities to h</w:instrText>
      </w:r>
      <w:r w:rsidR="00F55EED">
        <w:rPr>
          <w:rFonts w:cs="Arial" w:hint="eastAsia"/>
          <w:lang w:val="en-GB"/>
        </w:rPr>
        <w:instrText xml:space="preserve">elp develop an infrastructure for future, broad-based research uses.\nRESULTS: Formal planning for MVP commenced in 2009; the protocol was approved in 2010, and enrollment began in 2011. As of August 3, 2015, and with a steady state of </w:instrText>
      </w:r>
      <w:r w:rsidR="00F55EED">
        <w:rPr>
          <w:rFonts w:cs="Arial" w:hint="eastAsia"/>
          <w:lang w:val="en-GB"/>
        </w:rPr>
        <w:instrText>≈</w:instrText>
      </w:r>
      <w:r w:rsidR="00F55EED">
        <w:rPr>
          <w:rFonts w:cs="Arial" w:hint="eastAsia"/>
          <w:lang w:val="en-GB"/>
        </w:rPr>
        <w:instrText>50 recruiting site</w:instrText>
      </w:r>
      <w:r w:rsidR="00F55EED">
        <w:rPr>
          <w:rFonts w:cs="Arial"/>
          <w:lang w:val="en-GB"/>
        </w:rPr>
        <w:instrText xml:space="preserve">s nationwide, N = 397,104 veterans have been enrolled. Among N = 199,348 with currently available genotyping data, most participants (as expected) are male (92.0%) between the ages of 50 and 69 years (55.0%). On the basis of self-reported race, white (77.2%) and African American (13.5%) populations are well represented.\nCONCLUSIONS: By helping to promote the future integration of genetic testing in health care delivery, including clinical decision making, the MVP is designed to contribute to the development of precision medicine.","container-title":"Journal of Clinical Epidemiology","DOI":"10.1016/j.jclinepi.2015.09.016","ISSN":"1878-5921","journalAbbreviation":"J Clin Epidemiol","language":"eng","note":"PMID: 26441289","page":"214-223","source":"PubMed","title":"Million Veteran Program: A mega-biobank to study genetic influences on health and disease","title-short":"Million Veteran Program","volume":"70","author":[{"family":"Gaziano","given":"John Michael"},{"family":"Concato","given":"John"},{"family":"Brophy","given":"Mary"},{"family":"Fiore","given":"Louis"},{"family":"Pyarajan","given":"Saiju"},{"family":"Breeling","given":"James"},{"family":"Whitbourne","given":"Stacey"},{"family":"Deen","given":"Jennifer"},{"family":"Shannon","given":"Colleen"},{"family":"Humphries","given":"Donald"},{"family":"Guarino","given":"Peter"},{"family":"Aslan","given":"Mihaela"},{"family":"Anderson","given":"Daniel"},{"family":"LaFleur","given":"Rene"},{"family":"Hammond","given":"Timothy"},{"family":"Schaa","given":"Kendra"},{"family":"Moser","given":"Jennifer"},{"family":"Huang","given":"Grant"},{"family":"Muralidhar","given":"Sumitra"},{"family":"Przygodzki","given":"Ronald"},{"family":"O'Leary","given":"Timothy J."}],"issued":{"date-parts":[["2016",2]]}}}],"schema":"https://github.com/citation-style-language/schema/raw/master/csl-citation.json"} </w:instrText>
      </w:r>
      <w:r w:rsidR="005B2BEF" w:rsidRPr="00F60335">
        <w:rPr>
          <w:rFonts w:cs="Arial"/>
          <w:lang w:val="en-GB"/>
        </w:rPr>
        <w:fldChar w:fldCharType="separate"/>
      </w:r>
      <w:r w:rsidR="00F55EED">
        <w:rPr>
          <w:rFonts w:cs="Arial"/>
          <w:kern w:val="0"/>
          <w:lang w:val="en-GB"/>
        </w:rPr>
        <w:t>(12)</w:t>
      </w:r>
      <w:r w:rsidR="005B2BEF" w:rsidRPr="00F60335">
        <w:rPr>
          <w:rFonts w:cs="Arial"/>
          <w:lang w:val="en-GB"/>
        </w:rPr>
        <w:fldChar w:fldCharType="end"/>
      </w:r>
      <w:r w:rsidRPr="00F60335">
        <w:rPr>
          <w:rFonts w:cs="Arial"/>
          <w:lang w:val="en-GB"/>
        </w:rPr>
        <w:t xml:space="preserve">, </w:t>
      </w:r>
      <w:bookmarkStart w:id="10" w:name="OLE_LINK9"/>
      <w:bookmarkStart w:id="11" w:name="OLE_LINK10"/>
      <w:proofErr w:type="spellStart"/>
      <w:r w:rsidRPr="00F60335">
        <w:rPr>
          <w:rFonts w:cs="Arial"/>
          <w:lang w:val="en-GB"/>
        </w:rPr>
        <w:t>FinnGen</w:t>
      </w:r>
      <w:bookmarkEnd w:id="10"/>
      <w:bookmarkEnd w:id="11"/>
      <w:proofErr w:type="spellEnd"/>
      <w:r w:rsidR="005B2BEF" w:rsidRPr="00F60335">
        <w:rPr>
          <w:rFonts w:cs="Arial"/>
          <w:lang w:val="en-GB"/>
        </w:rPr>
        <w:t xml:space="preserve"> </w:t>
      </w:r>
      <w:r w:rsidR="005B2BEF" w:rsidRPr="00F60335">
        <w:rPr>
          <w:rFonts w:cs="Arial"/>
          <w:lang w:val="en-GB"/>
        </w:rPr>
        <w:fldChar w:fldCharType="begin"/>
      </w:r>
      <w:r w:rsidR="00F55EED">
        <w:rPr>
          <w:rFonts w:cs="Arial"/>
          <w:lang w:val="en-GB"/>
        </w:rPr>
        <w:instrText xml:space="preserve"> ADDIN ZOTERO_ITEM CSL_CITATION {"citationID":"jkdzCHJy","properties":{"formattedCitation":"(13)","plainCitation":"(13)","noteIndex":0},"citationItems":[{"id":808,"uris":["http://zotero.org/users/16405780/items/JR9SWZV4"],"itemData":{"id":808,"type":"article-journal","abstract":"Population isolates such as those in Finland benefit genetic research because deleterious alleles are often concentrated on a small number of low-frequency variants (0.1% </w:instrText>
      </w:r>
      <w:r w:rsidR="00F55EED">
        <w:rPr>
          <w:rFonts w:cs="Arial" w:hint="eastAsia"/>
          <w:lang w:val="en-GB"/>
        </w:rPr>
        <w:instrText>≤</w:instrText>
      </w:r>
      <w:r w:rsidR="00F55EED">
        <w:rPr>
          <w:rFonts w:cs="Arial"/>
          <w:lang w:val="en-GB"/>
        </w:rPr>
        <w:instrText xml:space="preserve"> minor allele frequency &lt; 5%). These variants survived the founding bottleneck rather than being distributed over a large number of ultrarare variants. Although this effect is well established in Mendelian genetics, its value in common disease genetics is less explored1,2. FinnGen aims to study the genome and national health register data of 500,000 Finnish individuals. Given the relatively high median age of participants (63 years) and the substantial fraction of hospital-based recruitment, FinnGen is enriched for disease end points. Here we analyse data from 224,737 participants from FinnGen and study 15 diseases that have previously been investigated in large genome-wide association studies (GWASs). We also include meta-analyses of biobank data from Estonia and the United Kingdom. We identified 30 new associations, primarily low-frequency variants, enriched in the Finnish population. A GWAS of 1,932 diseases also identified 2,733 genome-wide significant associations (893 phenome-wide significant (PWS), P &lt; 2.6 × 10–11) at 2,496 (771 PWS) independent loci with 807 (247 PWS) end points. Among these, fine-mapping implicated 148 (73 PWS) coding variants associated with 83 (42 PWS) end points. Moreover, 91 (47 PWS) had an allele frequency of &lt;5% in non-Finnish European individuals, of which 62 (32 PWS) were enriched by more than twofold in Finland. These findings demonstrate the power of bottlenecked populations to find entry points into the biology of common diseases through low-frequency, high impact variants.","container-title":"Nature","DOI":"10.1038/s41586-022-05473-8","ISSN":"1476-4687","issue":"7944","language":"en","license":"2023 The Author(s)","note":"publisher: Nature Publishing Group","page":"508-518","source":"www.nature.com","title":"FinnGen provides genetic insights from a well-phenotyped isolated population","volume":"613","author":[{"family":"Kurki","given":"Mitja I."},{"family":"Karjalainen","given":"Juha"},{"family":"Palta","given":"Priit"},{"family":"Sipilä","given":"Timo P."},{"family":"Kristiansson","given":"Kati"},{"family":"Donner","given":"Kati M."},{"family":"Reeve","given":"Mary P."},{"family":"Laivuori","given":"Hannele"},{"family":"Aavikko","given":"Mervi"},{"family":"Kaunisto","given":"Mari A."},{"family":"Loukola","given":"Anu"},{"family":"Lahtela","given":"Elisa"},{"family":"Mattsson","given":"Hannele"},{"family":"Laiho","given":"Päivi"},{"family":"Della Briotta Parolo","given":"Pietro"},{"family":"Lehisto","given":"Arto A."},{"family":"Kanai","given":"Masahiro"},{"family":"Mars","given":"Nina"},{"family":"Rämö","given":"Joel"},{"family":"Kiiskinen","given":"Tuomo"},{"family":"Heyne","given":"Henrike O."},{"family":"Veerapen","given":"Kumar"},{"family":"Rüeger","given":"Sina"},{"family":"Lemmelä","given":"Susanna"},{"family":"Zhou","given":"Wei"},{"family":"Ruotsalainen","given":"Sanni"},{"family":"Pärn","given":"Kalle"},{"family":"Hiekkalinna","given":"Tero"},{"family":"Koskelainen","given":"Sami"},{"family":"Paajanen","given":"Teemu"},{"family":"Llorens","given":"Vincent"},{"family":"Gracia-Tabuenca","given":"Javier"},{"family":"Siirtola","given":"Harri"},{"family":"Reis","given":"Kadri"},{"family":"Elnahas","given":"Abdelrahman G."},{"family":"Sun","given":"Benjamin"},{"family":"Foley","given":"Christopher N."},{"family":"Aalto-Setälä","given":"Katriina"},{"family":"Alasoo","given":"Kaur"},{"family":"Arvas","given":"Mikko"},{"family":"Auro","given":"Kirsi"},{"family":"Biswas","given":"Shameek"},{"family":"Bizaki-Vallaskangas","given":"Argyro"},{"family":"Carpen","given":"Olli"},{"family":"Chen","given":"Chia-Yen"},{"family":"Dada","given":"Oluwaseun A."},{"family":"Ding","given":"Zhihao"},{"family":"Ehm","given":"Margaret G."},{"family":"Eklund","given":"Kari"},{"family":"Färkkilä","given":"Martti"},{"family":"Finucane","given":"Hilary"},{"family":"Ganna","given":"Andrea"},{"family":"Ghazal","given":"Awaisa"},{"family":"Graham","given":"Robert R."},{"family":"Green","given":"Eric M."},{"family":"Hakanen","given":"Antti"},{"family":"Hautalahti","given":"Marco"},{"family":"Hedman","given":"Åsa K."},{"family":"Hiltunen","given":"Mikko"},{"family":"Hinttala","given":"Reetta"},{"family":"Hovatta","given":"Iiris"},{"family":"Hu","given":"Xinli"},{"family":"Huertas-Vazquez","given":"Adriana"},{"family":"Huilaja","given":"Laura"},{"family":"Hunkapiller","given":"Julie"},{"family":"Jacob","given":"Howard"},{"family":"Jensen","given":"Jan-Nygaard"},{"family":"Joensuu","given":"Heikki"},{"family":"John","given":"Sally"},{"family":"Julkunen","given":"Valtteri"},{"family":"Jung","given":"Marc"},{"family":"Junttila","given":"Juhani"},{"family":"Kaarniranta","given":"Kai"},{"family":"Kähönen","given":"Mika"},{"family":"Kajanne","given":"Risto"},{"family":"Kallio","given":"Lila"},{"family":"Kälviäinen","given":"Reetta"},{"family":"Kaprio","given":"Jaakko"},{"family":"Kerimov","given":"Nurlan"},{"family":"Kettunen","given":"Johannes"},{"family":"Kilpeläinen","given":"Elina"},{"family":"Kilpi","given":"Terhi"},{"family":"Klinger","given":"Katherine"},{"family":"Kosma","given":"Veli-Matti"},{"family":"Kuopio","given":"Teijo"},{"family":"Kurra","given":"Venla"},{"family":"Laisk","given":"Triin"},{"family":"Laukkanen","given":"Jari"},{"family":"Lawless","given":"Nathan"},{"family":"Liu","given":"Aoxing"},{"family":"Longerich","given":"Simonne"},{"family":"Mägi","given":"Reedik"},{"family":"Mäkelä","given":"Johanna"},{"family":"Mäkitie","given":"Antti"},{"family":"Malarstig","given":"Anders"},{"family":"Mannermaa","given":"Arto"},{"family":"Maranville","given":"Joseph"},{"family":"Matakidou","given":"Athena"},{"family":"Meretoja","given":"Tuomo"},{"family":"Mozaffari","given":"Sahar V."},{"family":"Niemi","given":"Mari E. K."},{"family":"Niemi","given":"Marianna"},{"family":"Niiranen","given":"Teemu"},{"family":"O´Donnell","given":"Christopher J."},{"family":"Obeidat","given":"Ma´en"},{"family":"Okafo","given":"George"},{"family":"Ollila","given":"Hanna M."},{"family":"Palomäki","given":"Antti"},{"family":"Palotie","given":"Tuula"},{"family":"Partanen","given":"Jukka"},{"family":"Paul","given":"Dirk S."},{"family":"Pelkonen","given":"Margit"},{"family":"Pendergrass","given":"Rion K."},{"family":"Petrovski","given":"Slavé"},{"family":"Pitkäranta","given":"Anne"},{"family":"Platt","given":"Adam"},{"family":"Pulford","given":"David"},{"family":"Punkka","given":"Eero"},{"family":"Pussinen","given":"Pirkko"},{"family":"Raghavan","given":"Neha"},{"family":"Rahimov","given":"Fedik"},{"family":"Rajpal","given":"Deepak"},{"family":"Renaud","given":"Nicole A."},{"family":"Riley-Gillis","given":"Bridget"},{"family":"Rodosthenous","given":"Rodosthenis"},{"family":"Saarentaus","given":"Elmo"},{"family":"Salminen","given":"Aino"},{"family":"Salminen","given":"Eveliina"},{"family":"Salomaa","given":"Veikko"},{"family":"Schleutker","given":"Johanna"},{"family":"Serpi","given":"Raisa"},{"family":"Shen","given":"Huei-yi"},{"family":"Siegel","given":"Richard"},{"family":"Silander","given":"Kaisa"},{"family":"Siltanen","given":"Sanna"},{"family":"Soini","given":"Sirpa"},{"family":"Soininen","given":"Hilkka"},{"family":"Sul","given":"Jae Hoon"},{"family":"Tachmazidou","given":"Ioanna"},{"family":"Tasanen","given":"Kaisa"},{"family":"Tienari","given":"Pentti"},{"family":"Toppila-Salmi","given":"Sanna"},{"family":"Tukiainen","given":"Taru"},{"family":"Tuomi","given":"Tiinamaija"},{"family":"Turunen","given":"Joni A."},{"family":"Ulirsch","given":"Jacob C."},{"family":"Vaura","given":"Felix"},{"family":"Virolainen","given":"Petri"},{"family":"Waring","given":"Jeffrey"},{"family":"Waterworth","given":"Dawn"},{"family":"Yang","given":"Robert"},{"family":"Nelis","given":"Mari"},{"family":"Reigo","given":"Anu"},{"family":"Metspalu","given":"Andres"},{"family":"Milani","given":"Lili"},{"family":"Esko","given":"Tõnu"},{"family":"Fox","given":"Caroline"},{"family":"Havulinna","given":"Aki S."},{"family":"Perola","given":"Markus"},{"family":"Ripatti","given":"Samuli"},{"family":"Jalanko","given":"Anu"},{"family":"Laitinen","given":"Tarja"},{"family":"Mäkelä","given":"Tomi P."},{"family":"Plenge","given":"Robert"},{"family":"McCarthy","given":"Mark"},{"family":"Runz","given":"Heiko"},{"family":"Daly","given":"Mark J."},{"family":"Palotie","given":"Aarno"}],"issued":{"date-parts":[["2023",1]]}}}],"schema":"https://github.com/citation-style-language/schema/raw/master/csl-citation.json"} </w:instrText>
      </w:r>
      <w:r w:rsidR="005B2BEF" w:rsidRPr="00F60335">
        <w:rPr>
          <w:rFonts w:cs="Arial"/>
          <w:lang w:val="en-GB"/>
        </w:rPr>
        <w:fldChar w:fldCharType="separate"/>
      </w:r>
      <w:r w:rsidR="00F55EED">
        <w:rPr>
          <w:rFonts w:cs="Arial"/>
          <w:kern w:val="0"/>
          <w:lang w:val="en-GB"/>
        </w:rPr>
        <w:t>(13)</w:t>
      </w:r>
      <w:r w:rsidR="005B2BEF" w:rsidRPr="00F60335">
        <w:rPr>
          <w:rFonts w:cs="Arial"/>
          <w:lang w:val="en-GB"/>
        </w:rPr>
        <w:fldChar w:fldCharType="end"/>
      </w:r>
      <w:r w:rsidRPr="00F60335">
        <w:rPr>
          <w:rFonts w:cs="Arial"/>
          <w:lang w:val="en-GB"/>
        </w:rPr>
        <w:t xml:space="preserve">, </w:t>
      </w:r>
      <w:bookmarkStart w:id="12" w:name="OLE_LINK11"/>
      <w:bookmarkStart w:id="13" w:name="OLE_LINK12"/>
      <w:r w:rsidR="00E568C9" w:rsidRPr="00F60335">
        <w:rPr>
          <w:rFonts w:cs="Arial"/>
          <w:lang w:val="en-GB"/>
        </w:rPr>
        <w:t xml:space="preserve">the </w:t>
      </w:r>
      <w:r w:rsidRPr="00F60335">
        <w:rPr>
          <w:rFonts w:cs="Arial"/>
          <w:lang w:val="en-GB"/>
        </w:rPr>
        <w:t>All of Us Research Program</w:t>
      </w:r>
      <w:bookmarkEnd w:id="12"/>
      <w:bookmarkEnd w:id="13"/>
      <w:r w:rsidR="005B2BEF" w:rsidRPr="00F60335">
        <w:rPr>
          <w:rFonts w:cs="Arial"/>
          <w:lang w:val="en-GB"/>
        </w:rPr>
        <w:t xml:space="preserve"> </w:t>
      </w:r>
      <w:r w:rsidR="005B2BEF" w:rsidRPr="00F60335">
        <w:rPr>
          <w:rFonts w:cs="Arial"/>
          <w:lang w:val="en-GB"/>
        </w:rPr>
        <w:fldChar w:fldCharType="begin"/>
      </w:r>
      <w:r w:rsidR="00F55EED">
        <w:rPr>
          <w:rFonts w:cs="Arial"/>
          <w:lang w:val="en-GB"/>
        </w:rPr>
        <w:instrText xml:space="preserve"> ADDIN ZOTERO_ITEM CSL_CITATION {"citationID":"2wysxXQ2","properties":{"formattedCitation":"(14, 15)","plainCitation":"(14, 15)","noteIndex":0},"citationItems":[{"id":806,"uris":["http://zotero.org/users/16405780/items/C8MRPWE6"],"itemData":{"id":806,"type":"article-journal","abstract":"Knowledge gained from observational cohort studies has dramatically advanced the prevention and treatment of diseases. Many of these cohorts, however, are small, lack diversity, or do not provide comprehensive phenotype data. The All of Us Research Program plans to enroll a diverse group of at least 1 million persons in the United States in order to accelerate biomedical research and improve health. The program aims to make the research results accessible to participants, and it is developing new approaches to generate, access, and make data broadly available to approved researchers. All of Us opened for enrollment in May 2018 and currently enrolls participants 18 years of age or older from a network of more than 340 recruitment sites. Elements of the program protocol include health questionnaires, electronic health records (EHRs), physical measurements, the use of digital health technology, and the collection and analysis of biospecimens. As of July 2019, more than 175,000 participants had contributed biospecimens. More than 80% of these participants are from groups that have been historically underrepresented in biomedical research. EHR data on more than 112,000 participants from 34 sites have been collected. The All of Us data repository should permit researchers to take into account individual differences in lifestyle, socioeconomic factors, environment, and biologic characteristics in order to advance precision diagnosis, prevention, and treatment. The U.S. research cohort All of Us was announced in 2015 and launched last year. With more than one fifth of the target enrollment now completed, the investigators report on progress and challenges.","container-title":"New England Journal of Medicine","DOI":"10.1056/NEJMsr1809937","ISSN":"0028-4793","issue":"7","note":"publisher: Massachusetts Medical Society\n_eprint: https://www.nejm.org/doi/pdf/10.1056/NEJMsr1809937","page":"668-676","source":"Taylor and Francis+NEJM","title":"The “All of Us” Research Program","volume":"381","author":[{"family":"The All of Us Research Program Investigators","given":""}],"issued":{"date-parts":[["2019",8,15]]}}},{"id":807,"uris":["http://zotero.org/users/16405780/items/GT4HS3V3"],"itemData":{"id":807,"type":"article-journal","abstract":"Comprehensively mapping the genetic basis of human disease across diverse individuals is a long-standing goal for the field of human genetics1–4. The All of Us Research Program is a longitudinal cohort study aiming to enrol a diverse group of at least one million individuals across the USA to accelerate biomedical research and improve human health5,6. Here we describe the programme’s genomics data release of 245,388 clinical-grade genome sequences. This resource is unique in its diversity as 77% of participants are from communities that are historically under-represented in biomedical research and 46% are individuals from under-represented racial and ethnic minorities. All of Us identified more than 1 billion genetic variants, including more than 275 million previously unreported genetic variants, more than 3.9 million of which had coding consequences. Leveraging linkage between genomic data and the longitudinal electronic health record, we evaluated 3,724 genetic variants associated with 117 diseases and found high replication rates across both participants of European ancestry and participants of African ancestry. Summary-level data are publicly available, and individual-level data can be accessed by researchers through the All of Us Researcher Workbench using a unique data passport model with a median time from initial researcher registration to data access of 29 hours. We anticipate that this diverse dataset will advance the promise of genomic medicine for all.","container-title":"Nature","DOI":"10.1038/s41586-023-06957-x","ISSN":"1476-4687","issue":"8003","language":"en","license":"2024 The Author(s)","note":"publisher: Nature Publishing Group","page":"340-346","source":"www.nature.com","title":"Genomic data in the All of Us Research Program","volume":"627","author":[{"family":"Bick","given":"Alexander G."},{"family":"Metcalf","given":"Ginger A."},{"family":"Mayo","given":"Kelsey R."},{"family":"Lichtenstein","given":"Lee"},{"family":"Rura","given":"Shimon"},{"family":"Carroll","given":"Robert J."},{"family":"Musick","given":"Anjene"},{"family":"Linder","given":"Jodell E."},{"family":"Jordan","given":"I. King"},{"family":"Nagar","given":"Shashwat Deepali"},{"family":"Sharma","given":"Shivam"},{"family":"Meller","given":"Robert"},{"family":"Basford","given":"Melissa"},{"family":"Boerwinkle","given":"Eric"},{"family":"Cicek","given":"Mine S."},{"family":"Doheny","given":"Kimberly F."},{"family":"Eichler","given":"Evan E."},{"family":"Gabriel","given":"Stacey"},{"family":"Gibbs","given":"Richard A."},{"family":"Glazer","given":"David"},{"family":"Harris","given":"Paul A."},{"family":"Jarvik","given":"Gail P."},{"family":"Philippakis","given":"Anthony"},{"family":"Rehm","given":"Heidi L."},{"family":"Roden","given":"Dan M."},{"family":"Thibodeau","given":"Stephen N."},{"family":"Topper","given":"Scott"},{"family":"Blegen","given":"Ashley L."},{"family":"Wirkus","given":"Samantha J."},{"family":"Wagner","given":"Victoria A."},{"family":"Meyer","given":"Jeffrey G."},{"family":"Cicek","given":"Mine S."},{"family":"Muzny","given":"Donna M."},{"family":"Venner","given":"Eric"},{"family":"Mawhinney","given":"Michelle Z."},{"family":"Griffith","given":"Sean M. L."},{"family":"Hsu","given":"Elvin"},{"family":"Ling","given":"Hua"},{"family":"Adams","given":"Marcia K."},{"family":"Walker","given":"Kimberly"},{"family":"Hu","given":"Jianhong"},{"family":"Doddapaneni","given":"Harsha"},{"family":"Kovar","given":"Christie L."},{"family":"Murugan","given":"Mullai"},{"family":"Dugan","given":"Shannon"},{"family":"Khan","given":"Ziad"},{"family":"Boerwinkle","given":"Eric"},{"family":"Lennon","given":"Niall J."},{"family":"Austin-Tse","given":"Christina"},{"family":"Banks","given":"Eric"},{"family":"Gatzen","given":"Michael"},{"family":"Gupta","given":"Namrata"},{"family":"Henricks","given":"Emma"},{"family":"Larsson","given":"Katie"},{"family":"McDonough","given":"Sheli"},{"family":"Harrison","given":"Steven M."},{"family":"Kachulis","given":"Christopher"},{"family":"Lebo","given":"Matthew S."},{"family":"Neben","given":"Cynthia L."},{"family":"Steeves","given":"Marcie"},{"family":"Zhou","given":"Alicia Y."},{"family":"Smith","given":"Joshua D."},{"family":"Frazar","given":"Christian D."},{"family":"Davis","given":"Colleen P."},{"family":"Patterson","given":"Karynne E."},{"family":"Wheeler","given":"Marsha M."},{"family":"McGee","given":"Sean"},{"family":"Lockwood","given":"Christina M."},{"family":"Shirts","given":"Brian H."},{"family":"Pritchard","given":"Colin C."},{"family":"Murray","given":"Mitzi L."},{"family":"Vasta","given":"Valeria"},{"family":"Leistritz","given":"Dru"},{"family":"Richardson","given":"Matthew A."},{"family":"Buchan","given":"Jillian G."},{"family":"Radhakrishnan","given":"Aparna"},{"family":"Krumm","given":"Niklas"},{"family":"Ehmen","given":"Brenna W."},{"family":"Schwartz","given":"Sophie"},{"family":"Aster","given":"M. Morgan T."},{"family":"Cibulskis","given":"Kristian"},{"family":"Haessly","given":"Andrea"},{"family":"Asch","given":"Rebecca"},{"family":"Cremer","given":"Aurora"},{"family":"Degatano","given":"Kylee"},{"family":"Shergill","given":"Akum"},{"family":"Gauthier","given":"Laura D."},{"family":"Lee","given":"Samuel K."},{"family":"Hatcher","given":"Aaron"},{"family":"Grant","given":"George B."},{"family":"Brandt","given":"Genevieve R."},{"family":"Covarrubias","given":"Miguel"},{"family":"Banks","given":"Eric"},{"family":"Able","given":"Ashley"},{"family":"Green","given":"Ashley E."},{"family":"Carroll","given":"Robert J."},{"family":"Zhang","given":"Jennifer"},{"family":"Condon","given":"Henry R."},{"family":"Wang","given":"Yuanyuan"},{"family":"Dillon","given":"Moira K."},{"family":"Albach","given":"C. H."},{"family":"Baalawi","given":"Wail"},{"family":"Choi","given":"Seung Hoan"},{"family":"Wang","given":"Xin"},{"family":"Rosenthal","given":"Elisabeth A."},{"family":"Ramirez","given":"Andrea H."},{"family":"Lim","given":"Sokny"},{"family":"Nambiar","given":"Siddhartha"},{"family":"Ozenberger","given":"Bradley"},{"family":"Wise","given":"Anastasia L."},{"family":"Lunt","given":"Chris"},{"family":"Ginsburg","given":"Geoffrey S."},{"family":"Denny","given":"Joshua C."},{"literal":"The All of Us Research Program Genomics Investigators"},{"literal":"Manuscript Writing Group"},{"literal":"All of Us Research Program Genomics Principal Investigators"},{"family":"Biobank","given":"Mayo"},{"literal":"Genome Center: Baylor-Hopkins Clinical Genome Center"},{"family":"Genome Center: Broad","given":"Color","suffix":"and Mass General Brigham Laboratory for Molecular Medicine"},{"literal":"Genome Center: University of Washington"},{"literal":"Data and Research Center"},{"literal":"All of Us Research Demonstration Project Teams"},{"literal":"NIH All of Us Research Program Staff"}],"issued":{"date-parts":[["2024",3]]}}}],"schema":"https://github.com/citation-style-language/schema/raw/master/csl-citation.json"} </w:instrText>
      </w:r>
      <w:r w:rsidR="005B2BEF" w:rsidRPr="00F60335">
        <w:rPr>
          <w:rFonts w:cs="Arial"/>
          <w:lang w:val="en-GB"/>
        </w:rPr>
        <w:fldChar w:fldCharType="separate"/>
      </w:r>
      <w:r w:rsidR="00F55EED">
        <w:rPr>
          <w:rFonts w:cs="Arial"/>
          <w:kern w:val="0"/>
          <w:lang w:val="en-GB"/>
        </w:rPr>
        <w:t>(14, 15)</w:t>
      </w:r>
      <w:r w:rsidR="005B2BEF" w:rsidRPr="00F60335">
        <w:rPr>
          <w:rFonts w:cs="Arial"/>
          <w:lang w:val="en-GB"/>
        </w:rPr>
        <w:fldChar w:fldCharType="end"/>
      </w:r>
      <w:r w:rsidRPr="00F60335">
        <w:rPr>
          <w:rFonts w:cs="Arial"/>
          <w:lang w:val="en-GB"/>
        </w:rPr>
        <w:t xml:space="preserve">, and </w:t>
      </w:r>
      <w:bookmarkStart w:id="14" w:name="OLE_LINK13"/>
      <w:bookmarkStart w:id="15" w:name="OLE_LINK14"/>
      <w:r w:rsidR="00E568C9" w:rsidRPr="00F60335">
        <w:rPr>
          <w:rFonts w:cs="Arial"/>
          <w:lang w:val="en-GB"/>
        </w:rPr>
        <w:t xml:space="preserve">the </w:t>
      </w:r>
      <w:r w:rsidRPr="00F60335">
        <w:rPr>
          <w:rFonts w:cs="Arial"/>
          <w:lang w:val="en-GB"/>
        </w:rPr>
        <w:t>Estonian Biobank</w:t>
      </w:r>
      <w:bookmarkEnd w:id="14"/>
      <w:bookmarkEnd w:id="15"/>
      <w:r w:rsidR="005B2BEF" w:rsidRPr="00F60335">
        <w:rPr>
          <w:rFonts w:cs="Arial"/>
          <w:lang w:val="en-GB"/>
        </w:rPr>
        <w:t xml:space="preserve"> </w:t>
      </w:r>
      <w:r w:rsidR="005B2BEF" w:rsidRPr="00F60335">
        <w:rPr>
          <w:rFonts w:cs="Arial"/>
          <w:lang w:val="en-GB"/>
        </w:rPr>
        <w:fldChar w:fldCharType="begin"/>
      </w:r>
      <w:r w:rsidR="00F55EED">
        <w:rPr>
          <w:rFonts w:cs="Arial"/>
          <w:lang w:val="en-GB"/>
        </w:rPr>
        <w:instrText xml:space="preserve"> ADDIN ZOTERO_ITEM CSL_CITATION {"citationID":"fGOBJHVG","properties":{"formattedCitation":"(16)","plainCitation":"(16)","noteIndex":0},"citationItems":[{"id":805,"uris":["http://zotero.org/users/16405780/items/QI2XGJ29"],"itemData":{"id":805,"type":"article-journal","abstract":"Large biobanks have set a new standard for research and innovation in human genomics and implementation of personalized medicine. The Estonian Biobank was founded a quarter of a century ago, and its biological specimens, clinical, health, omics, and lifestyle data have been included in over 800 publications to date. What makes the biobank unique internationally is its translational focus, with active efforts to conduct clinical studies based on genetic findings, and to explore the effects of return of results on participants. In this review, we provide an overview of the Estonian Biobank, highlight its strengths for studying the effects of genetic variation and quantitative phenotypes on health-related traits, development of methods and frameworks for bringing genomics into the clinic, and its role as a driving force for implementing personalized medicine on a national level and beyond.","container-title":"Nature Communications","DOI":"10.1038/s41467-025-58465-3","ISSN":"2041-1723","issue":"1","journalAbbreviation":"Nat Commun","language":"en","license":"2025 The Author(s)","note":"publisher: Nature Publishing Group","page":"3270","source":"www.nature.com","title":"The Estonian Biobank’s journey from biobanking to personalized medicine","volume":"16","author":[{"family":"Milani","given":"Lili"},{"family":"Alver","given":"Maris"},{"family":"Laur","given":"Sven"},{"family":"Reisberg","given":"Sulev"},{"family":"Haller","given":"Toomas"},{"family":"Aasmets","given":"Oliver"},{"family":"Abner","given":"Erik"},{"family":"Alavere","given":"Helene"},{"family":"Allik","given":"Annely"},{"family":"Annilo","given":"Tarmo"},{"family":"Fischer","given":"Krista"},{"family":"Hofmeister","given":"Robin"},{"family":"Hudjashov","given":"Georgi"},{"family":"Jõeloo","given":"Maarja"},{"family":"Kals","given":"Mart"},{"family":"Karo-Astover","given":"Liis"},{"family":"Kasela","given":"Silva"},{"family":"Kolde","given":"Anastassia"},{"family":"Krebs","given":"Kristi"},{"family":"Krigul","given":"Kertu Liis"},{"family":"Kronberg","given":"Jaanika"},{"family":"Kruusmaa","given":"Karoliina"},{"family":"Kukuškina","given":"Viktorija"},{"family":"Kõiv","given":"Kadri"},{"family":"Lehto","given":"Kelli"},{"family":"Leitsalu","given":"Liis"},{"family":"Lind","given":"Sirje"},{"family":"Luitva","given":"Laura Birgit"},{"family":"Läll","given":"Kristi"},{"family":"Lüll","given":"Kreete"},{"family":"Metsalu","given":"Kristjan"},{"family":"Metspalu","given":"Mait"},{"family":"Mõttus","given":"René"},{"family":"Nelis","given":"Mari"},{"family":"Nikopensius","given":"Tiit"},{"family":"Nurm","given":"Miriam"},{"family":"Nõukas","given":"Margit"},{"family":"Oja","given":"Marek"},{"family":"Org","given":"Elin"},{"family":"Palover","given":"Marili"},{"family":"Palta","given":"Priit"},{"family":"Pankratov","given":"Vasili"},{"family":"Pantiukh","given":"Kateryna"},{"family":"Pervjakova","given":"Natalia"},{"family":"Pujol-Gualdo","given":"Natàlia"},{"family":"Reigo","given":"Anu"},{"family":"Reimann","given":"Ene"},{"family":"Smit","given":"Steven"},{"family":"Rogozina","given":"Diana"},{"family":"Särg","given":"Dage"},{"family":"Taba","given":"Nele"},{"family":"Talvik","given":"Harry-Anton"},{"family":"Teder-Laving","given":"Maris"},{"family":"Tõnisson","given":"Neeme"},{"family":"Vaht","given":"Mariliis"},{"family":"Vainik","given":"Uku"},{"family":"Võsa","given":"Urmo"},{"family":"Yelmen","given":"Burak"},{"family":"Esko","given":"Tõnu"},{"family":"Kolde","given":"Raivo"},{"family":"Mägi","given":"Reedik"},{"family":"Vilo","given":"Jaak"},{"family":"Laisk","given":"Triin"},{"family":"Metspalu","given":"Andres"}],"issued":{"date-parts":[["2025",4,5]]}}}],"schema":"https://github.com/citation-style-language/schema/raw/master/csl-citation.json"} </w:instrText>
      </w:r>
      <w:r w:rsidR="005B2BEF" w:rsidRPr="00F60335">
        <w:rPr>
          <w:rFonts w:cs="Arial"/>
          <w:lang w:val="en-GB"/>
        </w:rPr>
        <w:fldChar w:fldCharType="separate"/>
      </w:r>
      <w:r w:rsidR="00F55EED">
        <w:rPr>
          <w:rFonts w:cs="Arial"/>
          <w:kern w:val="0"/>
          <w:lang w:val="en-GB"/>
        </w:rPr>
        <w:t>(16)</w:t>
      </w:r>
      <w:r w:rsidR="005B2BEF" w:rsidRPr="00F60335">
        <w:rPr>
          <w:rFonts w:cs="Arial"/>
          <w:lang w:val="en-GB"/>
        </w:rPr>
        <w:fldChar w:fldCharType="end"/>
      </w:r>
      <w:r w:rsidR="00E568C9" w:rsidRPr="00F60335">
        <w:rPr>
          <w:rFonts w:cs="Arial"/>
          <w:lang w:val="en-GB"/>
        </w:rPr>
        <w:t xml:space="preserve">. </w:t>
      </w:r>
      <w:r w:rsidR="00C90485" w:rsidRPr="00F60335">
        <w:rPr>
          <w:rFonts w:cs="Arial"/>
          <w:lang w:val="en-GB"/>
        </w:rPr>
        <w:t xml:space="preserve">These biobanks have each adopted distinct approaches to data collection, participant recruitment, and research access policies. Despite their shared foundation in linking genomic data with longitudinal health records, they </w:t>
      </w:r>
      <w:bookmarkStart w:id="16" w:name="_Hlk206660453"/>
      <w:r w:rsidR="00C90485" w:rsidRPr="00F60335">
        <w:rPr>
          <w:rFonts w:cs="Arial"/>
          <w:lang w:val="en-GB"/>
        </w:rPr>
        <w:t>differ substantially in their demographic composition, phenotyping strategies, data-sharing frameworks, and institutional mandates</w:t>
      </w:r>
      <w:bookmarkEnd w:id="16"/>
      <w:r w:rsidR="00B04A38">
        <w:rPr>
          <w:rFonts w:cs="Arial"/>
          <w:lang w:val="en-GB"/>
        </w:rPr>
        <w:t xml:space="preserve"> </w:t>
      </w:r>
      <w:r w:rsidR="00B04A38">
        <w:rPr>
          <w:rFonts w:cs="Arial"/>
          <w:lang w:val="en-GB"/>
        </w:rPr>
        <w:fldChar w:fldCharType="begin"/>
      </w:r>
      <w:r w:rsidR="00F55EED">
        <w:rPr>
          <w:rFonts w:cs="Arial"/>
          <w:lang w:val="en-GB"/>
        </w:rPr>
        <w:instrText xml:space="preserve"> ADDIN ZOTERO_ITEM CSL_CITATION {"citationID":"ToXCWpJG","properties":{"formattedCitation":"(17)","plainCitation":"(17)","noteIndex":0},"citationItems":[{"id":931,"uris":["http://zotero.org/users/16405780/items/H2PMS7YC"],"itemData":{"id":931,"type":"article-journal","abstract":"Background\nIssues of balancing data accessibility with ethical considerations and governance of a genomics research biobank, Generation Scotland, are explored within the evolving policy landscape of the past ten years. During this time data sharing and open data access have become increasingly important topics in biomedical research. Decisions around data access are influenced by local arrangements for governance and practices such as linkage to health records, and the global through policies for biobanking and the sharing of data with large-scale biomedical research data resources and consortia.\n\nMethods\nWe use a literature review of policy relevant documents which apply to the conduct of biobanks in two areas: support for open access and the protection of data subjects and researchers managing a bioresource. We present examples of decision making within a biobank based upon observations of the Generation Scotland Access Committee. We reflect upon how the drive towards open access raises ethical dilemmas for established biorepositories containing data and samples from human subjects.\n\nResults\nDespite much discussion in science policy literature about standardisation, the contextual aspects of biobanking are often overlooked. Using our engagement with GS we demonstrate the importance of local arrangements in the creation of a responsive ethical approach to biorepository governance. We argue that governance decisions regarding access to the biobank are intertwined with considerations about maintenance and viability at the local level. We show that in addition to the focus upon ever more universal and standardised practices, the local expertise gained in the management of such repositories must be supported.\n\nConclusions\nA commitment to open access in genomics research has found almost universal backing in science and health policy circles, but repositories of data and samples from human subjects may have to operate under managed access, to protect privacy, align with participant consent and ensure that the resource can be managed in a sustainable way. Data access committees need to be reflexive and flexible, to cope with changing technology and opportunities and threats from the wider data sharing environment. To understand these interactions also involves nurturing what is particular about the biobank in its local context.","container-title":"BMC Medical Ethics","DOI":"10.1186/s12910-017-0240-7","ISSN":"1472-6939","journalAbbreviation":"BMC Med Ethics","note":"PMID: 29282045\nPMCID: PMC5745812","page":"80","source":"PubMed Central","title":"Balancing the local and the universal in maintaining ethical access to a genomics biobank","volume":"18","author":[{"family":"Heeney","given":"Catherine"},{"family":"Kerr","given":"Shona M."}],"issued":{"date-parts":[["2017",12,28]]}}}],"schema":"https://github.com/citation-style-language/schema/raw/master/csl-citation.json"} </w:instrText>
      </w:r>
      <w:r w:rsidR="00B04A38">
        <w:rPr>
          <w:rFonts w:cs="Arial"/>
          <w:lang w:val="en-GB"/>
        </w:rPr>
        <w:fldChar w:fldCharType="separate"/>
      </w:r>
      <w:r w:rsidR="00F55EED">
        <w:rPr>
          <w:rFonts w:cs="Arial"/>
          <w:kern w:val="0"/>
          <w:lang w:val="en-GB"/>
        </w:rPr>
        <w:t>(17)</w:t>
      </w:r>
      <w:r w:rsidR="00B04A38">
        <w:rPr>
          <w:rFonts w:cs="Arial"/>
          <w:lang w:val="en-GB"/>
        </w:rPr>
        <w:fldChar w:fldCharType="end"/>
      </w:r>
      <w:r w:rsidR="00C90485" w:rsidRPr="00F60335">
        <w:rPr>
          <w:rFonts w:cs="Arial"/>
          <w:lang w:val="en-GB"/>
        </w:rPr>
        <w:t>. The UK Biobank has pioneered open-access models and deep phenotyping through imaging and environmental monitoring</w:t>
      </w:r>
      <w:r w:rsidR="008D6088" w:rsidRPr="00F60335">
        <w:rPr>
          <w:rFonts w:cs="Arial"/>
          <w:lang w:val="en-GB"/>
        </w:rPr>
        <w:t xml:space="preserve"> </w:t>
      </w:r>
      <w:r w:rsidR="008D6088" w:rsidRPr="00F60335">
        <w:rPr>
          <w:rFonts w:cs="Arial"/>
          <w:lang w:val="en-GB"/>
        </w:rPr>
        <w:fldChar w:fldCharType="begin"/>
      </w:r>
      <w:r w:rsidR="00F55EED">
        <w:rPr>
          <w:rFonts w:cs="Arial"/>
          <w:lang w:val="en-GB"/>
        </w:rPr>
        <w:instrText xml:space="preserve"> ADDIN ZOTERO_ITEM CSL_CITATION {"citationID":"HepHpsj2","properties":{"formattedCitation":"(11)","plainCitation":"(11)","noteIndex":0},"citationItems":[{"id":3,"uris":["http://zotero.org/users/16405780/items/S5NHCFRY"],"itemData":{"id":3,"type":"article-journal","abstract":"The UK Biobank project is a prospective cohort study with deep genetic and phenotypic data collected on approximately 500,000 individuals from across the United Kingdom, aged between 40 and 69 at recruitment. The open resource is unique in its size and scope. A rich variety of phenotypic and health-related information is available on each participant, including biological measurements, lifestyle indicators, biomarkers in blood and urine, and imaging of the body and brain. Follow-up information is provided by linking health and medical records. Genome-wide genotype data have been collected on all participants, providing many opportunities for the discovery of new genetic associations and the genetic bases of complex traits. Here we describe the centralized analysis of the genetic data, including genotype quality, properties of population structure and relatedness of the genetic data, and efficient phasing and genotype imputation that increases the number of testable variants to around 96 million. Classical allelic variation at 11 human leukocyte antigen genes was imputed, resulting in the recovery of signals with known associations between human leukocyte antigen alleles and many diseases.","container-title":"Nature","DOI":"10.1038/s41586-018-0579-z","ISSN":"1476-4687","issue":"7726","language":"en","license":"2018 Springer Nature Limited","note":"publisher: Nature Publishing Group","page":"203-209","source":"www.nature.com","title":"The UK Biobank resource with deep phenotyping and genomic data","volume":"562","author":[{"family":"Bycroft","given":"Clare"},{"family":"Freeman","given":"Colin"},{"family":"Petkova","given":"Desislava"},{"family":"Band","given":"Gavin"},{"family":"Elliott","given":"Lloyd T."},{"family":"Sharp","given":"Kevin"},{"family":"Motyer","given":"Allan"},{"family":"Vukcevic","given":"Damjan"},{"family":"Delaneau","given":"Olivier"},{"family":"O’Connell","given":"Jared"},{"family":"Cortes","given":"Adrian"},{"family":"Welsh","given":"Samantha"},{"family":"Young","given":"Alan"},{"family":"Effingham","given":"Mark"},{"family":"McVean","given":"Gil"},{"family":"Leslie","given":"Stephen"},{"family":"Allen","given":"Naomi"},{"family":"Donnelly","given":"Peter"},{"family":"Marchini","given":"Jonathan"}],"issued":{"date-parts":[["2018",10]]}}}],"schema":"https://github.com/citation-style-language/schema/raw/master/csl-citation.json"} </w:instrText>
      </w:r>
      <w:r w:rsidR="008D6088" w:rsidRPr="00F60335">
        <w:rPr>
          <w:rFonts w:cs="Arial"/>
          <w:lang w:val="en-GB"/>
        </w:rPr>
        <w:fldChar w:fldCharType="separate"/>
      </w:r>
      <w:r w:rsidR="00F55EED">
        <w:rPr>
          <w:rFonts w:cs="Arial"/>
          <w:kern w:val="0"/>
          <w:lang w:val="en-GB"/>
        </w:rPr>
        <w:t>(11)</w:t>
      </w:r>
      <w:r w:rsidR="008D6088" w:rsidRPr="00F60335">
        <w:rPr>
          <w:rFonts w:cs="Arial"/>
          <w:lang w:val="en-GB"/>
        </w:rPr>
        <w:fldChar w:fldCharType="end"/>
      </w:r>
      <w:r w:rsidRPr="00F60335">
        <w:rPr>
          <w:rFonts w:cs="Arial"/>
          <w:lang w:val="en-GB"/>
        </w:rPr>
        <w:t>, while initiatives like All of Us prioriti</w:t>
      </w:r>
      <w:r w:rsidR="003500DD">
        <w:rPr>
          <w:rFonts w:cs="Arial"/>
          <w:lang w:val="en-GB"/>
        </w:rPr>
        <w:t>s</w:t>
      </w:r>
      <w:r w:rsidRPr="00F60335">
        <w:rPr>
          <w:rFonts w:cs="Arial"/>
          <w:lang w:val="en-GB"/>
        </w:rPr>
        <w:t>e diversity and health equity</w:t>
      </w:r>
      <w:r w:rsidR="008D6088" w:rsidRPr="00F60335">
        <w:rPr>
          <w:rFonts w:cs="Arial"/>
          <w:lang w:val="en-GB"/>
        </w:rPr>
        <w:t xml:space="preserve"> </w:t>
      </w:r>
      <w:r w:rsidR="008D6088" w:rsidRPr="00F60335">
        <w:rPr>
          <w:rFonts w:cs="Arial"/>
          <w:lang w:val="en-GB"/>
        </w:rPr>
        <w:fldChar w:fldCharType="begin"/>
      </w:r>
      <w:r w:rsidR="00F55EED">
        <w:rPr>
          <w:rFonts w:cs="Arial"/>
          <w:lang w:val="en-GB"/>
        </w:rPr>
        <w:instrText xml:space="preserve"> ADDIN ZOTERO_ITEM CSL_CITATION {"citationID":"Ck6eHbWq","properties":{"formattedCitation":"(18)","plainCitation":"(18)","noteIndex":0},"citationItems":[{"id":804,"uris":["http://zotero.org/users/16405780/items/CSTB9R4Z"],"itemData":{"id":804,"type":"article-journal","abstract":"The All of Us Research Program (All of Us) is a national effort to accelerate health research by exploring the relationship between lifestyle, environment, and genetics. It is set to become one of the largest research efforts in U.S. history, aiming to build a national resource of data from at least one million participants. All of Us aims to address the need for more diversity in research and set the stage for that diversity to be leveraged in precision medicine research to come. This paper describes how the program assessed demographic characteristics of participants who have enrolled in other U.S. biomedical research cohorts to better understand which groups are traditionally represented or underrepresented in biomedical research. We 1) reviewed the enrollment characteristics of national cohort studies like All of Us, and 2) surveyed the literature, focusing on key diversity categories essential to the program’s enrollment aims. Based on these efforts, All of Us emphasizes enrollment of racial and ethnic minorities, and has formally designated the following additional groups as historically underrepresented: individuals—with inadequate access to medical care; under the age of 18 or over 65; with an annual household income at or below 200% of the federal poverty level; who have a cognitive or physical disability; have less than a high school education or equivalent; are intersex; identify as a sexual or gender minority; or live in rural or non-metropolitan areas. Research accounting for wider demographic variability is critical. Only by ensuring diversity and by addressing the very barriers that limit it, can we position All of Us to better understand and tackle health disparities.","container-title":"PLOS ONE","DOI":"10.1371/journal.pone.0234962","ISSN":"1932-6203","issue":"7","journalAbbreviation":"PLOS ONE","language":"en","note":"publisher: Public Library of Science","page":"e0234962","source":"PLoS Journals","title":"Diversity and inclusion for the All of Us research program: A scoping review","title-short":"Diversity and inclusion for the All of Us research program","volume":"15","author":[{"family":"Mapes","given":"Brandy M."},{"family":"Foster","given":"Christopher S."},{"family":"Kusnoor","given":"Sheila V."},{"family":"Epelbaum","given":"Marcia I."},{"family":"AuYoung","given":"Mona"},{"family":"Jenkins","given":"Gwynne"},{"family":"Lopez-Class","given":"Maria"},{"family":"Richardson-Heron","given":"Dara"},{"family":"Elmi","given":"Ahmed"},{"family":"Surkan","given":"Karl"},{"family":"Cronin","given":"Robert M."},{"family":"Wilkins","given":"Consuelo H."},{"family":"Pérez-Stable","given":"Eliseo J."},{"family":"Dishman","given":"Eric"},{"family":"Denny","given":"Joshua C."},{"family":"Rutter","given":"Joni L."},{"family":"Program","given":"the All of Us Research"}],"issued":{"date-parts":[["2020",7,1]]}}}],"schema":"https://github.com/citation-style-language/schema/raw/master/csl-citation.json"} </w:instrText>
      </w:r>
      <w:r w:rsidR="008D6088" w:rsidRPr="00F60335">
        <w:rPr>
          <w:rFonts w:cs="Arial"/>
          <w:lang w:val="en-GB"/>
        </w:rPr>
        <w:fldChar w:fldCharType="separate"/>
      </w:r>
      <w:r w:rsidR="00F55EED">
        <w:rPr>
          <w:rFonts w:cs="Arial"/>
          <w:kern w:val="0"/>
          <w:lang w:val="en-GB"/>
        </w:rPr>
        <w:t>(18)</w:t>
      </w:r>
      <w:r w:rsidR="008D6088" w:rsidRPr="00F60335">
        <w:rPr>
          <w:rFonts w:cs="Arial"/>
          <w:lang w:val="en-GB"/>
        </w:rPr>
        <w:fldChar w:fldCharType="end"/>
      </w:r>
      <w:r w:rsidRPr="00F60335">
        <w:rPr>
          <w:rFonts w:cs="Arial"/>
          <w:lang w:val="en-GB"/>
        </w:rPr>
        <w:t>, and speciali</w:t>
      </w:r>
      <w:r w:rsidR="003500DD">
        <w:rPr>
          <w:rFonts w:cs="Arial"/>
          <w:lang w:val="en-GB"/>
        </w:rPr>
        <w:t>s</w:t>
      </w:r>
      <w:r w:rsidRPr="00F60335">
        <w:rPr>
          <w:rFonts w:cs="Arial"/>
          <w:lang w:val="en-GB"/>
        </w:rPr>
        <w:t>ed program</w:t>
      </w:r>
      <w:r w:rsidR="004D3B82">
        <w:rPr>
          <w:rFonts w:cs="Arial"/>
          <w:lang w:val="en-GB"/>
        </w:rPr>
        <w:t>me</w:t>
      </w:r>
      <w:r w:rsidRPr="00F60335">
        <w:rPr>
          <w:rFonts w:cs="Arial"/>
          <w:lang w:val="en-GB"/>
        </w:rPr>
        <w:t>s like MVP focus</w:t>
      </w:r>
      <w:r w:rsidR="00B04A38">
        <w:rPr>
          <w:rFonts w:cs="Arial"/>
          <w:lang w:val="en-GB"/>
        </w:rPr>
        <w:t>es</w:t>
      </w:r>
      <w:r w:rsidRPr="00F60335">
        <w:rPr>
          <w:rFonts w:cs="Arial"/>
          <w:lang w:val="en-GB"/>
        </w:rPr>
        <w:t xml:space="preserve"> on veteran populations with unique exposure profiles</w:t>
      </w:r>
      <w:r w:rsidR="005C5746">
        <w:rPr>
          <w:rFonts w:cs="Arial"/>
          <w:lang w:val="en-GB"/>
        </w:rPr>
        <w:t xml:space="preserve"> </w:t>
      </w:r>
      <w:r w:rsidR="005C5746">
        <w:rPr>
          <w:rFonts w:cs="Arial"/>
          <w:lang w:val="en-GB"/>
        </w:rPr>
        <w:fldChar w:fldCharType="begin"/>
      </w:r>
      <w:r w:rsidR="00F55EED">
        <w:rPr>
          <w:rFonts w:cs="Arial"/>
          <w:lang w:val="en-GB"/>
        </w:rPr>
        <w:instrText xml:space="preserve"> ADDIN ZOTERO_ITEM CSL_CITATION {"citationID":"y0B3tM3Q","properties":{"formattedCitation":"(19)","plainCitation":"(19)","noteIndex":0},"citationItems":[{"id":934,"uris":["http://zotero.org/users/16405780/items/FIULHRZU"],"itemData":{"id":934,"type":"article-journal","abstract":"OBJECTIVE: We aimed to characterise self-reported military and occupational exposures including Agent Orange, chemical/biological warfare agents, solvents, fuels, pesticides, metals and burn pits among Veterans in the Department of Veterans Affairs Million Veteran Program (MVP).\nMETHODS: MVP is an ongoing longitudinal cohort and mega-biobank of over one million US Veterans. Over 500 000 MVP participants reported military exposures on the baseline survey, and over 300 000 reported occupational exposures on the lifestyle survey. We determined frequencies of selected self-reported occupational exposures by service era, specific deployment operation (1990-1991 Gulf War, Operation Enduring Freedom/Operation Iraqi Freedom (OEF/OIF)), service in a combat zone and occupational categories. We also explored differences in self-reported exposures by sex and race.\nRESULTS: Agent Orange exposure was mainly reported by Vietnam-era Veterans. Gulf War and OEF/OIF Veterans deployed to a combat zone were more likely to report exposures to burn pits, chemical/biological weapons, anthrax vaccination and pyridostigmine bromide pill intake as compared with non-combat deployers and those not deployed. Occupational categories related to combat (infantry, combat engineer and helicopter pilot) often had the highest percentages of self-reported exposures, whereas those in healthcare-related occupations (dentists, physicians and occupational therapists) tended to report exposures much less often. Self-reported exposures also varied by race and sex.\nCONCLUSIONS: Our results demonstrate that the distribution of self-reported exposures varied by service era, demographics, deployment, combat experience and military occupation in MVP. Overall, the pattern of findings was consistent with previous population-based studies of US military Veterans.","container-title":"Occupational and Environmental Medicine","DOI":"10.1136/oemed-2024-109544","ISSN":"1470-7926","issue":"10","journalAbbreviation":"Occup Environ Med","language":"eng","note":"PMID: 39327043","page":"522-528","source":"PubMed","title":"Military and occupational exposures among Veterans in the Million Veteran Program by survey self-report: a descriptive study","title-short":"Military and occupational exposures among Veterans in the Million Veteran Program by survey self-report","volume":"81","author":[{"family":"Sordillo","given":"Joanne E."},{"family":"Dey","given":"Andrew"},{"family":"Ho","given":"Yuk-Lam"},{"family":"Kosik","given":"Nicole"},{"family":"Harrington","given":"Kelly"},{"family":"Costa","given":"Lauren"},{"family":"Muralidhar","given":"Sumitra"},{"family":"Hauser","given":"Elizabeth"},{"family":"Gaziano","given":"John Michael"},{"family":"Cho","given":"Kelly"},{"family":"Whitbourne","given":"Stacey"}],"issued":{"date-parts":[["2024",10,23]]}}}],"schema":"https://github.com/citation-style-language/schema/raw/master/csl-citation.json"} </w:instrText>
      </w:r>
      <w:r w:rsidR="005C5746">
        <w:rPr>
          <w:rFonts w:cs="Arial"/>
          <w:lang w:val="en-GB"/>
        </w:rPr>
        <w:fldChar w:fldCharType="separate"/>
      </w:r>
      <w:r w:rsidR="00F55EED">
        <w:rPr>
          <w:rFonts w:cs="Arial"/>
          <w:kern w:val="0"/>
          <w:lang w:val="en-GB"/>
        </w:rPr>
        <w:t>(19)</w:t>
      </w:r>
      <w:r w:rsidR="005C5746">
        <w:rPr>
          <w:rFonts w:cs="Arial"/>
          <w:lang w:val="en-GB"/>
        </w:rPr>
        <w:fldChar w:fldCharType="end"/>
      </w:r>
      <w:r w:rsidRPr="00F60335">
        <w:rPr>
          <w:rFonts w:cs="Arial"/>
          <w:lang w:val="en-GB"/>
        </w:rPr>
        <w:t>.</w:t>
      </w:r>
    </w:p>
    <w:p w14:paraId="7AC7B85E" w14:textId="499E31D0" w:rsidR="00B542E0" w:rsidRPr="00F60335" w:rsidRDefault="00B542E0" w:rsidP="009B7632">
      <w:pPr>
        <w:rPr>
          <w:rFonts w:cs="Arial"/>
          <w:color w:val="000000" w:themeColor="text1"/>
          <w:lang w:val="en-GB"/>
        </w:rPr>
      </w:pPr>
      <w:r w:rsidRPr="00F60335">
        <w:rPr>
          <w:rFonts w:cs="Arial"/>
          <w:color w:val="000000" w:themeColor="text1"/>
          <w:lang w:val="en-GB"/>
        </w:rPr>
        <w:t xml:space="preserve">The </w:t>
      </w:r>
      <w:bookmarkStart w:id="17" w:name="OLE_LINK19"/>
      <w:bookmarkStart w:id="18" w:name="OLE_LINK20"/>
      <w:r w:rsidRPr="00F60335">
        <w:rPr>
          <w:rFonts w:cs="Arial"/>
          <w:color w:val="000000" w:themeColor="text1"/>
          <w:lang w:val="en-GB"/>
        </w:rPr>
        <w:t>scientific impact of biobanks has grown exponentially</w:t>
      </w:r>
      <w:bookmarkEnd w:id="17"/>
      <w:bookmarkEnd w:id="18"/>
      <w:r w:rsidR="0007505F" w:rsidRPr="00F60335">
        <w:rPr>
          <w:rFonts w:cs="Arial"/>
          <w:color w:val="000000" w:themeColor="text1"/>
          <w:lang w:val="en-GB"/>
        </w:rPr>
        <w:t xml:space="preserve"> </w:t>
      </w:r>
      <w:r w:rsidR="0007505F" w:rsidRPr="00F60335">
        <w:rPr>
          <w:rFonts w:cs="Arial"/>
          <w:color w:val="000000" w:themeColor="text1"/>
          <w:lang w:val="en-GB"/>
        </w:rPr>
        <w:fldChar w:fldCharType="begin"/>
      </w:r>
      <w:r w:rsidR="00F55EED">
        <w:rPr>
          <w:rFonts w:cs="Arial"/>
          <w:color w:val="000000" w:themeColor="text1"/>
          <w:lang w:val="en-GB"/>
        </w:rPr>
        <w:instrText xml:space="preserve"> ADDIN ZOTERO_ITEM CSL_CITATION {"citationID":"LZqFcpIu","properties":{"unsorted":true,"formattedCitation":"(20\\uc0\\u8211{}22)","plainCitation":"(20–22)","noteIndex":0},"citationItems":[{"id":799,"uris":["http://zotero.org/users/16405780/items/EM3BQKJT"],"itemData":{"id":799,"type":"article-journal","abstract":"The aim of the present review is to discuss how the promising field of biobanking can support health care research strategies. As the concept has evolved over time, biobanks have grown from simple biological sample repositories to complex and dynamic units belonging to large infrastructure networks, such as the Pan-European Biobanking and Biomolecular Resources Research Infrastructure (BBMRI). Biobanks were established to support scientific knowledge. Different professional figures with varied expertise collaborate to obtain and collect biological and clinical data from human subjects. At same time biobanks preserve the human and legal rights of each person that offers biomaterial for research.","container-title":"Journal of Translational Medicine","DOI":"10.1186/s12967-019-1922-3","ISSN":"1479-5876","issue":"1","journalAbbreviation":"Journal of Translational Medicine","page":"172","source":"BioMed Central","title":"Biobanking in health care: evolution and future directions","title-short":"Biobanking in health care","volume":"17","author":[{"family":"Coppola","given":"Luigi"},{"family":"Cianflone","given":"Alessandra"},{"family":"Grimaldi","given":"Anna Maria"},{"family":"Incoronato","given":"Mariarosaria"},{"family":"Bevilacqua","given":"Paolo"},{"family":"Messina","given":"Francesco"},{"family":"Baselice","given":"Simona"},{"family":"Soricelli","given":"Andrea"},{"family":"Mirabelli","given":"Peppino"},{"family":"Salvatore","given":"Marco"}],"issued":{"date-parts":[["2019",5,22]]}}},{"id":800,"uris":["http://zotero.org/users/16405780/items/Z6YV4CQW"],"itemData":{"id":800,"type":"article-journal","abstract":"Biobanking is entering the new era—era of big data. New technologies, techniques, and knowledge opened the potential of the whole domain of biobanking. Biobanks collect, analyse, store, and share the samples and associated data. Both samples and especially associated data are growing enormously, and new innovative approaches are required to handle samples and to utilize the potential of biobanking data. The data reached the quantity and quality of big data, and the scientists are facing the questions how to use them more efficiently, both retrospectively and prospectively with the aim to discover new preventive methods, optimize treatment, and follow up and to optimize healthcare processes. Biobanking in the era of big data contribute to the development of predictive, preventive, and personalised medicine, for every patient providing the right treatment at the right time. Biobanking in the era of big data contributes to the paradigm shift towards personalising of healthcare.","container-title":"The EPMA Journal","DOI":"10.1007/s13167-020-00213-2","ISSN":"1878-5077","issue":"3","journalAbbreviation":"EPMA J","note":"PMID: 32849924\nPMCID: PMC7429593","page":"333-341","source":"PubMed Central","title":"Biobanks in the era of big data: objectives, challenges, perspectives, and innovations for predictive, preventive, and personalised medicine","title-short":"Biobanks in the era of big data","volume":"11","author":[{"family":"Kinkorová","given":"Judita"},{"family":"Topolčan","given":"Ondřej"}],"issued":{"date-parts":[["2020",6,18]]}}},{"id":801,"uris":["http://zotero.org/users/16405780/items/MNDDHV2C"],"itemData":{"id":801,"type":"article-journal","abstract":"The importance and utility of biobanks has increased exponentially since their inception and creation. Initially used as part of translational research, they now contribute over 40% of data for all cancer research papers in the United States of America and play a crucial role in all aspects of healthcare. Multiple classification systems exist but a simplified approach is to either classify as population-based or disease-oriented entities. Whilst historically publicly funded institutions, there has been a significant increase in industry funded entities across the world which has changed the dynamic of biobanks offering new possibilities but also new challenges. Biobanks face legal questions over data sharing and intellectual property as well as ethical and sustainability questions particularly as the world attempts to move to a low-carbon economy. International collaboration is required to address some of these challenges but this in itself is fraught with complexity and difficulty. This review will examine the current utility of biobanks in the modern healthcare setting as well as the current and future challenges these vital institutions face.","container-title":"World Journal of Methodology","DOI":"10.5662/wjm.v14.i4.91387","ISSN":"2222-0682","issue":"4","journalAbbreviation":"World J Methodol","note":"PMID: 39712565\nPMCID: PMC11287535","page":"91387","source":"PubMed Central","title":"Biobanks and biomarkers: Their current and future role in biomedical research","title-short":"Biobanks and biomarkers","volume":"14","author":[{"family":"Colwill","given":"Michael"},{"family":"Baillie","given":"Samantha"},{"family":"Pollok","given":"Richard"},{"family":"Poullis","given":"Andrew"}],"issued":{"date-parts":[["2024",12,20]]}}}],"schema":"https://github.com/citation-style-language/schema/raw/master/csl-citation.json"} </w:instrText>
      </w:r>
      <w:r w:rsidR="0007505F" w:rsidRPr="00F60335">
        <w:rPr>
          <w:rFonts w:cs="Arial"/>
          <w:color w:val="000000" w:themeColor="text1"/>
          <w:lang w:val="en-GB"/>
        </w:rPr>
        <w:fldChar w:fldCharType="separate"/>
      </w:r>
      <w:r w:rsidR="00F55EED" w:rsidRPr="00F55EED">
        <w:rPr>
          <w:rFonts w:cs="Arial"/>
          <w:color w:val="000000"/>
          <w:kern w:val="0"/>
          <w:lang w:val="en-GB"/>
        </w:rPr>
        <w:t>(20–22)</w:t>
      </w:r>
      <w:r w:rsidR="0007505F" w:rsidRPr="00F60335">
        <w:rPr>
          <w:rFonts w:cs="Arial"/>
          <w:color w:val="000000" w:themeColor="text1"/>
          <w:lang w:val="en-GB"/>
        </w:rPr>
        <w:fldChar w:fldCharType="end"/>
      </w:r>
      <w:r w:rsidRPr="00F60335">
        <w:rPr>
          <w:rFonts w:cs="Arial"/>
          <w:color w:val="000000" w:themeColor="text1"/>
          <w:lang w:val="en-GB"/>
        </w:rPr>
        <w:t xml:space="preserve">, generating thousands of publications across disciplines ranging from genomic epidemiology to environmental health. </w:t>
      </w:r>
      <w:r w:rsidR="009B7632" w:rsidRPr="00F60335">
        <w:rPr>
          <w:rFonts w:cs="Arial"/>
          <w:color w:val="000000" w:themeColor="text1"/>
          <w:lang w:val="en-GB"/>
        </w:rPr>
        <w:t xml:space="preserve">Yet this rapid expansion, both in the number of biobanks and the scale of their outputs, has introduced new challenges. As the volume and diversity of biobank-enabled research swell, it becomes increasingly difficult to map the thematic landscape, set coherent research priorities, and discern the unique contributions of each resource to biomedical knowledge. Conventional bibliometric methods are ill-suited to this complexity, as they struggle to capture the nuanced, multidimensional </w:t>
      </w:r>
      <w:r w:rsidR="009B7632" w:rsidRPr="00F60335">
        <w:rPr>
          <w:rFonts w:cs="Arial"/>
          <w:color w:val="000000" w:themeColor="text1"/>
          <w:lang w:val="en-GB"/>
        </w:rPr>
        <w:lastRenderedPageBreak/>
        <w:t>nature of biobank research, which spans diverse methodological approaches, disease areas, and population contexts</w:t>
      </w:r>
      <w:r w:rsidRPr="00F60335">
        <w:rPr>
          <w:rFonts w:cs="Arial"/>
          <w:color w:val="000000" w:themeColor="text1"/>
          <w:lang w:val="en-GB"/>
        </w:rPr>
        <w:t>.</w:t>
      </w:r>
    </w:p>
    <w:p w14:paraId="5AF8E343" w14:textId="19CEBFF1" w:rsidR="00B542E0" w:rsidRPr="00F60335" w:rsidRDefault="009B7632" w:rsidP="009B7632">
      <w:pPr>
        <w:rPr>
          <w:rFonts w:cs="Arial"/>
          <w:lang w:val="en-GB"/>
        </w:rPr>
      </w:pPr>
      <w:r w:rsidRPr="00F60335">
        <w:rPr>
          <w:rFonts w:cs="Arial"/>
          <w:lang w:val="en-GB"/>
        </w:rPr>
        <w:t xml:space="preserve">Understanding the research footprint of global biobank initiatives is essential for several reasons. First, it helps researchers navigate the complex landscape of available resources and select the most appropriate biobank for their specific research questions. Second, it provides insights into how different design philosophies and access policies shape research outputs and thematic focus. Third, comprehensive mapping of biobank research can guide future development, revealing areas of scientific convergence and divergence. Finally, </w:t>
      </w:r>
      <w:r w:rsidR="00367996" w:rsidRPr="00F60335">
        <w:rPr>
          <w:rFonts w:cs="Arial"/>
          <w:lang w:val="en-GB"/>
        </w:rPr>
        <w:t xml:space="preserve">the dissection of </w:t>
      </w:r>
      <w:r w:rsidR="005C5746">
        <w:rPr>
          <w:rFonts w:cs="Arial"/>
          <w:lang w:val="en-GB"/>
        </w:rPr>
        <w:t xml:space="preserve">the </w:t>
      </w:r>
      <w:r w:rsidR="00367996" w:rsidRPr="00F60335">
        <w:rPr>
          <w:rFonts w:cs="Arial"/>
          <w:lang w:val="en-GB"/>
        </w:rPr>
        <w:t xml:space="preserve">global biobank research </w:t>
      </w:r>
      <w:proofErr w:type="spellStart"/>
      <w:r w:rsidR="00367996" w:rsidRPr="00F60335">
        <w:rPr>
          <w:rFonts w:cs="Arial"/>
          <w:lang w:val="en-GB"/>
        </w:rPr>
        <w:t>foorpint</w:t>
      </w:r>
      <w:proofErr w:type="spellEnd"/>
      <w:r w:rsidRPr="00F60335">
        <w:rPr>
          <w:rFonts w:cs="Arial"/>
          <w:lang w:val="en-GB"/>
        </w:rPr>
        <w:t xml:space="preserve"> enables funding agencies and research institutions to identify gaps and opportunities, ensuring that investments are strategically targeted to maximise impact.</w:t>
      </w:r>
    </w:p>
    <w:p w14:paraId="14F85072" w14:textId="241548B9" w:rsidR="00C90485" w:rsidRPr="00F60335" w:rsidRDefault="00B542E0" w:rsidP="00C90485">
      <w:pPr>
        <w:rPr>
          <w:rFonts w:cs="Arial"/>
          <w:lang w:val="en-GB"/>
        </w:rPr>
      </w:pPr>
      <w:r w:rsidRPr="00F60335">
        <w:rPr>
          <w:rFonts w:cs="Arial"/>
          <w:lang w:val="en-GB"/>
        </w:rPr>
        <w:t>Previous efforts to characteri</w:t>
      </w:r>
      <w:r w:rsidR="009468B6">
        <w:rPr>
          <w:rFonts w:cs="Arial"/>
          <w:lang w:val="en-GB"/>
        </w:rPr>
        <w:t>s</w:t>
      </w:r>
      <w:r w:rsidRPr="00F60335">
        <w:rPr>
          <w:rFonts w:cs="Arial"/>
          <w:lang w:val="en-GB"/>
        </w:rPr>
        <w:t xml:space="preserve">e biobank research have typically focused on single initiatives </w:t>
      </w:r>
      <w:r w:rsidR="00934CD6" w:rsidRPr="00F60335">
        <w:rPr>
          <w:rFonts w:cs="Arial"/>
          <w:lang w:val="en-GB"/>
        </w:rPr>
        <w:t xml:space="preserve"> </w:t>
      </w:r>
      <w:r w:rsidRPr="00F60335">
        <w:rPr>
          <w:rFonts w:cs="Arial"/>
          <w:lang w:val="en-GB"/>
        </w:rPr>
        <w:t>or specific disease domains</w:t>
      </w:r>
      <w:r w:rsidR="00934CD6" w:rsidRPr="00F60335">
        <w:rPr>
          <w:rFonts w:cs="Arial"/>
          <w:lang w:val="en-GB"/>
        </w:rPr>
        <w:t xml:space="preserve"> (e.g., </w:t>
      </w:r>
      <w:r w:rsidR="00934CD6" w:rsidRPr="00F60335">
        <w:rPr>
          <w:rFonts w:cs="Arial"/>
          <w:lang w:val="en-GB"/>
        </w:rPr>
        <w:fldChar w:fldCharType="begin"/>
      </w:r>
      <w:r w:rsidR="00F55EED">
        <w:rPr>
          <w:rFonts w:cs="Arial"/>
          <w:lang w:val="en-GB"/>
        </w:rPr>
        <w:instrText xml:space="preserve"> ADDIN ZOTERO_ITEM CSL_CITATION {"citationID":"7vqmFsPA","properties":{"unsorted":true,"formattedCitation":"(23\\uc0\\u8211{}25)","plainCitation":"(23–25)","noteIndex":0},"citationItems":[{"id":802,"uris":["http://zotero.org/users/16405780/items/XYDLESYI"</w:instrText>
      </w:r>
      <w:r w:rsidR="00F55EED">
        <w:rPr>
          <w:rFonts w:cs="Arial" w:hint="eastAsia"/>
          <w:lang w:val="en-GB"/>
        </w:rPr>
        <w:instrText>],"itemData":{"id":802,"type":"article-journal","abstract":"BackgroundCardiovascular diseases (CVDs) are a leading global health concern. Emerging evidence suggests a potential protective role of well</w:instrText>
      </w:r>
      <w:r w:rsidR="00F55EED">
        <w:rPr>
          <w:rFonts w:cs="Arial" w:hint="eastAsia"/>
          <w:lang w:val="en-GB"/>
        </w:rPr>
        <w:instrText>‐</w:instrText>
      </w:r>
      <w:r w:rsidR="00F55EED">
        <w:rPr>
          <w:rFonts w:cs="Arial" w:hint="eastAsia"/>
          <w:lang w:val="en-GB"/>
        </w:rPr>
        <w:instrText>being in reducing CVD risk.Methods and ResultsWe condu</w:instrText>
      </w:r>
      <w:r w:rsidR="00F55EED">
        <w:rPr>
          <w:rFonts w:cs="Arial"/>
          <w:lang w:val="en-GB"/>
        </w:rPr>
        <w:instrText>cted a cohort analysis using the UK Biobank data set, encompassing 121 317 participants. We assessed the well</w:instrText>
      </w:r>
      <w:r w:rsidR="00F55EED">
        <w:rPr>
          <w:rFonts w:cs="Arial" w:hint="eastAsia"/>
          <w:lang w:val="en-GB"/>
        </w:rPr>
        <w:instrText>‐</w:instrText>
      </w:r>
      <w:r w:rsidR="00F55EED">
        <w:rPr>
          <w:rFonts w:cs="Arial"/>
          <w:lang w:val="en-GB"/>
        </w:rPr>
        <w:instrText>being of participants using a well</w:instrText>
      </w:r>
      <w:r w:rsidR="00F55EED">
        <w:rPr>
          <w:rFonts w:cs="Arial" w:hint="eastAsia"/>
          <w:lang w:val="en-GB"/>
        </w:rPr>
        <w:instrText>‐</w:instrText>
      </w:r>
      <w:r w:rsidR="00F55EED">
        <w:rPr>
          <w:rFonts w:cs="Arial"/>
          <w:lang w:val="en-GB"/>
        </w:rPr>
        <w:instrText>being index derived from baseline questionnaires. Well</w:instrText>
      </w:r>
      <w:r w:rsidR="00F55EED">
        <w:rPr>
          <w:rFonts w:cs="Arial" w:hint="eastAsia"/>
          <w:lang w:val="en-GB"/>
        </w:rPr>
        <w:instrText>‐</w:instrText>
      </w:r>
      <w:r w:rsidR="00F55EED">
        <w:rPr>
          <w:rFonts w:cs="Arial"/>
          <w:lang w:val="en-GB"/>
        </w:rPr>
        <w:instrText xml:space="preserve">being categories were derived by latent class analysis </w:instrText>
      </w:r>
      <w:r w:rsidR="00F55EED">
        <w:rPr>
          <w:rFonts w:cs="Arial" w:hint="eastAsia"/>
          <w:lang w:val="en-GB"/>
        </w:rPr>
        <w:instrText>using general happiness and satisfaction with family, friendships, health, and finance situations. The relationship between well</w:instrText>
      </w:r>
      <w:r w:rsidR="00F55EED">
        <w:rPr>
          <w:rFonts w:cs="Arial" w:hint="eastAsia"/>
          <w:lang w:val="en-GB"/>
        </w:rPr>
        <w:instrText>‐</w:instrText>
      </w:r>
      <w:r w:rsidR="00F55EED">
        <w:rPr>
          <w:rFonts w:cs="Arial" w:hint="eastAsia"/>
          <w:lang w:val="en-GB"/>
        </w:rPr>
        <w:instrText>being and 4 major CVDs was analyzed using Cox proportional hazards models and Mendelian randomization. The study also examined the impacts of well</w:instrText>
      </w:r>
      <w:r w:rsidR="00F55EED">
        <w:rPr>
          <w:rFonts w:cs="Arial" w:hint="eastAsia"/>
          <w:lang w:val="en-GB"/>
        </w:rPr>
        <w:instrText>‐</w:instrText>
      </w:r>
      <w:r w:rsidR="00F55EED">
        <w:rPr>
          <w:rFonts w:cs="Arial" w:hint="eastAsia"/>
          <w:lang w:val="en-GB"/>
        </w:rPr>
        <w:instrText>being on lifestyle factors and inflammatory markers, and its mediating role in the well</w:instrText>
      </w:r>
      <w:r w:rsidR="00F55EED">
        <w:rPr>
          <w:rFonts w:cs="Arial" w:hint="eastAsia"/>
          <w:lang w:val="en-GB"/>
        </w:rPr>
        <w:instrText>‐</w:instrText>
      </w:r>
      <w:r w:rsidR="00F55EED">
        <w:rPr>
          <w:rFonts w:cs="Arial" w:hint="eastAsia"/>
          <w:lang w:val="en-GB"/>
        </w:rPr>
        <w:instrText>being</w:instrText>
      </w:r>
      <w:r w:rsidR="00F55EED">
        <w:rPr>
          <w:rFonts w:cs="Arial" w:hint="eastAsia"/>
          <w:lang w:val="en-GB"/>
        </w:rPr>
        <w:instrText>–</w:instrText>
      </w:r>
      <w:r w:rsidR="00F55EED">
        <w:rPr>
          <w:rFonts w:cs="Arial" w:hint="eastAsia"/>
          <w:lang w:val="en-GB"/>
        </w:rPr>
        <w:instrText>CVD relationship. Higher well</w:instrText>
      </w:r>
      <w:r w:rsidR="00F55EED">
        <w:rPr>
          <w:rFonts w:cs="Arial" w:hint="eastAsia"/>
          <w:lang w:val="en-GB"/>
        </w:rPr>
        <w:instrText>‐</w:instrText>
      </w:r>
      <w:r w:rsidR="00F55EED">
        <w:rPr>
          <w:rFonts w:cs="Arial" w:hint="eastAsia"/>
          <w:lang w:val="en-GB"/>
        </w:rPr>
        <w:instrText>being was associated with a significantly reduced risk of various CVDs. Latent class analysis identified 4 distinct well</w:instrText>
      </w:r>
      <w:r w:rsidR="00F55EED">
        <w:rPr>
          <w:rFonts w:cs="Arial" w:hint="eastAsia"/>
          <w:lang w:val="en-GB"/>
        </w:rPr>
        <w:instrText>‐</w:instrText>
      </w:r>
      <w:r w:rsidR="00F55EED">
        <w:rPr>
          <w:rFonts w:cs="Arial" w:hint="eastAsia"/>
          <w:lang w:val="en-GB"/>
        </w:rPr>
        <w:instrText>being groups (low, variable, moderate</w:instrText>
      </w:r>
      <w:r w:rsidR="00F55EED">
        <w:rPr>
          <w:rFonts w:cs="Arial" w:hint="eastAsia"/>
          <w:lang w:val="en-GB"/>
        </w:rPr>
        <w:instrText>‐</w:instrText>
      </w:r>
      <w:r w:rsidR="00F55EED">
        <w:rPr>
          <w:rFonts w:cs="Arial" w:hint="eastAsia"/>
          <w:lang w:val="en-GB"/>
        </w:rPr>
        <w:instrText>to</w:instrText>
      </w:r>
      <w:r w:rsidR="00F55EED">
        <w:rPr>
          <w:rFonts w:cs="Arial" w:hint="eastAsia"/>
          <w:lang w:val="en-GB"/>
        </w:rPr>
        <w:instrText>‐</w:instrText>
      </w:r>
      <w:r w:rsidR="00F55EED">
        <w:rPr>
          <w:rFonts w:cs="Arial" w:hint="eastAsia"/>
          <w:lang w:val="en-GB"/>
        </w:rPr>
        <w:instrText>high, and high satisfaction), with higher satisfaction levels generally associated with lower risk of CVDs. Mendelian randomization suggested potential causal relationships between well</w:instrText>
      </w:r>
      <w:r w:rsidR="00F55EED">
        <w:rPr>
          <w:rFonts w:cs="Arial" w:hint="eastAsia"/>
          <w:lang w:val="en-GB"/>
        </w:rPr>
        <w:instrText>‐</w:instrText>
      </w:r>
      <w:r w:rsidR="00F55EED">
        <w:rPr>
          <w:rFonts w:cs="Arial" w:hint="eastAsia"/>
          <w:lang w:val="en-GB"/>
        </w:rPr>
        <w:instrText>being and reduced risk of CVDs. Participants with greater well</w:instrText>
      </w:r>
      <w:r w:rsidR="00F55EED">
        <w:rPr>
          <w:rFonts w:cs="Arial" w:hint="eastAsia"/>
          <w:lang w:val="en-GB"/>
        </w:rPr>
        <w:instrText>‐</w:instrText>
      </w:r>
      <w:r w:rsidR="00F55EED">
        <w:rPr>
          <w:rFonts w:cs="Arial" w:hint="eastAsia"/>
          <w:lang w:val="en-GB"/>
        </w:rPr>
        <w:instrText>being demonstrated healthier behaviors and lower levels of inflammatory markers. Mediation analysis indicated that lifestyle and inflammatory markers partially mediated the relationship between well</w:instrText>
      </w:r>
      <w:r w:rsidR="00F55EED">
        <w:rPr>
          <w:rFonts w:cs="Arial" w:hint="eastAsia"/>
          <w:lang w:val="en-GB"/>
        </w:rPr>
        <w:instrText>‐</w:instrText>
      </w:r>
      <w:r w:rsidR="00F55EED">
        <w:rPr>
          <w:rFonts w:cs="Arial" w:hint="eastAsia"/>
          <w:lang w:val="en-GB"/>
        </w:rPr>
        <w:instrText>being and CVDs.ConclusionsThis study demonstrates a robust inverse association between well</w:instrText>
      </w:r>
      <w:r w:rsidR="00F55EED">
        <w:rPr>
          <w:rFonts w:cs="Arial" w:hint="eastAsia"/>
          <w:lang w:val="en-GB"/>
        </w:rPr>
        <w:instrText>‐</w:instrText>
      </w:r>
      <w:r w:rsidR="00F55EED">
        <w:rPr>
          <w:rFonts w:cs="Arial" w:hint="eastAsia"/>
          <w:lang w:val="en-GB"/>
        </w:rPr>
        <w:instrText>being and the risks of CVDs, suggesting that enhancing well</w:instrText>
      </w:r>
      <w:r w:rsidR="00F55EED">
        <w:rPr>
          <w:rFonts w:cs="Arial" w:hint="eastAsia"/>
          <w:lang w:val="en-GB"/>
        </w:rPr>
        <w:instrText>‐</w:instrText>
      </w:r>
      <w:r w:rsidR="00F55EED">
        <w:rPr>
          <w:rFonts w:cs="Arial" w:hint="eastAsia"/>
          <w:lang w:val="en-GB"/>
        </w:rPr>
        <w:instrText>being may be a viable strategy for CVD prevention. The role of lifestyle factors and inflammation as a mediator p</w:instrText>
      </w:r>
      <w:r w:rsidR="00F55EED">
        <w:rPr>
          <w:rFonts w:cs="Arial"/>
          <w:lang w:val="en-GB"/>
        </w:rPr>
        <w:instrText>rovides insight into possible biological pathways linking psychological states and cardiovascular health.","container-title":"Journal of the American Heart Association","DOI":"10.1161/JAHA.124.035225","issue":"19","note":"publisher: Wiley","page":"e035225</w:instrText>
      </w:r>
      <w:r w:rsidR="00F55EED">
        <w:rPr>
          <w:rFonts w:cs="Arial" w:hint="eastAsia"/>
          <w:lang w:val="en-GB"/>
        </w:rPr>
        <w:instrText>","source":"ahajournals.org (Atypon)","title":"Well</w:instrText>
      </w:r>
      <w:r w:rsidR="00F55EED">
        <w:rPr>
          <w:rFonts w:cs="Arial" w:hint="eastAsia"/>
          <w:lang w:val="en-GB"/>
        </w:rPr>
        <w:instrText>‐</w:instrText>
      </w:r>
      <w:r w:rsidR="00F55EED">
        <w:rPr>
          <w:rFonts w:cs="Arial" w:hint="eastAsia"/>
          <w:lang w:val="en-GB"/>
        </w:rPr>
        <w:instrText>Being and Cardiovascular Health: Insights From the UK Biobank Study","title-short":"Well</w:instrText>
      </w:r>
      <w:r w:rsidR="00F55EED">
        <w:rPr>
          <w:rFonts w:cs="Arial" w:hint="eastAsia"/>
          <w:lang w:val="en-GB"/>
        </w:rPr>
        <w:instrText>‐</w:instrText>
      </w:r>
      <w:r w:rsidR="00F55EED">
        <w:rPr>
          <w:rFonts w:cs="Arial" w:hint="eastAsia"/>
          <w:lang w:val="en-GB"/>
        </w:rPr>
        <w:instrText>Being and Cardiovascular Health","volume":"13","author":[{"family":"Zhong","given":"Jinghui"},{"family":"Zhang","g</w:instrText>
      </w:r>
      <w:r w:rsidR="00F55EED">
        <w:rPr>
          <w:rFonts w:cs="Arial"/>
          <w:lang w:val="en-GB"/>
        </w:rPr>
        <w:instrText xml:space="preserve">iven":"Pan"},{"family":"Dong","given":"Yiran"},{"family":"Xu","given":"Yingjie"},{"family":"Huang","given":"Hongmei"},{"family":"Ye","given":"Ruidong"},{"family":"Liu","given":"Xinfeng"},{"family":"Sun","given":"Wen"}],"issued":{"date-parts":[["2024",10]]}}},{"id":803,"uris":["http://zotero.org/users/16405780/items/HMCGJQJ4"],"itemData":{"id":803,"type":"article","abstract":"Large Language Models (LLMs) offer transformative potential for analysing biobank-derived datasets, facilitating knowledge extraction, patient stratification, and predictive modelling. This study benchmarks multiple LLMs in retrieving biomedical insights from a leading biobank, the UK Biobank. UK Biobank-related literature is used as gold standard for assessing coverage and retrieval of some of the best known LLMs, including GPT, Claude, Gemini, Mistral, Llama and DeekSeek. The findings highlight each model&amp;amp;rsquo;s strengths and limitations, emphasising challenges in data heterogeneity and accessibility. We suggest future research should take advantage of the power of LLMs for enhanced precision in biobank knowledge extraction.","DOI":"10.21203/rs.3.rs-6098960/v1","note":"ISSN: 2693-5015","publisher":"Research Square","source":"Research Square","title":"Large Language Models for Mining Biobank-Derived Insights into Health and Disease","URL":"https://www.researchsquare.com/article/rs-6098960/v1","author":[{"family":"Corpas","given":"Manuel"},{"family":"Iacoangeli","given":"Alfredo"}],"accessed":{"date-parts":[["2025",7,2]]},"issued":{"date-parts":[["2025",3,10]]}}},{"id":965,"uris":["http://zotero.org/users/16405780/items/8CR2ENC7"],"itemData":{"id":965,"type":"article-journal","abstract":"Background\nDepression in children and adolescents is a common mental disorder that impacts both physical health and emotional well-being, often resulting in impaired social functioning and academic performance. Identifying key trends and determinants of depression in young people is essential for early detection and timely intervention.\nMethods\nWe conducted a retrospective analysis of all hospitalizations for depression among individuals aged 11 to 18 years in Spain, using data from the Spanish National Registry of Hospital Discharges between 2000 and 2021.\nResults\nOver a 22-year period, 9881 hospitalizations for depression were recorded among adolescents aged 11 to 18-years-old in Spain. Depression-related hospitalizations rose steadily, particularly over the last decade. From 2000 to 2021, the incidence increased by 1217 % (p &lt; 0.001), peaking at 1779 admissions in 2021. Girls accounted for 74.3 % of all depression-related admissions. Depression was significantly associated with in-hospital suicidal behavior (OR 1.51 [1.35–1.69]). The median age at hospitalization was 16 years, though a shift toward younger ages was observed in 2021 (p &lt; 0.001). Older age was the only significant predictor of in-hospital mortality (p = 0.043).\nConclusion\nThe number of adolescent hospitalizations for depression has increased sharply in Spain. Strengthening early detection in schools and ensuring timely intervention should be prioritized to mitigate the growing burden of youth mental health disorders.","container-title":"Journal of Affective Disorders","DOI":"10.1016/j.jad.2025.119672","ISSN":"0165-0327","journalAbbreviation":"Journal of Affective Disorders","page":"119672","source":"ScienceDirect","title":"Two decades of hospital admissions for adolescents with depression in Spain","volume":"389","author":[{"family":"González-Fraile","given":"Eduardo"},{"family":"Soriano","given":"Vicente"},{"family":"Ramos","given":"José Manuel"},{"family":"Gallego","given":"Lucía"},{"family":"Berzosa-Grande","given":"María Pilar"},{"family":"López-Ibor","given":"María Inés"},{"family":"Chiclana-Actis","given":"Carlos"},{"family":"Mestre-Bach","given":"Gemma"},{"family":"Faraco","given":"Manuel"},{"family":"Pinargote","given":"Héctor"},{"family":"Corpas","given":"Manuel"},{"family":"Corral","given":"Octavio"},{"family":"Blasco-Fontecilla","given":"Hilario"}],"issued":{"date-parts":[["2025",11,15]]}}}],"schema":"https://github.com/citation-style-language/schema/raw/master/csl-citation.json"} </w:instrText>
      </w:r>
      <w:r w:rsidR="00934CD6" w:rsidRPr="00F60335">
        <w:rPr>
          <w:rFonts w:cs="Arial"/>
          <w:lang w:val="en-GB"/>
        </w:rPr>
        <w:fldChar w:fldCharType="separate"/>
      </w:r>
      <w:r w:rsidR="00F55EED" w:rsidRPr="00F55EED">
        <w:rPr>
          <w:rFonts w:cs="Arial"/>
          <w:kern w:val="0"/>
          <w:lang w:val="en-GB"/>
        </w:rPr>
        <w:t>(23–25)</w:t>
      </w:r>
      <w:r w:rsidR="00934CD6" w:rsidRPr="00F60335">
        <w:rPr>
          <w:rFonts w:cs="Arial"/>
          <w:lang w:val="en-GB"/>
        </w:rPr>
        <w:fldChar w:fldCharType="end"/>
      </w:r>
      <w:r w:rsidR="00934CD6" w:rsidRPr="00F60335">
        <w:rPr>
          <w:rFonts w:cs="Arial"/>
          <w:lang w:val="en-GB"/>
        </w:rPr>
        <w:t>),</w:t>
      </w:r>
      <w:r w:rsidRPr="00F60335">
        <w:rPr>
          <w:rFonts w:cs="Arial"/>
          <w:lang w:val="en-GB"/>
        </w:rPr>
        <w:t xml:space="preserve"> </w:t>
      </w:r>
      <w:r w:rsidR="00C90485" w:rsidRPr="00F60335">
        <w:rPr>
          <w:rFonts w:cs="Arial"/>
          <w:lang w:val="en-GB"/>
        </w:rPr>
        <w:t>leaving gaps in our understanding of the broader ecosystem. Moreover, existing analyses may not capture the full semantic complexity of biobank research themes or provide a systematic basis for cross-biobank comparison. However, with the advent of advanced computational methods for semantic analysis, new opportunities arise to identify latent thematic structures, compare institutional focus areas, and quantify alignment with global health needs.</w:t>
      </w:r>
    </w:p>
    <w:p w14:paraId="1532D991" w14:textId="12FBD4D2" w:rsidR="00C90485" w:rsidRPr="00F60335" w:rsidRDefault="00C90485" w:rsidP="002A531D">
      <w:pPr>
        <w:rPr>
          <w:rFonts w:cs="Arial"/>
          <w:lang w:val="en-GB"/>
        </w:rPr>
      </w:pPr>
      <w:r w:rsidRPr="00F60335">
        <w:rPr>
          <w:rFonts w:cs="Arial"/>
          <w:lang w:val="en-GB"/>
        </w:rPr>
        <w:t xml:space="preserve">In this </w:t>
      </w:r>
      <w:r w:rsidR="00921AD4">
        <w:rPr>
          <w:rFonts w:cs="Arial"/>
          <w:lang w:val="en-GB"/>
        </w:rPr>
        <w:t>review</w:t>
      </w:r>
      <w:r w:rsidRPr="00F60335">
        <w:rPr>
          <w:rFonts w:cs="Arial"/>
          <w:lang w:val="en-GB"/>
        </w:rPr>
        <w:t xml:space="preserve">, we present a comprehensive, semantics-based </w:t>
      </w:r>
      <w:r w:rsidR="00921AD4">
        <w:rPr>
          <w:rFonts w:cs="Arial"/>
          <w:lang w:val="en-GB"/>
        </w:rPr>
        <w:t>benchmark</w:t>
      </w:r>
      <w:r w:rsidRPr="00F60335">
        <w:rPr>
          <w:rFonts w:cs="Arial"/>
          <w:lang w:val="en-GB"/>
        </w:rPr>
        <w:t xml:space="preserve"> of the research footprint of the UK Biobank, the Million Veteran Program (MVP), </w:t>
      </w:r>
      <w:proofErr w:type="spellStart"/>
      <w:r w:rsidRPr="00F60335">
        <w:rPr>
          <w:rFonts w:cs="Arial"/>
          <w:lang w:val="en-GB"/>
        </w:rPr>
        <w:t>FinnGen</w:t>
      </w:r>
      <w:proofErr w:type="spellEnd"/>
      <w:r w:rsidRPr="00F60335">
        <w:rPr>
          <w:rFonts w:cs="Arial"/>
          <w:lang w:val="en-GB"/>
        </w:rPr>
        <w:t>, the All of Us Research Program, and the Estonian Biobank. W</w:t>
      </w:r>
      <w:r w:rsidR="00367996" w:rsidRPr="00F60335">
        <w:rPr>
          <w:rFonts w:cs="Arial"/>
          <w:lang w:val="en-GB"/>
        </w:rPr>
        <w:t>hile we acknowledge there are many other biobanks, we</w:t>
      </w:r>
      <w:r w:rsidRPr="00F60335">
        <w:rPr>
          <w:rFonts w:cs="Arial"/>
          <w:lang w:val="en-GB"/>
        </w:rPr>
        <w:t xml:space="preserve"> chose these five EHR-linked biobanks for their recogni</w:t>
      </w:r>
      <w:r w:rsidR="00367996" w:rsidRPr="00F60335">
        <w:rPr>
          <w:rFonts w:cs="Arial"/>
          <w:lang w:val="en-GB"/>
        </w:rPr>
        <w:t>s</w:t>
      </w:r>
      <w:r w:rsidRPr="00F60335">
        <w:rPr>
          <w:rFonts w:cs="Arial"/>
          <w:lang w:val="en-GB"/>
        </w:rPr>
        <w:t xml:space="preserve">ed global biomedical research impact. We </w:t>
      </w:r>
      <w:r w:rsidR="00077029">
        <w:rPr>
          <w:rFonts w:cs="Arial"/>
          <w:lang w:val="en-GB"/>
        </w:rPr>
        <w:t>assembled a corpus of</w:t>
      </w:r>
      <w:r w:rsidRPr="00F60335">
        <w:rPr>
          <w:rFonts w:cs="Arial"/>
          <w:lang w:val="en-GB"/>
        </w:rPr>
        <w:t xml:space="preserve"> 14,142 </w:t>
      </w:r>
      <w:r w:rsidR="00367996" w:rsidRPr="00F60335">
        <w:rPr>
          <w:rFonts w:cs="Arial"/>
          <w:lang w:val="en-GB"/>
        </w:rPr>
        <w:t xml:space="preserve">PubMed-indexed </w:t>
      </w:r>
      <w:r w:rsidRPr="00F60335">
        <w:rPr>
          <w:rFonts w:cs="Arial"/>
          <w:lang w:val="en-GB"/>
        </w:rPr>
        <w:t xml:space="preserve">peer-reviewed publications spanning 2000 to 2024, and employed automated </w:t>
      </w:r>
      <w:proofErr w:type="spellStart"/>
      <w:r w:rsidRPr="00F60335">
        <w:rPr>
          <w:rFonts w:cs="Arial"/>
          <w:lang w:val="en-GB"/>
        </w:rPr>
        <w:t>MeSH</w:t>
      </w:r>
      <w:proofErr w:type="spellEnd"/>
      <w:r w:rsidRPr="00F60335">
        <w:rPr>
          <w:rFonts w:cs="Arial"/>
          <w:lang w:val="en-GB"/>
        </w:rPr>
        <w:t xml:space="preserve"> term extraction, </w:t>
      </w:r>
      <w:r w:rsidR="00367996" w:rsidRPr="00F60335">
        <w:rPr>
          <w:rFonts w:cs="Arial"/>
          <w:lang w:val="en-GB"/>
        </w:rPr>
        <w:t>term frequency-inverse document frequency (</w:t>
      </w:r>
      <w:r w:rsidRPr="00F60335">
        <w:rPr>
          <w:rFonts w:cs="Arial"/>
          <w:lang w:val="en-GB"/>
        </w:rPr>
        <w:t>TF-IDF</w:t>
      </w:r>
      <w:r w:rsidR="00367996" w:rsidRPr="00F60335">
        <w:rPr>
          <w:rFonts w:cs="Arial"/>
          <w:lang w:val="en-GB"/>
        </w:rPr>
        <w:t>)</w:t>
      </w:r>
      <w:r w:rsidRPr="00F60335">
        <w:rPr>
          <w:rFonts w:cs="Arial"/>
          <w:lang w:val="en-GB"/>
        </w:rPr>
        <w:t xml:space="preserve"> vectori</w:t>
      </w:r>
      <w:r w:rsidR="00554615">
        <w:rPr>
          <w:rFonts w:cs="Arial"/>
          <w:lang w:val="en-GB"/>
        </w:rPr>
        <w:t>s</w:t>
      </w:r>
      <w:r w:rsidRPr="00F60335">
        <w:rPr>
          <w:rFonts w:cs="Arial"/>
          <w:lang w:val="en-GB"/>
        </w:rPr>
        <w:t>ation</w:t>
      </w:r>
      <w:r w:rsidR="00F81FED" w:rsidRPr="00F60335">
        <w:rPr>
          <w:rFonts w:cs="Arial"/>
          <w:lang w:val="en-GB"/>
        </w:rPr>
        <w:t xml:space="preserve"> </w:t>
      </w:r>
      <w:r w:rsidR="00F81FED" w:rsidRPr="00F60335">
        <w:rPr>
          <w:rFonts w:cs="Arial"/>
          <w:lang w:val="en-GB"/>
        </w:rPr>
        <w:fldChar w:fldCharType="begin"/>
      </w:r>
      <w:r w:rsidR="00F55EED">
        <w:rPr>
          <w:rFonts w:cs="Arial"/>
          <w:lang w:val="en-GB"/>
        </w:rPr>
        <w:instrText xml:space="preserve"> ADDIN ZOTERO_ITEM CSL_CITATION {"citationID":"5HtGjBSi","properties":{"formattedCitation":"(26)","plainCitation":"(26)","noteIndex":0},"citationItems":[{"id":911,"uris":["http://zotero.org/users/16405780/items/P8Q3WEN9"],"itemData":{"id":911,"type":"chapter","abstract":"'TF–IDF' published in 'Encyclopedia of Machine Learning'","container-title":"Encyclopedia of Machine Learning","ISBN":"978-0-387-30164-8","language":"en","note":"DOI: 10.1007/978-0-387-30164-8_832","page":"986-987","publisher":"Springer, Boston, MA","source":"link.springer.com","title":"TF–IDF","URL":"https://link.springer.com/rwe/10.1007/978-0-387-30164-8_832","accessed":{"date-parts":[["2025",8,18]]},"issued":{"date-parts":[["2011"]]}}}],"schema":"https://github.com/citation-style-language/schema/raw/master/csl-citation.json"} </w:instrText>
      </w:r>
      <w:r w:rsidR="00F81FED" w:rsidRPr="00F60335">
        <w:rPr>
          <w:rFonts w:cs="Arial"/>
          <w:lang w:val="en-GB"/>
        </w:rPr>
        <w:fldChar w:fldCharType="separate"/>
      </w:r>
      <w:r w:rsidR="00F55EED">
        <w:rPr>
          <w:rFonts w:cs="Arial"/>
          <w:kern w:val="0"/>
        </w:rPr>
        <w:t>(26)</w:t>
      </w:r>
      <w:r w:rsidR="00F81FED" w:rsidRPr="00F60335">
        <w:rPr>
          <w:rFonts w:cs="Arial"/>
          <w:lang w:val="en-GB"/>
        </w:rPr>
        <w:fldChar w:fldCharType="end"/>
      </w:r>
      <w:r w:rsidRPr="00F60335">
        <w:rPr>
          <w:rFonts w:cs="Arial"/>
          <w:lang w:val="en-GB"/>
        </w:rPr>
        <w:t xml:space="preserve">, and unsupervised clustering to reveal distinct research signatures within those biobanks. </w:t>
      </w:r>
      <w:ins w:id="19" w:author="Manuel Corpas" w:date="2025-11-10T20:08:00Z">
        <w:r w:rsidR="002A531D" w:rsidRPr="0011338F">
          <w:rPr>
            <w:rFonts w:cs="Arial"/>
            <w:lang w:val="en-GB"/>
          </w:rPr>
          <w:t>Given that most EHR-linked biobanks originate in high-income countries and recruit predominantly national populations, a concentration of research on noncommunicable diseases prevalent in these regions is expected. Nonetheless, quantifying this bias remains essential to understand its scale, implications, and potential pathways toward greater global inclusion.</w:t>
        </w:r>
      </w:ins>
      <w:ins w:id="20" w:author="Manuel Corpas" w:date="2025-11-10T20:08:00Z" w16du:dateUtc="2025-11-10T20:08:00Z">
        <w:r w:rsidR="002A531D">
          <w:rPr>
            <w:rFonts w:cs="Arial"/>
            <w:lang w:val="en-GB"/>
          </w:rPr>
          <w:t xml:space="preserve"> </w:t>
        </w:r>
      </w:ins>
      <w:r w:rsidRPr="00F60335">
        <w:rPr>
          <w:rFonts w:cs="Arial"/>
          <w:lang w:val="en-GB"/>
        </w:rPr>
        <w:t>Our approach uncovers the semantic architecture of published research, highlights key thematic divergences between biobanks, and surfaces conceptual blind spots in the ecosystem.</w:t>
      </w:r>
    </w:p>
    <w:p w14:paraId="5AD15356" w14:textId="7D098B3B" w:rsidR="00C90485" w:rsidRPr="00F60335" w:rsidRDefault="00C90485" w:rsidP="00C90485">
      <w:pPr>
        <w:rPr>
          <w:rFonts w:cs="Arial"/>
          <w:lang w:val="en-GB"/>
        </w:rPr>
      </w:pPr>
      <w:r w:rsidRPr="00F60335">
        <w:rPr>
          <w:rFonts w:cs="Arial"/>
          <w:lang w:val="en-GB"/>
        </w:rPr>
        <w:t xml:space="preserve">In addition to exploring thematic diversity, we evaluated how biobank research aligns with global health priorities. Using DALYs, mortality, and prevalence data from the Global Burden of Disease (GBD) 2021 study </w:t>
      </w:r>
      <w:r w:rsidR="009A2A89">
        <w:rPr>
          <w:rFonts w:cs="Arial"/>
          <w:lang w:val="en-GB"/>
        </w:rPr>
        <w:t>(</w:t>
      </w:r>
      <w:r w:rsidR="009A2A89" w:rsidRPr="009A2A89">
        <w:rPr>
          <w:rFonts w:cs="Arial"/>
          <w:lang w:val="en-GB"/>
        </w:rPr>
        <w:t>https://www.healthdata.org/data-tools-practices/interactive-data-visuals</w:t>
      </w:r>
      <w:r w:rsidR="009A2A89">
        <w:rPr>
          <w:rFonts w:cs="Arial"/>
          <w:lang w:val="en-GB"/>
        </w:rPr>
        <w:t>)</w:t>
      </w:r>
      <w:r w:rsidR="00480063" w:rsidRPr="00F60335">
        <w:rPr>
          <w:rFonts w:cs="Arial"/>
          <w:lang w:val="en-GB"/>
        </w:rPr>
        <w:t xml:space="preserve"> and</w:t>
      </w:r>
      <w:r w:rsidRPr="00F60335">
        <w:rPr>
          <w:rFonts w:cs="Arial"/>
          <w:lang w:val="en-GB"/>
        </w:rPr>
        <w:t xml:space="preserve"> WHO Global Health Observatory</w:t>
      </w:r>
      <w:r w:rsidR="009A2A89">
        <w:rPr>
          <w:rFonts w:cs="Arial"/>
          <w:lang w:val="en-GB"/>
        </w:rPr>
        <w:t xml:space="preserve"> (</w:t>
      </w:r>
      <w:r w:rsidR="009A2A89" w:rsidRPr="009A2A89">
        <w:rPr>
          <w:rFonts w:cs="Arial"/>
          <w:lang w:val="en-GB"/>
        </w:rPr>
        <w:t>https://www.who.int/data/gho</w:t>
      </w:r>
      <w:r w:rsidR="009A2A89">
        <w:rPr>
          <w:rFonts w:cs="Arial"/>
          <w:lang w:val="en-GB"/>
        </w:rPr>
        <w:t>)</w:t>
      </w:r>
      <w:r w:rsidRPr="00F60335">
        <w:rPr>
          <w:rFonts w:cs="Arial"/>
          <w:lang w:val="en-GB"/>
        </w:rPr>
        <w:t xml:space="preserve">, we constructed burden-weighted research gap scores across 25 high-burden, policy-relevant diseases. </w:t>
      </w:r>
      <w:r w:rsidR="00F81FED" w:rsidRPr="00F60335">
        <w:rPr>
          <w:rFonts w:cs="Arial"/>
          <w:lang w:val="en-GB"/>
        </w:rPr>
        <w:t>Here we</w:t>
      </w:r>
      <w:r w:rsidRPr="00F60335">
        <w:rPr>
          <w:rFonts w:cs="Arial"/>
          <w:lang w:val="en-GB"/>
        </w:rPr>
        <w:t xml:space="preserve"> also develop biobank-</w:t>
      </w:r>
      <w:r w:rsidRPr="00F60335">
        <w:rPr>
          <w:rFonts w:cs="Arial"/>
          <w:lang w:val="en-GB"/>
        </w:rPr>
        <w:lastRenderedPageBreak/>
        <w:t>specific research opportunity indices to quantify unreali</w:t>
      </w:r>
      <w:r w:rsidR="00554615">
        <w:rPr>
          <w:rFonts w:cs="Arial"/>
          <w:lang w:val="en-GB"/>
        </w:rPr>
        <w:t>s</w:t>
      </w:r>
      <w:r w:rsidRPr="00F60335">
        <w:rPr>
          <w:rFonts w:cs="Arial"/>
          <w:lang w:val="en-GB"/>
        </w:rPr>
        <w:t>ed potential. These findings allow us to assess not only where biobank research is focused, but also where it is absent</w:t>
      </w:r>
      <w:r w:rsidR="00480063" w:rsidRPr="00F60335">
        <w:rPr>
          <w:rFonts w:cs="Arial"/>
          <w:lang w:val="en-GB"/>
        </w:rPr>
        <w:t xml:space="preserve">, </w:t>
      </w:r>
      <w:r w:rsidRPr="00F60335">
        <w:rPr>
          <w:rFonts w:cs="Arial"/>
          <w:lang w:val="en-GB"/>
        </w:rPr>
        <w:t>despite high global need.</w:t>
      </w:r>
    </w:p>
    <w:p w14:paraId="1D49A30A" w14:textId="3FD5115E" w:rsidR="00454EC3" w:rsidRPr="00EF3BEC" w:rsidRDefault="00D143BA" w:rsidP="00EF3BEC">
      <w:pPr>
        <w:pStyle w:val="Heading1"/>
      </w:pPr>
      <w:r w:rsidRPr="00EF3BEC">
        <w:t>Analytical Framework</w:t>
      </w:r>
    </w:p>
    <w:p w14:paraId="190BB540" w14:textId="1767D23F" w:rsidR="00264565" w:rsidRPr="00165B02" w:rsidRDefault="001B2ECC" w:rsidP="00165B02">
      <w:pPr>
        <w:pStyle w:val="Heading2"/>
      </w:pPr>
      <w:r w:rsidRPr="00165B02">
        <w:t>Biobank Data Retrieval</w:t>
      </w:r>
      <w:r w:rsidR="00165B02" w:rsidRPr="00165B02">
        <w:t xml:space="preserve"> and Thematic Analysis</w:t>
      </w:r>
    </w:p>
    <w:p w14:paraId="0CA7543E" w14:textId="0E3E555D" w:rsidR="00264565" w:rsidRPr="00F60335" w:rsidRDefault="00BF3ADF" w:rsidP="00A35228">
      <w:pPr>
        <w:rPr>
          <w:rFonts w:cs="Arial"/>
          <w:lang w:val="en-GB"/>
        </w:rPr>
      </w:pPr>
      <w:r w:rsidRPr="00BF3ADF">
        <w:rPr>
          <w:rFonts w:cs="Arial"/>
          <w:lang w:val="en-GB"/>
        </w:rPr>
        <w:t xml:space="preserve">We performed automated PubMed retrieval of articles published between 2000 and 2024 for five major biobanks: UK Biobank, Million Veteran Program (MVP), </w:t>
      </w:r>
      <w:proofErr w:type="spellStart"/>
      <w:r w:rsidRPr="00BF3ADF">
        <w:rPr>
          <w:rFonts w:cs="Arial"/>
          <w:lang w:val="en-GB"/>
        </w:rPr>
        <w:t>FinnGen</w:t>
      </w:r>
      <w:proofErr w:type="spellEnd"/>
      <w:r w:rsidRPr="00BF3ADF">
        <w:rPr>
          <w:rFonts w:cs="Arial"/>
          <w:lang w:val="en-GB"/>
        </w:rPr>
        <w:t xml:space="preserve">, All of Us, and the Estonian Biobank. Searches included the official biobank names and known aliases, with publication date constraints but no thematic filters, to maximise recall. Metadata (PMID, title, abstract, journal, publication year, and </w:t>
      </w:r>
      <w:proofErr w:type="spellStart"/>
      <w:r w:rsidRPr="00BF3ADF">
        <w:rPr>
          <w:rFonts w:cs="Arial"/>
          <w:lang w:val="en-GB"/>
        </w:rPr>
        <w:t>MeSH</w:t>
      </w:r>
      <w:proofErr w:type="spellEnd"/>
      <w:r w:rsidRPr="00BF3ADF">
        <w:rPr>
          <w:rFonts w:cs="Arial"/>
          <w:lang w:val="en-GB"/>
        </w:rPr>
        <w:t xml:space="preserve"> terms) was extracted for all matching records. After excluding preprints and records without </w:t>
      </w:r>
      <w:proofErr w:type="spellStart"/>
      <w:r w:rsidRPr="00BF3ADF">
        <w:rPr>
          <w:rFonts w:cs="Arial"/>
          <w:lang w:val="en-GB"/>
        </w:rPr>
        <w:t>MeSH</w:t>
      </w:r>
      <w:proofErr w:type="spellEnd"/>
      <w:r w:rsidRPr="00BF3ADF">
        <w:rPr>
          <w:rFonts w:cs="Arial"/>
          <w:lang w:val="en-GB"/>
        </w:rPr>
        <w:t xml:space="preserve"> annotations, the final dataset comprised 14,142 peer-reviewed publications. Full query syntax and technical implementation details are provided in the </w:t>
      </w:r>
      <w:commentRangeStart w:id="21"/>
      <w:commentRangeStart w:id="22"/>
      <w:r w:rsidRPr="00BF3ADF">
        <w:rPr>
          <w:rFonts w:cs="Arial"/>
          <w:b/>
          <w:lang w:val="en-GB"/>
        </w:rPr>
        <w:t>Supplementary Materials</w:t>
      </w:r>
      <w:r w:rsidR="00BD1F55" w:rsidRPr="00F60335">
        <w:rPr>
          <w:rFonts w:cs="Arial"/>
          <w:lang w:val="en-GB"/>
        </w:rPr>
        <w:t>.</w:t>
      </w:r>
      <w:r w:rsidR="00264565" w:rsidRPr="00F60335">
        <w:rPr>
          <w:rFonts w:cs="Arial"/>
          <w:lang w:val="en-GB"/>
        </w:rPr>
        <w:t xml:space="preserve"> </w:t>
      </w:r>
      <w:commentRangeEnd w:id="21"/>
      <w:r w:rsidR="00225B88">
        <w:rPr>
          <w:rStyle w:val="CommentReference"/>
        </w:rPr>
        <w:commentReference w:id="21"/>
      </w:r>
      <w:commentRangeEnd w:id="22"/>
      <w:r w:rsidR="00C753A3">
        <w:rPr>
          <w:rStyle w:val="CommentReference"/>
        </w:rPr>
        <w:commentReference w:id="22"/>
      </w:r>
    </w:p>
    <w:p w14:paraId="55A7A6A3" w14:textId="0ECDEC69" w:rsidR="00E2620D" w:rsidRPr="00F60335" w:rsidRDefault="00474F47" w:rsidP="00C302B6">
      <w:pPr>
        <w:rPr>
          <w:rFonts w:cs="Arial"/>
          <w:lang w:val="en-GB"/>
        </w:rPr>
      </w:pPr>
      <w:r w:rsidRPr="00F60335">
        <w:rPr>
          <w:rFonts w:cs="Arial"/>
          <w:lang w:val="en-GB"/>
        </w:rPr>
        <w:t>We analy</w:t>
      </w:r>
      <w:r w:rsidR="009023C7" w:rsidRPr="00F60335">
        <w:rPr>
          <w:rFonts w:cs="Arial"/>
          <w:lang w:val="en-GB"/>
        </w:rPr>
        <w:t>s</w:t>
      </w:r>
      <w:r w:rsidRPr="00F60335">
        <w:rPr>
          <w:rFonts w:cs="Arial"/>
          <w:lang w:val="en-GB"/>
        </w:rPr>
        <w:t>ed the curated dataset of biobank-related publications to characteri</w:t>
      </w:r>
      <w:r w:rsidR="009023C7" w:rsidRPr="00F60335">
        <w:rPr>
          <w:rFonts w:cs="Arial"/>
          <w:lang w:val="en-GB"/>
        </w:rPr>
        <w:t>s</w:t>
      </w:r>
      <w:r w:rsidRPr="00F60335">
        <w:rPr>
          <w:rFonts w:cs="Arial"/>
          <w:lang w:val="en-GB"/>
        </w:rPr>
        <w:t>e temporal trends, thematic priorities, and publication patterns across the five biobanks.</w:t>
      </w:r>
      <w:r w:rsidR="00C302B6">
        <w:rPr>
          <w:rFonts w:cs="Arial"/>
          <w:lang w:val="en-GB"/>
        </w:rPr>
        <w:t xml:space="preserve"> </w:t>
      </w:r>
      <w:r w:rsidRPr="00F60335">
        <w:rPr>
          <w:rFonts w:cs="Arial"/>
          <w:lang w:val="en-GB"/>
        </w:rPr>
        <w:t xml:space="preserve">We next conducted a </w:t>
      </w:r>
      <w:proofErr w:type="spellStart"/>
      <w:r w:rsidRPr="00F60335">
        <w:rPr>
          <w:rFonts w:cs="Arial"/>
          <w:lang w:val="en-GB"/>
        </w:rPr>
        <w:t>MeSH</w:t>
      </w:r>
      <w:proofErr w:type="spellEnd"/>
      <w:r w:rsidRPr="00F60335">
        <w:rPr>
          <w:rFonts w:cs="Arial"/>
          <w:lang w:val="en-GB"/>
        </w:rPr>
        <w:t xml:space="preserve"> term frequency analysis, identifying the top 10 most common </w:t>
      </w:r>
      <w:proofErr w:type="spellStart"/>
      <w:r w:rsidR="00CE63E0" w:rsidRPr="00F60335">
        <w:rPr>
          <w:rFonts w:cs="Arial"/>
          <w:lang w:val="en-GB"/>
        </w:rPr>
        <w:t>MeSH</w:t>
      </w:r>
      <w:proofErr w:type="spellEnd"/>
      <w:r w:rsidR="00CE63E0" w:rsidRPr="00F60335">
        <w:rPr>
          <w:rFonts w:cs="Arial"/>
          <w:lang w:val="en-GB"/>
        </w:rPr>
        <w:t xml:space="preserve"> terms</w:t>
      </w:r>
      <w:r w:rsidRPr="00F60335">
        <w:rPr>
          <w:rFonts w:cs="Arial"/>
          <w:lang w:val="en-GB"/>
        </w:rPr>
        <w:t xml:space="preserve"> used in publications for each biobank. These terms were </w:t>
      </w:r>
      <w:r w:rsidR="00C1625D" w:rsidRPr="00F60335">
        <w:rPr>
          <w:rFonts w:cs="Arial"/>
          <w:lang w:val="en-GB"/>
        </w:rPr>
        <w:t>analy</w:t>
      </w:r>
      <w:r w:rsidR="009023C7" w:rsidRPr="00F60335">
        <w:rPr>
          <w:rFonts w:cs="Arial"/>
          <w:lang w:val="en-GB"/>
        </w:rPr>
        <w:t>s</w:t>
      </w:r>
      <w:r w:rsidR="00C1625D" w:rsidRPr="00F60335">
        <w:rPr>
          <w:rFonts w:cs="Arial"/>
          <w:lang w:val="en-GB"/>
        </w:rPr>
        <w:t>ed</w:t>
      </w:r>
      <w:r w:rsidRPr="00F60335">
        <w:rPr>
          <w:rFonts w:cs="Arial"/>
          <w:lang w:val="en-GB"/>
        </w:rPr>
        <w:t xml:space="preserve"> to highlight distinct thematic profiles. These outputs integrate publication trends, cumulative volume, year distributions, and summary statistics. </w:t>
      </w:r>
    </w:p>
    <w:p w14:paraId="1BB08BB1" w14:textId="66B6A680" w:rsidR="00E2620D" w:rsidRPr="00165B02" w:rsidRDefault="00FB3441" w:rsidP="00165B02">
      <w:pPr>
        <w:pStyle w:val="Heading2"/>
      </w:pPr>
      <w:proofErr w:type="spellStart"/>
      <w:r w:rsidRPr="00165B02">
        <w:t>MeSH</w:t>
      </w:r>
      <w:proofErr w:type="spellEnd"/>
      <w:r w:rsidRPr="00165B02">
        <w:t>-Based Semantic Embedding and Clustering of Biobank Publications</w:t>
      </w:r>
    </w:p>
    <w:p w14:paraId="26A8ECD9" w14:textId="00CB4DC2" w:rsidR="001B2ECC" w:rsidRPr="00F60335" w:rsidRDefault="001B2ECC" w:rsidP="001B2ECC">
      <w:pPr>
        <w:rPr>
          <w:rFonts w:cs="Arial"/>
          <w:lang w:val="en-GB"/>
        </w:rPr>
      </w:pPr>
      <w:r w:rsidRPr="00F60335">
        <w:rPr>
          <w:rFonts w:cs="Arial"/>
          <w:lang w:val="en-GB"/>
        </w:rPr>
        <w:t xml:space="preserve">To capture the semantic structure of biobank-linked research, we developed a pipeline that converts </w:t>
      </w:r>
      <w:proofErr w:type="spellStart"/>
      <w:r w:rsidRPr="00F60335">
        <w:rPr>
          <w:rFonts w:cs="Arial"/>
          <w:lang w:val="en-GB"/>
        </w:rPr>
        <w:t>MeSH</w:t>
      </w:r>
      <w:proofErr w:type="spellEnd"/>
      <w:r w:rsidRPr="00F60335">
        <w:rPr>
          <w:rFonts w:cs="Arial"/>
          <w:lang w:val="en-GB"/>
        </w:rPr>
        <w:t xml:space="preserve"> annotations into high-dimensional embeddings for unsupervised clustering. Unlike large language models, which operate on free-text diagnostics, our approach leverages structured metadata (</w:t>
      </w:r>
      <w:proofErr w:type="spellStart"/>
      <w:r w:rsidRPr="00F60335">
        <w:rPr>
          <w:rFonts w:cs="Arial"/>
          <w:lang w:val="en-GB"/>
        </w:rPr>
        <w:t>MeSH</w:t>
      </w:r>
      <w:proofErr w:type="spellEnd"/>
      <w:r w:rsidR="00CE63E0" w:rsidRPr="00F60335">
        <w:rPr>
          <w:rFonts w:cs="Arial"/>
          <w:lang w:val="en-GB"/>
        </w:rPr>
        <w:t xml:space="preserve"> terms</w:t>
      </w:r>
      <w:r w:rsidRPr="00F60335">
        <w:rPr>
          <w:rFonts w:cs="Arial"/>
          <w:lang w:val="en-GB"/>
        </w:rPr>
        <w:t>) to reveal latent thematic groupings within and across biobanks.</w:t>
      </w:r>
    </w:p>
    <w:p w14:paraId="3D670B6B" w14:textId="2C6A09D4" w:rsidR="00C1625D" w:rsidRPr="00165B02" w:rsidRDefault="001B2ECC" w:rsidP="00165B02">
      <w:pPr>
        <w:pStyle w:val="Heading3"/>
      </w:pPr>
      <w:r w:rsidRPr="00165B02">
        <w:t xml:space="preserve">TF-IDF </w:t>
      </w:r>
      <w:proofErr w:type="spellStart"/>
      <w:r w:rsidRPr="00165B02">
        <w:t>Vectori</w:t>
      </w:r>
      <w:r w:rsidR="00426293" w:rsidRPr="00165B02">
        <w:t>s</w:t>
      </w:r>
      <w:r w:rsidRPr="00165B02">
        <w:t>ation</w:t>
      </w:r>
      <w:proofErr w:type="spellEnd"/>
      <w:r w:rsidRPr="00165B02">
        <w:t xml:space="preserve"> of </w:t>
      </w:r>
      <w:proofErr w:type="spellStart"/>
      <w:r w:rsidRPr="00165B02">
        <w:t>MeSH</w:t>
      </w:r>
      <w:proofErr w:type="spellEnd"/>
      <w:r w:rsidRPr="00165B02">
        <w:t xml:space="preserve"> Terms </w:t>
      </w:r>
    </w:p>
    <w:p w14:paraId="7A075106" w14:textId="7017955C" w:rsidR="00584525" w:rsidRPr="00F60335" w:rsidRDefault="00584525" w:rsidP="00584525">
      <w:pPr>
        <w:rPr>
          <w:rFonts w:cs="Arial"/>
          <w:lang w:val="en-GB"/>
        </w:rPr>
      </w:pPr>
      <w:r w:rsidRPr="00F60335">
        <w:rPr>
          <w:rFonts w:cs="Arial"/>
          <w:lang w:val="en-GB"/>
        </w:rPr>
        <w:t xml:space="preserve">To quantify the semantic content of each publication, we employed Term Frequency-Inverse Document Frequency (TF-IDF) </w:t>
      </w:r>
      <w:proofErr w:type="spellStart"/>
      <w:r w:rsidRPr="00F60335">
        <w:rPr>
          <w:rFonts w:cs="Arial"/>
          <w:lang w:val="en-GB"/>
        </w:rPr>
        <w:t>vector</w:t>
      </w:r>
      <w:r w:rsidR="00C302B6">
        <w:rPr>
          <w:rFonts w:cs="Arial"/>
          <w:lang w:val="en-GB"/>
        </w:rPr>
        <w:t>s</w:t>
      </w:r>
      <w:r w:rsidRPr="00F60335">
        <w:rPr>
          <w:rFonts w:cs="Arial"/>
          <w:lang w:val="en-GB"/>
        </w:rPr>
        <w:t>ation</w:t>
      </w:r>
      <w:proofErr w:type="spellEnd"/>
      <w:r w:rsidRPr="00F60335">
        <w:rPr>
          <w:rFonts w:cs="Arial"/>
          <w:lang w:val="en-GB"/>
        </w:rPr>
        <w:t xml:space="preserve"> of </w:t>
      </w:r>
      <w:proofErr w:type="spellStart"/>
      <w:r w:rsidRPr="00F60335">
        <w:rPr>
          <w:rFonts w:cs="Arial"/>
          <w:lang w:val="en-GB"/>
        </w:rPr>
        <w:t>MeSH</w:t>
      </w:r>
      <w:proofErr w:type="spellEnd"/>
      <w:r w:rsidRPr="00F60335">
        <w:rPr>
          <w:rFonts w:cs="Arial"/>
          <w:lang w:val="en-GB"/>
        </w:rPr>
        <w:t xml:space="preserve"> terms. TF-IDF is a numerical weighting scheme that reflects how characteristic a term is to a specific document within a larger corpus. The method assigns higher weights to terms that appear frequently in individual publications (high term frequency) but rarely across the entire dataset (high inverse document frequency), thereby identifying </w:t>
      </w:r>
      <w:proofErr w:type="spellStart"/>
      <w:r w:rsidRPr="00F60335">
        <w:rPr>
          <w:rFonts w:cs="Arial"/>
          <w:lang w:val="en-GB"/>
        </w:rPr>
        <w:t>MeSH</w:t>
      </w:r>
      <w:proofErr w:type="spellEnd"/>
      <w:r w:rsidRPr="00F60335">
        <w:rPr>
          <w:rFonts w:cs="Arial"/>
          <w:lang w:val="en-GB"/>
        </w:rPr>
        <w:t xml:space="preserve"> terms that are distinctive to specific research themes or methodological approaches.</w:t>
      </w:r>
    </w:p>
    <w:p w14:paraId="05BC508A" w14:textId="33836259" w:rsidR="00584525" w:rsidRPr="00F60335" w:rsidRDefault="00584525" w:rsidP="00584525">
      <w:pPr>
        <w:rPr>
          <w:rFonts w:cs="Arial"/>
          <w:lang w:val="en-GB"/>
        </w:rPr>
      </w:pPr>
      <w:r w:rsidRPr="00F60335">
        <w:rPr>
          <w:rFonts w:cs="Arial"/>
          <w:lang w:val="en-GB"/>
        </w:rPr>
        <w:t xml:space="preserve">For biobank research analysis, TF-IDF enables the identification of </w:t>
      </w:r>
      <w:proofErr w:type="spellStart"/>
      <w:r w:rsidRPr="00F60335">
        <w:rPr>
          <w:rFonts w:cs="Arial"/>
          <w:lang w:val="en-GB"/>
        </w:rPr>
        <w:t>MeSH</w:t>
      </w:r>
      <w:proofErr w:type="spellEnd"/>
      <w:r w:rsidRPr="00F60335">
        <w:rPr>
          <w:rFonts w:cs="Arial"/>
          <w:lang w:val="en-GB"/>
        </w:rPr>
        <w:t xml:space="preserve"> terms that define unique research signatures; terms like "neuroimaging" or "military personnel" </w:t>
      </w:r>
      <w:r w:rsidRPr="00F60335">
        <w:rPr>
          <w:rFonts w:cs="Arial"/>
          <w:lang w:val="en-GB"/>
        </w:rPr>
        <w:lastRenderedPageBreak/>
        <w:t xml:space="preserve">that may be highly characteristic of certain biobank studies but uncommon in the broader literature. This approach transforms each PubMed publication into a high-dimensional vector where dimensions correspond to </w:t>
      </w:r>
      <w:proofErr w:type="spellStart"/>
      <w:r w:rsidRPr="00F60335">
        <w:rPr>
          <w:rFonts w:cs="Arial"/>
          <w:lang w:val="en-GB"/>
        </w:rPr>
        <w:t>MeSH</w:t>
      </w:r>
      <w:proofErr w:type="spellEnd"/>
      <w:r w:rsidRPr="00F60335">
        <w:rPr>
          <w:rFonts w:cs="Arial"/>
          <w:lang w:val="en-GB"/>
        </w:rPr>
        <w:t xml:space="preserve"> terms, and values reflect the semantic importance of each term to that specific study.</w:t>
      </w:r>
    </w:p>
    <w:p w14:paraId="399300E5" w14:textId="6A22BF07" w:rsidR="001B2ECC" w:rsidRPr="00F60335" w:rsidRDefault="00584525" w:rsidP="00C1625D">
      <w:pPr>
        <w:rPr>
          <w:rFonts w:cs="Arial"/>
          <w:lang w:val="en-GB"/>
        </w:rPr>
      </w:pPr>
      <w:r w:rsidRPr="00F60335">
        <w:rPr>
          <w:rFonts w:cs="Arial"/>
          <w:lang w:val="en-GB"/>
        </w:rPr>
        <w:t xml:space="preserve">Here each publication's </w:t>
      </w:r>
      <w:proofErr w:type="spellStart"/>
      <w:r w:rsidRPr="00F60335">
        <w:rPr>
          <w:rFonts w:cs="Arial"/>
          <w:lang w:val="en-GB"/>
        </w:rPr>
        <w:t>MeSH</w:t>
      </w:r>
      <w:proofErr w:type="spellEnd"/>
      <w:r w:rsidRPr="00F60335">
        <w:rPr>
          <w:rFonts w:cs="Arial"/>
          <w:lang w:val="en-GB"/>
        </w:rPr>
        <w:t xml:space="preserve"> terms were </w:t>
      </w:r>
      <w:proofErr w:type="spellStart"/>
      <w:r w:rsidRPr="00F60335">
        <w:rPr>
          <w:rFonts w:cs="Arial"/>
          <w:lang w:val="en-GB"/>
        </w:rPr>
        <w:t>preprocessed</w:t>
      </w:r>
      <w:proofErr w:type="spellEnd"/>
      <w:r w:rsidRPr="00F60335">
        <w:rPr>
          <w:rFonts w:cs="Arial"/>
          <w:lang w:val="en-GB"/>
        </w:rPr>
        <w:t xml:space="preserve"> by converting to lowercase, removing punctuation, and replacing spaces with underscores (e.g., Genome-Wide Association Study → </w:t>
      </w:r>
      <w:proofErr w:type="spellStart"/>
      <w:r w:rsidRPr="00F60335">
        <w:rPr>
          <w:rFonts w:cs="Arial"/>
          <w:lang w:val="en-GB"/>
        </w:rPr>
        <w:t>genomewide_association_study</w:t>
      </w:r>
      <w:proofErr w:type="spellEnd"/>
      <w:r w:rsidRPr="00F60335">
        <w:rPr>
          <w:rFonts w:cs="Arial"/>
          <w:lang w:val="en-GB"/>
        </w:rPr>
        <w:t>). Special characters were removed, and terms were split by semicolons into tokeni</w:t>
      </w:r>
      <w:r w:rsidR="009023C7" w:rsidRPr="00F60335">
        <w:rPr>
          <w:rFonts w:cs="Arial"/>
          <w:lang w:val="en-GB"/>
        </w:rPr>
        <w:t>s</w:t>
      </w:r>
      <w:r w:rsidRPr="00F60335">
        <w:rPr>
          <w:rFonts w:cs="Arial"/>
          <w:lang w:val="en-GB"/>
        </w:rPr>
        <w:t>ed, deduplicated documents. Each biobank's corpus was treated separately to preserve biobank-specific vocabularies and research emphases. Terms were included in the vocabulary only if they appeared in at least 2 but no more than 80% of documents, filtering out both extremely rare terms (likely noise) and overly common terms (lacking discriminative power). The resulting TF-IDF matrices were limited to a maximum of 1000 unigram and bigram features per biobank to maintain computational tractability while preserving semantic richness.</w:t>
      </w:r>
    </w:p>
    <w:p w14:paraId="2C2F3CF6" w14:textId="77777777" w:rsidR="00B21CB7" w:rsidRPr="00165B02" w:rsidRDefault="001B2ECC" w:rsidP="00165B02">
      <w:pPr>
        <w:pStyle w:val="Heading3"/>
      </w:pPr>
      <w:r w:rsidRPr="00165B02">
        <w:t>Independent Clustering per Biobank</w:t>
      </w:r>
    </w:p>
    <w:p w14:paraId="65034350" w14:textId="26377651" w:rsidR="001B2ECC" w:rsidRPr="00F60335" w:rsidRDefault="001B2ECC" w:rsidP="00B21CB7">
      <w:pPr>
        <w:rPr>
          <w:rFonts w:cs="Arial"/>
          <w:lang w:val="en-GB"/>
        </w:rPr>
      </w:pPr>
      <w:r w:rsidRPr="00F60335">
        <w:rPr>
          <w:rFonts w:cs="Arial"/>
          <w:lang w:val="en-GB"/>
        </w:rPr>
        <w:t xml:space="preserve">Given that each biobank reflects a distinct research community with unique </w:t>
      </w:r>
      <w:proofErr w:type="spellStart"/>
      <w:r w:rsidRPr="00F60335">
        <w:rPr>
          <w:rFonts w:cs="Arial"/>
          <w:lang w:val="en-GB"/>
        </w:rPr>
        <w:t>MeSH</w:t>
      </w:r>
      <w:proofErr w:type="spellEnd"/>
      <w:r w:rsidRPr="00F60335">
        <w:rPr>
          <w:rFonts w:cs="Arial"/>
          <w:lang w:val="en-GB"/>
        </w:rPr>
        <w:t xml:space="preserve"> term distributions, clustering was performed independently. We applied the following sequential steps:</w:t>
      </w:r>
    </w:p>
    <w:p w14:paraId="31C2E7E2" w14:textId="4BB75981" w:rsidR="001B2ECC" w:rsidRPr="00F60335" w:rsidRDefault="001B2ECC" w:rsidP="00B21CB7">
      <w:pPr>
        <w:numPr>
          <w:ilvl w:val="0"/>
          <w:numId w:val="23"/>
        </w:numPr>
        <w:rPr>
          <w:rFonts w:cs="Arial"/>
          <w:lang w:val="en-GB"/>
        </w:rPr>
      </w:pPr>
      <w:r w:rsidRPr="00F60335">
        <w:rPr>
          <w:rFonts w:cs="Arial"/>
          <w:b/>
          <w:lang w:val="en-GB"/>
        </w:rPr>
        <w:t>Optimal K Determination via Bootstrapped Silhouette Scoring</w:t>
      </w:r>
      <w:r w:rsidR="003A4258">
        <w:rPr>
          <w:rFonts w:cs="Arial"/>
          <w:b/>
          <w:lang w:val="en-GB"/>
        </w:rPr>
        <w:t xml:space="preserve">. </w:t>
      </w:r>
      <w:r w:rsidRPr="00F60335">
        <w:rPr>
          <w:rFonts w:cs="Arial"/>
          <w:lang w:val="en-GB"/>
        </w:rPr>
        <w:t>For each biobank, we used bootstrapped sampling to determine the optimal number of clusters (K). In each of 50 iterations, a random subset of publications was clustered for values of K ranging from 2 to 10, and silhouette scores were computed. The K that achieved the highest mean silhouette score was selected.</w:t>
      </w:r>
    </w:p>
    <w:p w14:paraId="579636A5" w14:textId="547D09B1" w:rsidR="001B2ECC" w:rsidRPr="00F60335" w:rsidRDefault="001B2ECC" w:rsidP="00B21CB7">
      <w:pPr>
        <w:numPr>
          <w:ilvl w:val="0"/>
          <w:numId w:val="23"/>
        </w:numPr>
        <w:rPr>
          <w:rFonts w:cs="Arial"/>
          <w:lang w:val="en-GB"/>
        </w:rPr>
      </w:pPr>
      <w:r w:rsidRPr="00F60335">
        <w:rPr>
          <w:rFonts w:cs="Arial"/>
          <w:b/>
          <w:lang w:val="en-GB"/>
        </w:rPr>
        <w:t>K-Means Clustering</w:t>
      </w:r>
      <w:r w:rsidR="003A4258">
        <w:rPr>
          <w:rFonts w:cs="Arial"/>
          <w:b/>
          <w:lang w:val="en-GB"/>
        </w:rPr>
        <w:t xml:space="preserve">. </w:t>
      </w:r>
      <w:r w:rsidRPr="00F60335">
        <w:rPr>
          <w:rFonts w:cs="Arial"/>
          <w:lang w:val="en-GB"/>
        </w:rPr>
        <w:t xml:space="preserve">Once K was selected, we performed k-means clustering on the full TF-IDF matrix, assigning each publication to a semantic cluster. These clusters represent thematic groupings of research based on </w:t>
      </w:r>
      <w:proofErr w:type="spellStart"/>
      <w:r w:rsidRPr="00F60335">
        <w:rPr>
          <w:rFonts w:cs="Arial"/>
          <w:lang w:val="en-GB"/>
        </w:rPr>
        <w:t>MeSH</w:t>
      </w:r>
      <w:proofErr w:type="spellEnd"/>
      <w:r w:rsidRPr="00F60335">
        <w:rPr>
          <w:rFonts w:cs="Arial"/>
          <w:lang w:val="en-GB"/>
        </w:rPr>
        <w:t xml:space="preserve"> term similarity.</w:t>
      </w:r>
    </w:p>
    <w:p w14:paraId="4F8F243E" w14:textId="7AACF2E0" w:rsidR="00B21CB7" w:rsidRPr="00165B02" w:rsidRDefault="001B2ECC" w:rsidP="00165B02">
      <w:pPr>
        <w:pStyle w:val="Heading3"/>
      </w:pPr>
      <w:r w:rsidRPr="00165B02">
        <w:t xml:space="preserve">Cluster Interpretation via c-DF-IPF </w:t>
      </w:r>
    </w:p>
    <w:p w14:paraId="2CB520CA" w14:textId="4CEB9ACB" w:rsidR="00B21CB7" w:rsidRPr="00F60335" w:rsidRDefault="00B21CB7" w:rsidP="00B21CB7">
      <w:pPr>
        <w:rPr>
          <w:rFonts w:cs="Arial"/>
          <w:lang w:val="en-GB"/>
        </w:rPr>
      </w:pPr>
      <w:r w:rsidRPr="00F60335">
        <w:rPr>
          <w:rFonts w:cs="Arial"/>
          <w:lang w:val="en-GB"/>
        </w:rPr>
        <w:t>To characteri</w:t>
      </w:r>
      <w:r w:rsidR="00F7167B" w:rsidRPr="00F60335">
        <w:rPr>
          <w:rFonts w:cs="Arial"/>
          <w:lang w:val="en-GB"/>
        </w:rPr>
        <w:t>s</w:t>
      </w:r>
      <w:r w:rsidRPr="00F60335">
        <w:rPr>
          <w:rFonts w:cs="Arial"/>
          <w:lang w:val="en-GB"/>
        </w:rPr>
        <w:t xml:space="preserve">e each cluster, we computed cluster-based Document Frequency-Inverse Document Frequency (c-DF-IDF) scores, adapted from the TF-IDF framework. For each </w:t>
      </w:r>
      <w:proofErr w:type="spellStart"/>
      <w:r w:rsidRPr="00F60335">
        <w:rPr>
          <w:rFonts w:cs="Arial"/>
          <w:lang w:val="en-GB"/>
        </w:rPr>
        <w:t>MeSH</w:t>
      </w:r>
      <w:proofErr w:type="spellEnd"/>
      <w:r w:rsidRPr="00F60335">
        <w:rPr>
          <w:rFonts w:cs="Arial"/>
          <w:lang w:val="en-GB"/>
        </w:rPr>
        <w:t xml:space="preserve"> term:</w:t>
      </w:r>
    </w:p>
    <w:p w14:paraId="3BB7C00C" w14:textId="77777777" w:rsidR="00B21CB7" w:rsidRPr="00F60335" w:rsidRDefault="00B21CB7" w:rsidP="00B21CB7">
      <w:pPr>
        <w:numPr>
          <w:ilvl w:val="0"/>
          <w:numId w:val="26"/>
        </w:numPr>
        <w:rPr>
          <w:rFonts w:cs="Arial"/>
          <w:lang w:val="en-GB"/>
        </w:rPr>
      </w:pPr>
      <w:r w:rsidRPr="00F60335">
        <w:rPr>
          <w:rFonts w:cs="Arial"/>
          <w:b/>
          <w:bCs/>
          <w:lang w:val="en-GB"/>
        </w:rPr>
        <w:t>DF</w:t>
      </w:r>
      <w:r w:rsidRPr="00F60335">
        <w:rPr>
          <w:rFonts w:cs="Arial"/>
          <w:lang w:val="en-GB"/>
        </w:rPr>
        <w:t xml:space="preserve"> was defined as the proportion of publications in the cluster containing the term.</w:t>
      </w:r>
    </w:p>
    <w:p w14:paraId="134F5DF6" w14:textId="77777777" w:rsidR="00B21CB7" w:rsidRPr="00F60335" w:rsidRDefault="00B21CB7" w:rsidP="00B21CB7">
      <w:pPr>
        <w:numPr>
          <w:ilvl w:val="0"/>
          <w:numId w:val="26"/>
        </w:numPr>
        <w:rPr>
          <w:rFonts w:cs="Arial"/>
          <w:lang w:val="en-GB"/>
        </w:rPr>
      </w:pPr>
      <w:r w:rsidRPr="00F60335">
        <w:rPr>
          <w:rFonts w:cs="Arial"/>
          <w:b/>
          <w:bCs/>
          <w:lang w:val="en-GB"/>
        </w:rPr>
        <w:t>IDF</w:t>
      </w:r>
      <w:r w:rsidRPr="00F60335">
        <w:rPr>
          <w:rFonts w:cs="Arial"/>
          <w:lang w:val="en-GB"/>
        </w:rPr>
        <w:t xml:space="preserve"> was the log ratio of total documents in the biobank to the number of documents containing that term.</w:t>
      </w:r>
    </w:p>
    <w:p w14:paraId="66D4526C" w14:textId="27A98DAE" w:rsidR="00B21CB7" w:rsidRPr="00F60335" w:rsidRDefault="00B21CB7" w:rsidP="00B21CB7">
      <w:pPr>
        <w:numPr>
          <w:ilvl w:val="0"/>
          <w:numId w:val="26"/>
        </w:numPr>
        <w:rPr>
          <w:rFonts w:cs="Arial"/>
          <w:lang w:val="en-GB"/>
        </w:rPr>
      </w:pPr>
      <w:r w:rsidRPr="00F60335">
        <w:rPr>
          <w:rFonts w:cs="Arial"/>
          <w:lang w:val="en-GB"/>
        </w:rPr>
        <w:t xml:space="preserve">The </w:t>
      </w:r>
      <w:r w:rsidRPr="00F60335">
        <w:rPr>
          <w:rFonts w:cs="Arial"/>
          <w:b/>
          <w:bCs/>
          <w:lang w:val="en-GB"/>
        </w:rPr>
        <w:t>c-DF-IDF</w:t>
      </w:r>
      <w:r w:rsidRPr="00F60335">
        <w:rPr>
          <w:rFonts w:cs="Arial"/>
          <w:lang w:val="en-GB"/>
        </w:rPr>
        <w:t xml:space="preserve"> score was calculated as the product of DF and IDF, emphasi</w:t>
      </w:r>
      <w:r w:rsidR="00F7167B" w:rsidRPr="00F60335">
        <w:rPr>
          <w:rFonts w:cs="Arial"/>
          <w:lang w:val="en-GB"/>
        </w:rPr>
        <w:t>s</w:t>
      </w:r>
      <w:r w:rsidRPr="00F60335">
        <w:rPr>
          <w:rFonts w:cs="Arial"/>
          <w:lang w:val="en-GB"/>
        </w:rPr>
        <w:t xml:space="preserve">ing terms that were frequent in one cluster but uncommon elsewhere within the </w:t>
      </w:r>
      <w:r w:rsidRPr="00F60335">
        <w:rPr>
          <w:rFonts w:cs="Arial"/>
          <w:lang w:val="en-GB"/>
        </w:rPr>
        <w:lastRenderedPageBreak/>
        <w:t>same biobank. We selected the top five c-DF-IDF terms to summari</w:t>
      </w:r>
      <w:r w:rsidR="00F7167B" w:rsidRPr="00F60335">
        <w:rPr>
          <w:rFonts w:cs="Arial"/>
          <w:lang w:val="en-GB"/>
        </w:rPr>
        <w:t>s</w:t>
      </w:r>
      <w:r w:rsidRPr="00F60335">
        <w:rPr>
          <w:rFonts w:cs="Arial"/>
          <w:lang w:val="en-GB"/>
        </w:rPr>
        <w:t>e each cluster's vocabulary.</w:t>
      </w:r>
    </w:p>
    <w:p w14:paraId="001B5B36" w14:textId="670B53EE" w:rsidR="001B2ECC" w:rsidRDefault="00B21CB7" w:rsidP="001B2ECC">
      <w:pPr>
        <w:rPr>
          <w:rFonts w:cs="Arial"/>
          <w:lang w:val="en-GB"/>
        </w:rPr>
      </w:pPr>
      <w:r w:rsidRPr="00F60335">
        <w:rPr>
          <w:rFonts w:cs="Arial"/>
          <w:lang w:val="en-GB"/>
        </w:rPr>
        <w:t xml:space="preserve">In parallel, we generated semantic summaries by averaging TF-IDF vectors across all publications within each cluster. The highest-weighted terms in these mean vectors were extracted as dominant semantic descriptors. </w:t>
      </w:r>
    </w:p>
    <w:p w14:paraId="3651194A" w14:textId="4EAEBECD" w:rsidR="003A4258" w:rsidRPr="003A4258" w:rsidRDefault="003A4258" w:rsidP="00165B02">
      <w:pPr>
        <w:pStyle w:val="Heading3"/>
        <w:rPr>
          <w:lang w:val="en-GB"/>
        </w:rPr>
      </w:pPr>
      <w:r w:rsidRPr="003A4258">
        <w:rPr>
          <w:lang w:val="en-GB"/>
        </w:rPr>
        <w:t>Semantic Space Analysis</w:t>
      </w:r>
    </w:p>
    <w:p w14:paraId="4B18A609" w14:textId="74E17F0B" w:rsidR="003A4258" w:rsidRPr="003A4258" w:rsidRDefault="00A35228" w:rsidP="00A35228">
      <w:pPr>
        <w:rPr>
          <w:rFonts w:cs="Arial"/>
          <w:lang w:val="en-GB"/>
        </w:rPr>
      </w:pPr>
      <w:r>
        <w:rPr>
          <w:rFonts w:cs="Arial"/>
          <w:lang w:val="en-GB"/>
        </w:rPr>
        <w:t xml:space="preserve">For </w:t>
      </w:r>
      <w:r w:rsidR="003A4258" w:rsidRPr="003A4258">
        <w:rPr>
          <w:rFonts w:cs="Arial"/>
          <w:lang w:val="en-GB"/>
        </w:rPr>
        <w:t>each cluster identified in the independent biobank analyses, we computed its centroid in the unified semantic space by averaging the TF-IDF vectors of all publications belonging to that cluster, using the unified vocabulary. This approach preserves the cluster structure identified within each biobank while enabling cross-biobank comparison.</w:t>
      </w:r>
    </w:p>
    <w:p w14:paraId="0BA68635" w14:textId="19D35288" w:rsidR="003A4258" w:rsidRPr="003A4258" w:rsidRDefault="003A4258" w:rsidP="00A35228">
      <w:pPr>
        <w:rPr>
          <w:rFonts w:cs="Arial"/>
          <w:lang w:val="en-GB"/>
        </w:rPr>
      </w:pPr>
      <w:r w:rsidRPr="003A4258">
        <w:rPr>
          <w:rFonts w:cs="Arial"/>
          <w:lang w:val="en-GB"/>
        </w:rPr>
        <w:t xml:space="preserve">We applied Principal Component Analysis (PCA) to project the high-dimensional cluster centroids into two dimensions, preserving as much variance as possible. </w:t>
      </w:r>
      <w:r w:rsidR="00A97A8A">
        <w:rPr>
          <w:rFonts w:cs="Arial"/>
          <w:lang w:val="en-GB"/>
        </w:rPr>
        <w:t xml:space="preserve">We also employed Uniform Manifold Approximation and Projection (UMAP) with 15 nearest </w:t>
      </w:r>
      <w:proofErr w:type="spellStart"/>
      <w:r w:rsidR="00A97A8A">
        <w:rPr>
          <w:rFonts w:cs="Arial"/>
          <w:lang w:val="en-GB"/>
        </w:rPr>
        <w:t>neighbors</w:t>
      </w:r>
      <w:proofErr w:type="spellEnd"/>
      <w:r w:rsidR="00A97A8A">
        <w:rPr>
          <w:rFonts w:cs="Arial"/>
          <w:lang w:val="en-GB"/>
        </w:rPr>
        <w:t xml:space="preserve"> to better preserve local structure for non-linear projection</w:t>
      </w:r>
      <w:r w:rsidRPr="003A4258">
        <w:rPr>
          <w:rFonts w:cs="Arial"/>
          <w:lang w:val="en-GB"/>
        </w:rPr>
        <w:t>.</w:t>
      </w:r>
    </w:p>
    <w:p w14:paraId="4C84F884" w14:textId="2A26AA99" w:rsidR="00A85674" w:rsidRPr="00165B02" w:rsidRDefault="00A85674" w:rsidP="00165B02">
      <w:pPr>
        <w:pStyle w:val="Heading2"/>
      </w:pPr>
      <w:r w:rsidRPr="00165B02">
        <w:t>Research Gap Discovery and Disease Burden</w:t>
      </w:r>
      <w:r w:rsidR="009E38C7" w:rsidRPr="00165B02">
        <w:t xml:space="preserve"> </w:t>
      </w:r>
      <w:r w:rsidR="00FD653F" w:rsidRPr="00165B02">
        <w:t>Bias</w:t>
      </w:r>
      <w:r w:rsidRPr="00165B02">
        <w:t xml:space="preserve"> </w:t>
      </w:r>
    </w:p>
    <w:p w14:paraId="05EB5D4D" w14:textId="2BE6DFCA" w:rsidR="00D707B8" w:rsidRPr="00F60335" w:rsidRDefault="000A2A2D" w:rsidP="00B21CB7">
      <w:pPr>
        <w:rPr>
          <w:rFonts w:cs="Arial"/>
          <w:lang w:val="en-GB"/>
        </w:rPr>
      </w:pPr>
      <w:r w:rsidRPr="00F60335">
        <w:rPr>
          <w:rFonts w:cs="Arial"/>
          <w:lang w:val="en-GB"/>
        </w:rPr>
        <w:t xml:space="preserve">To evaluate the alignment between biobank-driven research and global disease priorities, we developed a scalable analytic framework combining global burden of disease metrics, manually curated </w:t>
      </w:r>
      <w:proofErr w:type="spellStart"/>
      <w:r w:rsidRPr="00F60335">
        <w:rPr>
          <w:rFonts w:cs="Arial"/>
          <w:lang w:val="en-GB"/>
        </w:rPr>
        <w:t>MeSH</w:t>
      </w:r>
      <w:proofErr w:type="spellEnd"/>
      <w:r w:rsidRPr="00F60335">
        <w:rPr>
          <w:rFonts w:cs="Arial"/>
          <w:lang w:val="en-GB"/>
        </w:rPr>
        <w:t xml:space="preserve"> mappings, and publication-level metadata from </w:t>
      </w:r>
      <w:r w:rsidR="000F16D0" w:rsidRPr="00F60335">
        <w:rPr>
          <w:rFonts w:cs="Arial"/>
          <w:lang w:val="en-GB"/>
        </w:rPr>
        <w:t xml:space="preserve">our chosen </w:t>
      </w:r>
      <w:r w:rsidRPr="00F60335">
        <w:rPr>
          <w:rFonts w:cs="Arial"/>
          <w:lang w:val="en-GB"/>
        </w:rPr>
        <w:t>five EHR-linked biobanks. Our goal was to identify research gaps and opportunities across 25 disease areas using real-world data and a transparent scoring methodology</w:t>
      </w:r>
      <w:r w:rsidR="005E570D" w:rsidRPr="00F60335">
        <w:rPr>
          <w:rFonts w:cs="Arial"/>
          <w:lang w:val="en-GB"/>
        </w:rPr>
        <w:t xml:space="preserve">. </w:t>
      </w:r>
    </w:p>
    <w:p w14:paraId="4DB71680" w14:textId="6F2BB700" w:rsidR="000F16D0" w:rsidRPr="00F60335" w:rsidRDefault="000F16D0" w:rsidP="000F16D0">
      <w:pPr>
        <w:rPr>
          <w:rFonts w:cs="Arial"/>
          <w:lang w:val="en-GB"/>
        </w:rPr>
      </w:pPr>
      <w:r w:rsidRPr="00F60335">
        <w:rPr>
          <w:rFonts w:cs="Arial"/>
          <w:lang w:val="en-GB"/>
        </w:rPr>
        <w:t xml:space="preserve">We selected 25 diseases based on three criteria: (1) </w:t>
      </w:r>
      <w:bookmarkStart w:id="23" w:name="_Hlk206481449"/>
      <w:r w:rsidRPr="00F60335">
        <w:rPr>
          <w:rFonts w:cs="Arial"/>
          <w:lang w:val="en-GB"/>
        </w:rPr>
        <w:t>global burden as measured by disability-adjusted life years (DALYs)</w:t>
      </w:r>
      <w:bookmarkEnd w:id="23"/>
      <w:r w:rsidR="00A970E4">
        <w:rPr>
          <w:rFonts w:cs="Arial"/>
          <w:lang w:val="en-GB"/>
        </w:rPr>
        <w:t xml:space="preserve"> </w:t>
      </w:r>
      <w:r w:rsidR="00A970E4">
        <w:rPr>
          <w:rFonts w:cs="Arial"/>
          <w:lang w:val="en-GB"/>
        </w:rPr>
        <w:fldChar w:fldCharType="begin"/>
      </w:r>
      <w:r w:rsidR="009A2A89">
        <w:rPr>
          <w:rFonts w:cs="Arial"/>
          <w:lang w:val="en-GB"/>
        </w:rPr>
        <w:instrText xml:space="preserve"> ADDIN ZOTERO_ITEM CSL_CITATION {"citationID":"RJMTXmAf","properties":{"formattedCitation":"(27)","plainCitation":"(27)","noteIndex":0},"citationItems":[{"id":912,"uris":["http://zotero.org/users/16405780/items/BW5EFCB2"],"itemData":{"id":912,"type":"article-journal","container-title":"The Lancet","DOI":"10.1016/S0140-6736(24)00757-8","ISSN":"0140-6736, 1474-547X","issue":"10440","journalAbbreviation":"The Lancet","language":"English","note":"publisher: Elsevier\nPMID: 38642570","page":"2133-2161","source":"www.thelancet.com","title":"Global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2021","title-short":"Global incidence, prevalence, years lived with disability (YLDs), disability-adjusted life-years (DALYs), and healthy life expectancy (HALE) for 371 diseases and injuries in 204 countries and territories and 811 subnational locations, 1990–2021","volume":"403","author":[{"family":"Ferrari","given":"Alize J."},{"family":"Santomauro","given":"Damian Francesco"},{"family":"Aali","given":"Amirali"},{"family":"Abate","given":"Yohannes Habtegiorgis"},{"family":"Abbafati","given":"Cristiana"},{"family":"Abbastabar","given":"Hedayat"},{"family":"ElHafeez","given":"Samar Abd"},{"family":"Abdelmasseh","given":"Michael"},{"family":"Abd-Elsalam","given":"Sherief"},{"family":"Abdollahi","given":"Arash"},{"family":"Abdullahi","given":"Auwal"},{"family":"Abegaz","given":"Kedir Hussein"},{"family":"Zuñiga","given":"Roberto Ariel Abeldaño"},{"family":"Aboagye","given":"Richard Gyan"},{"family":"Abolhassani","given":"Hassan"},{"family":"Abreu","given":"Lucas Guimarães"},{"family":"Abualruz","given":"Hasan"},{"family":"Abu-Gharbieh","given":"Eman"},{"family":"Abu-Rmeileh","given":"Niveen ME"},{"family":"Ackerman","given":"Ilana N."},{"family":"Addo","given":"Isaac Yeboah"},{"family":"Addolorato","given":"Giovanni"},{"family":"Adebiyi","given":"Akindele Olupelumi"},{"family":"Adepoju","given":"Abiola Victor"},{"family":"Adewuyi","given":"Habeeb Omoponle"},{"family":"Afyouni","given":"Shadi"},{"family":"Afzal","given":"Saira"},{"family":"Afzal","given":"Sina"},{"family":"Agodi","given":"Antonella"},{"family":"Ahmad","given":"Aqeel"},{"family":"Ahmad","given":"Danish"},{"family":"Ahmad","given":"Firdos"},{"family":"Ahmad","given":"Shahzaib"},{"family":"Ahmed","given":"Ali"},{"family":"Ahmed","given":"Luai A."},{"family":"Ahmed","given":"Muktar Beshir"},{"family":"Ajami","given":"Marjan"},{"family":"Akinosoglou","given":"Karolina"},{"family":"Akkaif","given":"Mohammed Ahmed"},{"family":"Hasan","given":"Syed Mahfuz Al"},{"family":"Alalalmeh","given":"Samer O."},{"family":"Al-Aly","given":"Ziyad"},{"family":"Albashtawy","given":"Mohammed"},{"family":"Aldridge","given":"Robert W."},{"family":"Alemu","given":"Meseret Desalegn"},{"family":"Alemu","given":"Yihun Mulugeta"},{"family":"Alene","given":"Kefyalew Addis"},{"family":"Al-Gheethi","given":"Adel Ali Saeed"},{"family":"Alharrasi","given":"Maryam"},{"family":"Alhassan","given":"Robert Kaba"},{"family":"Ali","given":"Mohammed Usman"},{"family":"Ali","given":"Rafat"},{"family":"Ali","given":"Syed Shujait Shujait"},{"family":"Alif","given":"Sheikh Mohammad"},{"family":"Aljunid","given":"Syed Mohamed"},{"family":"Al-Marwani","given":"Sabah"},{"family":"Almazan","given":"Joseph Uy"},{"family":"Alomari","given":"Mahmoud A."},{"family":"Al-Omari","given":"Basem"},{"family":"Altaany","given":"Zaid"},{"family":"Alvis-Guzman","given":"Nelson"},{"family":"Alvis-Zakzuk","given":"Nelson J."},{"family":"Alwafi","given":"Hassan"},{"family":"Al-Wardat","given":"Mohammad Sami"},{"family":"Al-Worafi","given":"Yaser Mohammed"},{"family":"Aly","given":"Safwat"},{"family":"Alzoubi","given":"Karem H."},{"family":"Amare","given":"Azmeraw T."},{"family":"Amegbor","given":"Prince M."},{"family":"Ameyaw","given":"Edward Kwabena"},{"family":"Amin","given":"Tarek Tawfik"},{"family":"Amindarolzarbi","given":"Alireza"},{"family":"Amiri","given":"Sohrab"},{"family":"Amugsi","given":"Dickson A."},{"family":"Ancuceanu","given":"Robert"},{"family":"Anderlini","given":"Deanna"},{"family":"Anderson","given":"David B."},{"family":"Andrade","given":"Pedro Prata"},{"family":"Andrei","given":"Catalina Liliana"},{"family":"Ansari","given":"Hossein"},{"family":"Antony","given":"Catherine M."},{"family":"Anwar","given":"Saleha"},{"family":"Anwar","given":"Sumadi Lukman"},{"family":"Anwer","given":"Razique"},{"family":"Anyanwu","given":"Philip Emeka"},{"family":"Arab","given":"Juan Pablo"},{"family":"Arabloo","given":"Jalal"},{"family":"Arafat","given":"Mosab"},{"family":"Araki","given":"Daniel T."},{"family":"Aravkin","given":"Aleksandr Y."},{"family":"Arkew","given":"Mesay"},{"family":"Armocida","given":"Benedetta"},{"family":"Arndt","given":"Michael Benjamin"},{"family":"Arooj","given":"Mahwish"},{"family":"Artamonov","given":"Anton A."},{"family":"Aruleba","given":"Raphael Taiwo"},{"family":"Arumugam","given":"Ashokan"},{"family":"Ashbaugh","given":"Charlie"},{"family":"Ashemo","given":"Mubarek Yesse"},{"family":"Ashraf","given":"Muhammad"},{"family":"Asika","given":"Marvellous O."},{"family":"Askari","given":"Elaheh"},{"family":"Astell-Burt","given":"Thomas"},{"family":"Athari","given":"Seyyed Shamsadin"},{"family":"Atorkey","given":"Prince"},{"family":"Atout","given":"Maha Moh'd Wahbi"},{"family":"Atreya","given":"Alok"},{"family":"Aujayeb","given":"Avinash"},{"family":"Ausloos","given":"Marcel"},{"family":"Avan","given":"Abolfazl"},{"family":"Awotidebe","given":"Adedapo Wasiu"},{"family":"Awuviry-Newton","given":"Kofi"},{"family":"Quintanilla","given":"Beatriz Paulina Ayala"},{"family":"Ayuso-Mateos","given":"Jose L."},{"family":"Azadnajafabad","given":"Sina"},{"family":"Azevedo","given":"Rui M. S."},{"family":"Babu","given":"Abraham Samuel"},{"family":"Badar","given":"Muhammad"},{"family":"Badiye","given":"Ashish D."},{"family":"Baghdadi","given":"Soroush"},{"family":"Bagheri","given":"Nasser"},{"family":"Bah","given":"Sulaiman"},{"family":"Bai","given":"Ruhai"},{"family":"Baker","given":"Jennifer L."},{"family":"Bakkannavar","given":"Shankar M."},{"family":"Bako","given":"Abdulaziz T."},{"family":"Balakrishnan","given":"Senthilkumar"},{"family":"Bam","given":"Kiran"},{"family":"Banik","given":"Palash Chandra"},{"family":"Barchitta","given":"Martina"},{"family":"Bardhan","given":"Mainak"},{"family":"Bardideh","given":"Erfan"},{"family":"Barker-Collo","given":"Suzanne Lyn"},{"family":"Barqawi","given":"Hiba Jawdat"},{"family":"Barrow","given":"Amadou"},{"family":"Barteit","given":"Sandra"},{"family":"Barua","given":"Lingkan"},{"family":"Aliabadi","given":"Somaye Bashiri"},{"family":"Basiru","given":"Afisu"},{"family":"Basu","given":"Sanjay"},{"family":"Basu","given":"Saurav"},{"family":"Bathini","given":"Prapthi Persis"},{"family":"Batra","given":"Kavita"},{"family":"Baune","given":"Bernhard T."},{"family":"Bayileyegn","given":"Nebiyou Simegnew"},{"family":"Behnam","given":"Babak"},{"family":"Behnoush","given":"Amir Hossein"},{"family":"Beiranvand","given":"Maryam"},{"family":"Ramirez","given":"Diana Fernanda Bejarano"},{"family":"Bell","given":"Michelle L."},{"family":"Bello","given":"Olorunjuwon Omolaja"},{"family":"Beloukas","given":"Apostolos"},{"family":"Bensenor","given":"Isabela M."},{"family":"Berezvai","given":"Zombor"},{"family":"Bernabe","given":"Eduardo"},{"family":"Bernstein","given":"Robert S."},{"family":"Bettencourt","given":"Paulo J. G."},{"family":"Bhagavathula","given":"Akshaya Srikanth"},{"family":"Bhala","given":"Neeraj"},{"family":"Bhandari","given":"Dinesh"},{"family":"Bhargava","given":"Ashish"},{"family":"Bhaskar","given":"Sonu"},{"family":"Bhat","given":"Vivek"},{"family":"Bhatti","given":"Gurjit Kaur"},{"family":"Bhatti","given":"Jasvinder Singh"},{"family":"Bhatti","given":"Manpreet S."},{"family":"Bhatti","given":"Rajbir"},{"family":"Bhutta","given":"Zulfiqar A."},{"family":"Bikbov","given":"Boris"},{"family":"Bishai","given":"Jessica Devin"},{"family":"Bisignano","given":"Catherine"},{"family":"Bitra","given":"Veera R."},{"family":"Bjørge","given":"Tone"},{"family":"Bodolica","given":"Virginia"},{"family":"Bodunrin","given":"Aadam Olalekan"},{"family":"Bogale","given":"Eyob Ketema"},{"family":"Hashemi","given":"Milad Bonakdar"},{"family":"Bonny","given":"Aime"},{"family":"Basara","given":"Berrak Bora"},{"family":"Borhany","given":"Hamed"},{"family":"Boxe","given":"Christopher"},{"family":"Brady","given":"Oliver J."},{"family":"Bragazzi","given":"Nicola Luigi"},{"family":"Braithwaite","given":"Dejana"},{"family":"Brant","given":"Luisa C."},{"family":"Brauer","given":"Michael"},{"family":"Breitner","given":"Susanne"},{"family":"Brenner","given":"Hermann"},{"family":"Brown","given":"Julie"},{"family":"Brugha","given":"Traolach"},{"family":"Bulamu","given":"Norma B."},{"family":"Buonsenso","given":"Danilo"},{"family":"Burkart","given":"Katrin"},{"family":"Burns","given":"Richard A."},{"family":"Busse","given":"Reinhard"},{"family":"Bustanji","given":"Yasser"},{"family":"Butt","given":"Zahid A."},{"family":"Byun","given":"Justin"},{"family":"Santos","given":"Florentino Luciano Caetano","dropping-particle":"dos"},{"family":"Calina","given":"Daniela"},{"family":"Cámera","given":"Luis Alberto"},{"family":"Campos-Nonato","given":"Ismael R."},{"family":"Cao","given":"Chao"},{"family":"Capodici","given":"Angelo"},{"family":"Carr","given":"Sinclair"},{"family":"Carreras","given":"Giulia"},{"family":"Carugno","given":"Andrea"},{"family":"Carvalho","given":"Márcia"},{"family":"Castaldelli-Maia","given":"Joao Mauricio"},{"family":"Castañeda-Orjuela","given":"Carlos A."},{"family":"Castelpietra","given":"Giulio"},{"family":"Catapano","given":"Alberico L."},{"family":"Cattaruzza","given":"Maria Sofia"},{"family":"Caye","given":"Arthur"},{"family":"Cegolon","given":"Luca"},{"family":"Cembranel","given":"Francieli"},{"family":"Cenderadewi","given":"Muthia"},{"family":"Cerin","given":"Ester"},{"family":"Chakraborty","given":"Promit Ananyo"},{"family":"Chan","given":"Jeffrey Shi Kai"},{"family":"Chan","given":"Raymond N. C."},{"family":"Chandika","given":"Rama Mohan"},{"family":"Chandrasekar","given":"Eeshwar K."},{"family":"Charalampous","given":"Periklis"},{"family":"Chattu","given":"Vijay Kumar"},{"family":"Chatzimavridou-Grigoriadou","given":"Victoria"},{"family":"Chen","given":"Angela W."},{"family":"Chen","given":"An-Tian"},{"family":"Chen","given":"Catherine S."},{"family":"Chen","given":"Haowei"},{"family":"Chen","given":"Nathalie M."},{"family":"Cheng","given":"Esther T. W."},{"family":"Chimed-Ochir","given":"Odgerel"},{"family":"Chimoriya","given":"Ritesh"},{"family":"Ching","given":"Patrick R."},{"family":"Cho","given":"William C. S."},{"family":"Choi","given":"Sungchul"},{"family":"Chong","given":"Bryan"},{"family":"Chong","given":"Yuen Yu"},{"family":"Choudhari","given":"Sonali Gajanan"},{"family":"Chowdhury","given":"Rajiv"},{"family":"Christensen","given":"Steffan Wittrup McPhee"},{"family":"Chu","given":"Dinh-Toi"},{"family":"Chukwu","given":"Isaac Sunday"},{"family":"Chung","given":"Eric"},{"family":"Chung","given":"Eunice"},{"family":"Chutiyami","given":"Muhammad"},{"family":"Claassens","given":"Mareli M."},{"family":"Cogen","given":"Rebecca M."},{"family":"Columbus","given":"Alyssa"},{"family":"Conde","given":"Joao"},{"family":"Cortesi","given":"Paolo Angelo"},{"family":"Cousin","given":"Ewerton"},{"family":"Criqui","given":"Michael H."},{"family":"Cruz-Martins","given":"Natália"},{"family":"Dadras","given":"Omid"},{"family":"Dai","given":"Siyu"},{"family":"Dai","given":"Xiaochen"},{"family":"Dai","given":"Zhaoli"},{"family":"Dalaba","given":"Maxwell Ayindenaba"},{"family":"Damiani","given":"Giovanni"},{"family":"Das","given":"Jai K."},{"family":"Das","given":"Saswati"},{"family":"Dashti","given":"Mohsen"},{"family":"Dávila-Cervantes","given":"Claudio Alberto"},{"family":"Davletov","given":"Kairat"},{"family":"Leo","given":"Diego De"},{"family":"Debele","given":"Aklilu Tamire"},{"family":"Debopadhaya","given":"Shayom"},{"family":"DeCleene","given":"Nicole K."},{"family":"Deeba","given":"Farah"},{"family":"Degenhardt","given":"Louisa"},{"family":"Bo'","given":"Cristian Del"},{"family":"Delgado-Enciso","given":"Ivan"},{"family":"Demetriades","given":"Andreas K."},{"family":"Denova-Gutiérrez","given":"Edgar"},{"family":"Dervenis","given":"Nikolaos"},{"family":"Desai","given":"Hardik Dineshbhai"},{"family":"Desai","given":"Rupak"},{"family":"Deuba","given":"Keshab"},{"family":"Dhama","given":"Kuldeep"},{"family":"Dharmaratne","given":"Samath Dhamminda"},{"family":"Dhingra","given":"Sameer"},{"family":"Silva","given":"Diana Dias","dropping-particle":"da"},{"family":"Diaz","given":"Daniel"},{"family":"Diaz","given":"Luis Antonio"},{"family":"Diaz","given":"Michael J."},{"family":"Dima","given":"Adriana"},{"family":"Ding","given":"Delaney D."},{"family":"Dirac","given":"M. Ashworth"},{"family":"Do","given":"Thao Huynh Phuong"},{"family":"Prado","given":"Camila Bruneli","dropping-particle":"do"},{"family":"Dohare","given":"Sushil"},{"family":"Dominguez","given":"Regina-Mae Villanueva"},{"family":"Dong","given":"Wanyue"},{"family":"Dongarwar","given":"Deepa"},{"family":"D'Oria","given":"Mario"},{"family":"Dorsey","given":"E. Ray"},{"family":"Doshmangir","given":"Leila"},{"family":"Dowou","given":"Robert Kokou"},{"family":"Driscoll","given":"Tim Robert"},{"family":"Dsouza","given":"Haneil Larson"},{"family":"Dsouza","given":"Viola"},{"family":"Dube","given":"John"},{"family":"Dumith","given":"Samuel C."},{"family":"Duncan","given":"Bruce B."},{"family":"Duraes","given":"Andre Rodrigues"},{"family":"Duraisamy","given":"Senbagam"},{"family":"Durojaiye","given":"Oyewole Christopher"},{"family":"Dzianach","given":"Paulina Agnieszka"},{"family":"Dziedzic","given":"Arkadiusz Marian"},{"family":"Eboreime","given":"Ejemai"},{"family":"Ebrahimi","given":"Alireza"},{"family":"Edinur","given":"Hisham Atan"},{"family":"Edvardsson","given":"David"},{"family":"Eikemo","given":"Terje Andreas"},{"family":"Eini","given":"Ebrahim"},{"family":"Ekholuenetale","given":"Michael"},{"family":"Ekundayo","given":"Temitope Cyrus"},{"family":"Sayed","given":"Iman El"},{"family":"Tantawi","given":"Maha El"},{"family":"Elbarazi","given":"Iffat"},{"family":"Elemam","given":"Noha Mousaad"},{"family":"ElGohary","given":"Ghada Metwally Tawfik"},{"family":"Elhadi","given":"Muhammed"},{"family":"Elmeligy","given":"Omar Abdelsadek Abdou"},{"family":"ELNahas","given":"Gihan"},{"family":"Elshaer","given":"Mohammed"},{"family":"Elsohaby","given":"Ibrahim"},{"family":"Bain","given":"Luchuo Engelbert"},{"family":"Erkhembayar","given":"Ryenchindorj"},{"family":"Eshrati","given":"Babak"},{"family":"Estep","given":"Kara"},{"family":"Fabin","given":"Natalia"},{"family":"Fagbamigbe","given":"Adeniyi Francis"},{"family":"Falzone","given":"Luca"},{"family":"Fareed","given":"Mohammad"},{"family":"Farinha","given":"Carla Sofia e Sá"},{"family":"Faris","given":"MoezAlIslam Ezzat Mahmoud"},{"family":"Faro","given":"Andre"},{"family":"Farrokhi","given":"Pegah"},{"family":"Fatehizadeh","given":"Ali"},{"family":"Fauk","given":"Nelsensius Klau"},{"family":"Feigin","given":"Valery L."},{"family":"Feng","given":"Xiaoqi"},{"family":"Fereshtehnejad","given":"Seyed-Mohammad"},{"family":"Feroze","given":"Abdullah Hamid"},{"family":"Ferreira","given":"Nuno"},{"family":"Ferreira","given":"Paulo H."},{"family":"Fischer","given":"Florian"},{"family":"Flavel","given":"Joanne"},{"family":"Flood","given":"David"},{"family":"Flor","given":"Luisa S."},{"family":"Foigt","given":"Nataliya A."},{"family":"Folayan","given":"Morenike Oluwatoyin"},{"family":"Force","given":"Lisa M."},{"family":"Fortuna","given":"Daniela"},{"family":"Foschi","given":"Matteo"},{"family":"Franklin","given":"Richard Charles"},{"family":"Freitas","given":"Alberto"},{"family":"Fukumoto","given":"Takeshi"},{"family":"Furtado","given":"João M."},{"family":"Gaal","given":"Peter Andras"},{"family":"Gadanya","given":"Muktar A."},{"family":"Gaidhane","given":"Abhay Motiramji"},{"family":"Gaihre","given":"Santosh"},{"family":"Galali","given":"Yaseen"},{"family":"Ganbat","given":"Mandukhai"},{"family":"Gandhi","given":"Aravind P."},{"family":"Ganesan","given":"Balasankar"},{"family":"Ganie","given":"Mohd Ashraf"},{"family":"Ganiyani","given":"Mohammad Arfat"},{"family":"Gardner","given":"William M."},{"family":"Gebi","given":"Tilaye Gebru"},{"family":"Gebregergis","given":"Miglas W."},{"family":"Gebrehiwot","given":"Mesfin"},{"family":"Gebremariam","given":"Tesfay B. B."},{"family":"Gebremeskel","given":"Teferi Gebru"},{"family":"Gela","given":"Yibeltal Yismaw"},{"family":"Georgescu","given":"Simona Roxana"},{"family":"Obsa","given":"Abera Getachew"},{"family":"Gething","given":"Peter W."},{"family":"Getie","given":"Molla"},{"family":"Ghadiri","given":"Keyghobad"},{"family":"Ghadirian","given":"Fataneh"},{"family":"Ghailan","given":"Khalid Yaser"},{"family":"Ghajar","given":"Alireza"},{"family":"Ghasemi","given":"MohammadReza"},{"family":"Dabaghi","given":"Ghazal Ghasempour"},{"family":"Ghasemzadeh","given":"Afsaneh"},{"family":"Ghazy","given":"Ramy Mohamed"},{"family":"Gholamrezanezhad","given":"Ali"},{"family":"Ghorbani","given":"Mahsa"},{"family":"Ghotbi","given":"Elena"},{"family":"Gibson","given":"Ruth Margaret"},{"family":"Gill","given":"Tiffany K."},{"family":"Ginindza","given":"Themba G."},{"family":"Girmay","given":"Alem"},{"family":"Glasbey","given":"James C."},{"family":"Göbölös","given":"Laszlo"},{"family":"Godinho","given":"Myron Anthony"},{"family":"Goharinezhad","given":"Salime"},{"family":"Goldust","given":"Mohamad"},{"family":"Golechha","given":"Mahaveer"},{"family":"Goleij","given":"Pouya"},{"family":"Gona","given":"Philimon N."},{"family":"Gorini","given":"Giuseppe"},{"family":"Goulart","given":"Alessandra C."},{"family":"Grada","given":"Ayman"},{"family":"Grivna","given":"Michal"},{"family":"Guan","given":"Shi-Yang"},{"family":"Guarducci","given":"Giovanni"},{"family":"Gubari","given":"Mohammed Ibrahim Mohialdeen"},{"family":"Gudeta","given":"Mesay Dechasa"},{"family":"Guha","given":"Avirup"},{"family":"Guicciardi","given":"Stefano"},{"family":"Gulati","given":"Snigdha"},{"family":"Gulisashvili","given":"David"},{"family":"Gunawardane","given":"Damitha Asanga"},{"family":"Guo","given":"Cui"},{"family":"Gupta","given":"Anish Kumar"},{"family":"Gupta","given":"Bhawna"},{"family":"Gupta","given":"Ishita"},{"family":"Gupta","given":"Mohak"},{"family":"Gupta","given":"Rajeev"},{"family":"Gupta","given":"Veer Bala"},{"family":"Gupta","given":"Vijai Kumar"},{"family":"Gupta","given":"Vivek Kumar"},{"family":"Gutiérrez","given":"Reyna Alma"},{"family":"Habibzadeh","given":"Farrokh"},{"family":"Habibzadeh","given":"Parham"},{"family":"Haddadi","given":"Rasool"},{"family":"Hadi","given":"Najah R."},{"family":"Haep","given":"Nils"},{"family":"Hafezi-Nejad","given":"Nima"},{"family":"Hafiz","given":"Abdul"},{"family":"Hagins","given":"Hailey"},{"family":"Halboub","given":"Esam S."},{"family":"Halimi","given":"Aram"},{"family":"Haller","given":"Sebastian"},{"family":"Halwani","given":"Rabih"},{"family":"Hamilton","given":"Erin B."},{"family":"Hankey","given":"Graeme J."},{"family":"Hannan","given":"Md Abdul"},{"family":"Haque","given":"Md Nuruzzaman"},{"family":"Harapan","given":"Harapan"},{"family":"Haro","given":"Josep Maria"},{"family":"Hartvigsen","given":"Jan"},{"family":"Hasaballah","given":"Ahmed I."},{"family":"Hasan","given":"Ikramul"},{"family":"Hasanian","given":"Mohammad"},{"family":"Hasnain","given":"Md Saquib"},{"family":"Hassan","given":"Amr"},{"family":"Haubold","given":"Johannes"},{"family":"Havmoeller","given":"Rasmus J."},{"family":"Hay","given":"Simon I."},{"family":"Hayat","given":"Khezar"},{"family":"Hebert","given":"Jeffrey J."},{"family":"Hegazi","given":"Omar E."},{"family":"Heidari","given":"Golnaz"},{"family":"Helfer","given":"Bartosz"},{"family":"Hemmati","given":"Mehdi"},{"family":"Hendrie","given":"Delia"},{"family":"Henson","given":"Claire A."},{"family":"Hezam","given":"Kamal"},{"family":"Hiraike","given":"Yuta"},{"family":"Hoan","given":"Nguyen Quoc"},{"family":"Holla","given":"Ramesh"},{"family":"Hon","given":"Julia"},{"family":"Hossain","given":"Md Mahbub"},{"family":"Hosseinzadeh","given":"Hassan"},{"family":"Hosseinzadeh","given":"Mehdi"},{"family":"Hostiuc","given":"Mihaela"},{"family":"Hostiuc","given":"Sorin"},{"family":"Hsu","given":"Johnathan M."},{"family":"Huang","given":"Junjie"},{"family":"Hugo","given":"Fernando N."},{"family":"Hushmandi","given":"Kiavash"},{"family":"Hussain","given":"Javid"},{"family":"Hussein","given":"Nawfal R."},{"family":"Huynh","given":"Chantal K."},{"family":"Huynh","given":"Hong-Han"},{"family":"Hwang","given":"Bing-Fang"},{"family":"Iannucci","given":"Vincent C."},{"family":"Ihler","given":"Audrey L."},{"family":"Ikiroma","given":"Adalia I."},{"family":"Ikuta","given":"Kevin S."},{"family":"Ilesanmi","given":"Olayinka Stephen"},{"family":"Ilic","given":"Irena M."},{"family":"Ilic","given":"Milena D."},{"family":"Imam","given":"Mohammad Tarique"},{"family":"Immurana","given":"Mustapha"},{"family":"Irham","given":"Lalu Muhammad"},{"family":"Islam","given":"Md Rabiul"},{"family":"Islam","given":"Sheikh Mohammed Shariful"},{"family":"Islami","given":"Farhad"},{"family":"Ismail","given":"Faisal"},{"family":"Ismail","given":"Nahlah Elkudssiah"},{"family":"Isola","given":"Gaetano"},{"family":"Iwagami","given":"Masao"},{"family":"Iwu","given":"Chidozie C. D."},{"family":"Iyer","given":"Mahalaxmi"},{"family":"Jaafari","given":"Jalil"},{"family":"Jacobsen","given":"Kathryn H."},{"family":"Jadidi-Niaragh","given":"Farhad"},{"family":"Jafarinia","given":"Morteza"},{"family":"Jaggi","given":"Khushleen"},{"family":"Jahankhani","given":"Kasra"},{"family":"Jahanmehr","given":"Nader"},{"family":"Jahrami","given":"Haitham"},{"family":"Jain","given":"Akhil"},{"family":"Jain","given":"Nityanand"},{"family":"Jairoun","given":"Ammar Abdulrahman"},{"family":"Jaiswal","given":"Abhishek"},{"family":"Jakovljevic","given":"Mihajlo"},{"family":"Jatau","given":"Abubakar Ibrahim"},{"family":"Javadov","given":"Sabzali"},{"family":"Javaheri","given":"Tahereh"},{"family":"Jayapal","given":"Sathish Kumar"},{"family":"Jayaram","given":"Shubha"},{"family":"Jee","given":"Sun Ha"},{"family":"Jeganathan","given":"Jayakumar"},{"family":"Jeyakumar","given":"Angeline"},{"family":"Jha","given":"Anil K."},{"family":"Jiang","given":"Heng"},{"family":"Jin","given":"Yinzi"},{"family":"Jonas","given":"Jost B."},{"family":"Joo","given":"Tamas"},{"family":"Joseph","given":"Abel"},{"family":"Joseph","given":"Nitin"},{"family":"Joshua","given":"Charity Ehimwenma"},{"family":"Jozwiak","given":"Jacek Jerzy"},{"family":"Jürisson","given":"Mikk"},{"family":"K","given":"Vaishali"},{"family":"Kaambwa","given":"Billingsley"},{"family":"Kabir","given":"Ali"},{"family":"Kabir","given":"Zubair"},{"family":"Kadashetti","given":"Vidya"},{"family":"Kalani","given":"Rizwan"},{"family":"Kalankesh","given":"Leila R."},{"family":"Kaliyadan","given":"Feroze"},{"family":"Kalra","given":"Sanjay"},{"family":"Kamenov","given":"Kaloyan"},{"family":"Kamyari","given":"Naser"},{"family":"Kanagasabai","given":"Thanigaivelan"},{"family":"Kandel","given":"Himal"},{"family":"Kanmanthareddy","given":"Arun R."},{"family":"Kanmodi","given":"Kehinde Kazeem"},{"family":"Kantar","given":"Rami S."},{"family":"Karaye","given":"Ibraheem M."},{"family":"Karim","given":"Asima"},{"family":"Karimi","given":"Salah Eddin"},{"family":"Karimi","given":"Yeganeh"},{"family":"Kasraei","given":"Hengameh"},{"family":"Kassel","given":"Molly B."},{"family":"Kauppila","given":"Joonas H."},{"family":"Kawakami","given":"Norito"},{"family":"Kayode","given":"Gbenga A."},{"family":"Kazemi","given":"Foad"},{"family":"Kazemian","given":"Sina"},{"family":"Keikavoosi-Arani","given":"Leila"},{"family":"Keller","given":"Cathleen"},{"family":"Kempen","given":"John H."},{"family":"Kerr","given":"Jessica A."},{"family":"Keshtkar","given":"Kamyab"},{"family":"Kesse-Guyot","given":"Emmanuelle"},{"family":"Keykhaei","given":"Mohammad"},{"family":"Khajuria","given":"Himanshu"},{"family":"Khalaji","given":"Amirmohammad"},{"family":"Khalid","given":"Asaad"},{"family":"Khalid","given":"Nauman"},{"family":"Khalilian","given":"Alireza"},{"family":"Khamesipour","given":"Faham"},{"family":"Khan","given":"Asaduzzaman"},{"family":"Khan","given":"Ikramullah"},{"family":"Khan","given":"Maseer"},{"family":"Khan","given":"Moien AB"},{"family":"Khanmohammadi","given":"Shaghayegh"},{"family":"Khatab","given":"Khaled"},{"family":"Khatami","given":"Fatemeh"},{"family":"Khatatbeh","given":"Moawiah Mohammad"},{"family":"Khater","given":"Amir M."},{"family":"Kashani","given":"Hamid Reza Khayat"},{"family":"Khidri","given":"Feriha Fatima"},{"family":"Khodadoust","given":"Elaheh"},{"family":"Khormali","given":"Moein"},{"family":"Khorrami","given":"Zahra"},{"family":"Kifle","given":"Zemene Demelash"},{"family":"Kim","given":"Min Seo"},{"family":"Kimokoti","given":"Ruth W."},{"family":"Kisa","given":"Adnan"},{"family":"Kisa","given":"Sezer"},{"family":"Knudsen","given":"Ann Kristin Skrindo"},{"family":"Kocarnik","given":"Jonathan M."},{"family":"Kochhar","given":"Sonali"},{"family":"Koh","given":"Hyun Yong"},{"family":"Kolahi","given":"Ali-Asghar"},{"family":"Kompani","given":"Farzad"},{"family":"Koren","given":"Gerbrand"},{"family":"Korzh","given":"Oleksii"},{"family":"Kosen","given":"Soewarta"},{"family":"Laxminarayana","given":"Sindhura Lakshmi Koulmane"},{"family":"Krishan","given":"Kewal"},{"family":"Krishna","given":"Varun"},{"family":"Krishnamoorthy","given":"Vijay"},{"family":"Defo","given":"Barthelemy Kuate"},{"family":"Kuddus","given":"Md Abdul"},{"family":"Kuddus","given":"Mohammed"},{"family":"Kuitunen","given":"Ilari"},{"family":"Kulkarni","given":"Vishnutheertha"},{"family":"Kumar","given":"Manasi"},{"family":"Kumar","given":"Nithin"},{"family":"Kumar","given":"Rakesh"},{"family":"Kurmi","given":"Om P."},{"family":"Kusuma","given":"Dian"},{"family":"Kyu","given":"Hmwe Hmwe"},{"family":"Vecchia","given":"Carlo La"},{"family":"Lacey","given":"Ben"},{"family":"Ladan","given":"Muhammad Awwal"},{"family":"Laflamme","given":"Lucie"},{"family":"Lafranconi","given":"Alessandra"},{"family":"Lahariya","given":"Chandrakant"},{"family":"Lai","given":"Daphne Teck Ching"},{"family":"Lal","given":"Dharmesh Kumar"},{"family":"Lalloo","given":"Ratilal"},{"family":"Lallukka","given":"Tea"},{"family":"Lám","given":"Judit"},{"family":"Lan","given":"Qing"},{"family":"Lan","given":"Tuo"},{"family":"Landires","given":"Iván"},{"family":"Lanfranchi","given":"Francesco"},{"family":"Langguth","given":"Berthold"},{"family":"Laplante-Lévesque","given":"Ariane"},{"family":"Larijani","given":"Bagher"},{"family":"Larsson","given":"Anders O."},{"family":"Lasrado","given":"Savita"},{"family":"Lauriola","given":"Paolo"},{"family":"Le","given":"Huu-Hoai"},{"family":"Le","given":"Long Khanh Dao"},{"family":"Le","given":"Nhi Huu Hanh"},{"family":"Le","given":"Trang Diep Thanh"},{"family":"Leasher","given":"Janet L."},{"family":"Ledda","given":"Caterina"},{"family":"Lee","given":"Munjae"},{"family":"Lee","given":"Paul H."},{"family":"Lee","given":"Sang-woong"},{"family":"Lee","given":"Seung Won"},{"family":"Lee","given":"Wei-Chen"},{"family":"Lee","given":"Yo Han"},{"family":"LeGrand","given":"Kate E."},{"family":"Lenzi","given":"Jacopo"},{"family":"Leong","given":"Elvynna"},{"family":"Leung","given":"Janni"},{"family":"Li","given":"Ming-Chieh"},{"family":"Li","given":"Wei"},{"family":"Li","given":"Xiaopan"},{"family":"Li","given":"Yichong"},{"family":"Li","given":"Yongze"},{"family":"Lim","given":"Lee-Ling"},{"family":"Lim","given":"Stephen S."},{"family":"Lindstrom","given":"Megan"},{"family":"Linn","given":"Shai"},{"family":"Liu","given":"Gang"},{"family":"Liu","given":"Runben"},{"family":"Liu","given":"Shiwei"},{"family":"Liu","given":"Wei"},{"family":"Liu","given":"Xiaofeng"},{"family":"Liu","given":"Xuefeng"},{"family":"Llanaj","given":"Erand"},{"family":"Lo","given":"Chun-Han"},{"family":"López-Bueno","given":"Rubén"},{"family":"Loreche","given":"Arianna Maever"},{"family":"Lorenzovici","given":"László"},{"family":"Lozano","given":"Rafael"},{"family":"Lubinda","given":"Jailos"},{"family":"Lucchetti","given":"Giancarlo"},{"family":"Lunevicius","given":"Raimundas"},{"family":"Lusk","given":"Jay B."},{"family":"Lv","given":"Hengliang"},{"family":"Ma","given":"Zheng Feei"},{"family":"Machairas","given":"Nikolaos"},{"family":"Madureira-Carvalho","given":"Áurea M."},{"family":"Gómez","given":"Javier A. Magaña"},{"family":"Maghazachi","given":"Azzam A."},{"family":"Maharjan","given":"Preeti"},{"family":"Mahasha","given":"Phetole Walter"},{"family":"Maheri","given":"Mina"},{"family":"Mahjoub","given":"Soleiman"},{"family":"Mahmoud","given":"Mansour Adam"},{"family":"Mahmoudi","given":"Elham"},{"family":"Majeed","given":"Azeem"},{"family":"Makris","given":"Konstantinos Christos"},{"family":"Rad","given":"Elaheh Malakan"},{"family":"Malhotra","given":"Kashish"},{"family":"Malik","given":"Ahmad Azam"},{"family":"Malik","given":"Iram"},{"family":"Malta","given":"Deborah Carvalho"},{"family":"Manla","given":"Yosef"},{"family":"Mansour","given":"Ali"},{"family":"Mansouri","given":"Pejman"},{"family":"Mansournia","given":"Mohammad Ali"},{"family":"Herrera","given":"Ana M. Mantilla"},{"family":"Mantovani","given":"Lorenzo Giovanni"},{"family":"Manu","given":"Emmanuel"},{"family":"Marateb","given":"Hamid Reza"},{"family":"Mardi","given":"Parham"},{"family":"Martinez","given":"Gabriel"},{"family":"Martinez-Piedra","given":"Ramon"},{"family":"Martini","given":"Daniela"},{"family":"Martins-Melo","given":"Francisco Rogerlândio"},{"family":"Martorell","given":"Miquel"},{"family":"Marx","given":"Wolfgang"},{"family":"Maryam","given":"Sharmeen"},{"family":"Marzo","given":"Roy Rillera"},{"family":"Mathangasinghe","given":"Yasith"},{"family":"Mathieson","given":"Stephanie"},{"family":"Mathioudakis","given":"Alexander G."},{"family":"Mattumpuram","given":"Jishanth"},{"family":"Maugeri","given":"Andrea"},{"family":"Mayeli","given":"Mahsa"},{"family":"Mazidi","given":"Mohsen"},{"family":"Mazzotti","given":"Antonio"},{"family":"McGrath","given":"John J."},{"family":"McKee","given":"Martin"},{"family":"McKowen","given":"Anna Laura W."},{"family":"McPhail","given":"Michael A."},{"family":"Mehrabani-Zeinabad","given":"Kamran"},{"family":"Nasab","given":"Entezar Mehrabi"},{"family":"Meto","given":"Tesfahun Mekene"},{"family":"Mendoza","given":"Walter"},{"family":"Menezes","given":"Ritesh G."},{"family":"Mensah","given":"George A."},{"family":"Mentis","given":"Alexios-Fotios A."},{"family":"Meo","given":"Sultan Ayoub"},{"family":"Meresa","given":"Haftu Asmerom"},{"family":"Meretoja","given":"Atte"},{"family":"Meretoja","given":"Tuomo J."},{"family":"Mersha","given":"Abera M."},{"family":"Mestrovic","given":"Tomislav"},{"family":"Mettananda","given":"Kukulege Chamila Dinushi"},{"family":"Mettananda","given":"Sachith"},{"family":"Michalek","given":"Irmina Maria"},{"family":"Miller","given":"Paul Anthony"},{"family":"Miller","given":"Ted R."},{"family":"Mills","given":"Edward J."},{"family":"Minh","given":"Le Huu Nhat"},{"family":"Mirijello","given":"Antonio"},{"family":"Mirrakhimov","given":"Erkin M."},{"family":"Mirutse","given":"Mizan Kiros"},{"family":"Mirza-Aghazadeh-Attari","given":"Mohammad"},{"family":"Mirzaei","given":"Maryam"},{"family":"Mirzaei","given":"Roya"},{"family":"Misganaw","given":"Awoke"},{"family":"Mishra","given":"Ajay Kumar"},{"family":"Mitchell","given":"Philip B."},{"family":"Mittal","given":"Chaitanya"},{"family":"Moazen","given":"Babak"},{"family":"Moberg","given":"Madeline E."},{"family":"Mohamed","given":"Jama"},{"family":"Mohamed","given":"Mouhand F. H."},{"family":"Mohamed","given":"Nouh Saad"},{"family":"Mohammadi","given":"Esmaeil"},{"family":"Mohammadi","given":"Soheil"},{"family":"Mohammed","given":"Hussen"},{"family":"Mohammed","given":"Salahuddin"},{"family":"Mohammed","given":"Shafiu"},{"family":"Mohr","given":"Robin M."},{"family":"Mokdad","given":"Ali H."},{"family":"Molinaro","given":"Sabrina"},{"family":"Momtazmanesh","given":"Sara"},{"family":"Monasta","given":"Lorenzo"},{"family":"Mondello","given":"Stefania"},{"family":"Ghalibaf","given":"AmirAli Moodi"},{"family":"Moradi","given":"Maryam"},{"family":"Moradi","given":"Yousef"},{"family":"Moradi-Lakeh","given":"Maziar"},{"family":"Moraga","given":"Paula"},{"family":"Morawska","given":"Lidia"},{"family":"Moreira","given":"Rafael Silveira"},{"family":"Morovatdar","given":"Negar"},{"family":"Morrison","given":"Shane Douglas"},{"family":"Morze","given":"Jakub"},{"family":"Mosapour","given":"Abbas"},{"family":"Mosser","given":"Jonathan F."},{"family":"Mossialos","given":"Elias"},{"family":"Motappa","given":"Rohith"},{"family":"Mougin","given":"Vincent"},{"family":"Mouodi","given":"Simin"},{"family":"Mrejen","given":"Matías"},{"family":"Msherghi","given":"Ahmed"},{"family":"Mubarik","given":"Sumaira"},{"family":"Mueller","given":"Ulrich Otto"},{"family":"Mulita","given":"Francesk"},{"family":"Munjal","given":"Kavita"},{"family":"Murillo-Zamora","given":"Efrén"},{"family":"Murlimanju","given":"B. V."},{"family":"Mustafa","given":"Ghulam"},{"family":"Muthu","given":"Sathish"},{"family":"Muzaffar","given":"Muhammad"},{"family":"Myung","given":"Woojae"},{"family":"Nagarajan","given":"Ahamarshan Jayaraman"},{"family":"Naghavi","given":"Pirouz"},{"family":"Naik","given":"Ganesh R."},{"family":"Nainu","given":"Firzan"},{"family":"Nair","given":"Sanjeev"},{"family":"Najmuldeen","given":"Hastyar Hama Rashid"},{"family":"Nangia","given":"Vinay"},{"family":"Naqvi","given":"Atta Abbas"},{"family":"Narayana","given":"Aparna Ichalangod"},{"family":"Nargus","given":"Shumaila"},{"family":"Nascimento","given":"Gustavo G."},{"family":"Nashwan","given":"Abdulqadir J."},{"family":"Nasrollahizadeh","given":"Ali"},{"family":"Nasrollahizadeh","given":"Amir"},{"family":"Natto","given":"Zuhair S."},{"family":"Nayak","given":"Biswa Prakash"},{"family":"Nayak","given":"Vinod C."},{"family":"Nduaguba","given":"Sabina Onyinye"},{"family":"Negash","given":"Hadush"},{"family":"Negoi","given":"Ionut"},{"family":"Negoi","given":"Ruxandra Irina"},{"family":"Nejadghaderi","given":"Seyed Aria"},{"family":"Nesbit","given":"Olivia D."},{"family":"Netsere","given":"Henok Biresaw"},{"family":"Ng","given":"Marie"},{"family":"Nguefack-Tsague","given":"Georges"},{"family":"Ngunjiri","given":"Josephine W."},{"family":"Nguyen","given":"Dang H."},{"family":"Nguyen","given":"Hien Quang"},{"family":"Niazi","given":"Robina Khan"},{"family":"Nikolouzakis","given":"Taxiarchis Konstantinos"},{"family":"Nikoobar","given":"Ali"},{"family":"Nikoomanesh","given":"Fatemeh"},{"family":"Nikpoor","given":"Amin Reza"},{"family":"Nnaji","given":"Chukwudi A."},{"family":"Nnyanzi","given":"Lawrence Achilles"},{"family":"Noman","given":"Efaq Ali"},{"family":"Nomura","given":"Shuhei"},{"family":"Norrving","given":"Bo"},{"family":"Nri-Ezedi","given":"Chisom Adaobi"},{"family":"Ntaios","given":"George"},{"family":"Ntsekhe","given":"Mpiko"},{"family":"Nurrika","given":"Dieta"},{"family":"Nzoputam","given":"Chimezie Igwegbe"},{"family":"Nzoputam","given":"Ogochukwu Janet"},{"family":"Oancea","given":"Bogdan"},{"family":"Odetokun","given":"Ismail A."},{"family":"O'Donnell","given":"Martin James"},{"family":"Oguntade","given":"Ayodipupo Sikiru"},{"family":"Oguta","given":"James Odhiambo"},{"family":"Okati-Aliabad","given":"Hassan"},{"family":"Okeke","given":"Sylvester Reuben"},{"family":"Okekunle","given":"Akinkunmi Paul"},{"family":"Okonji","given":"Osaretin Christabel"},{"family":"Olagunju","given":"Andrew T."},{"family":"Olasupo","given":"Omotola O."},{"family":"Olatubi","given":"Matthew Idowu"},{"family":"Oliveira","given":"Gláucia Maria Moraes"},{"family":"Olufadewa","given":"Isaac Iyinoluwa"},{"family":"Olusanya","given":"Bolajoko Olubukunola"},{"family":"Olusanya","given":"Jacob Olusegun"},{"family":"Omar","given":"Hany A."},{"family":"Omer","given":"Goran Latif"},{"family":"Omonisi","given":"Abidemi E. Emmanuel"},{"family":"Onie","given":"Sandersan"},{"family":"Onwujekwe","given":"Obinna E."},{"family":"Ordak","given":"Michal"},{"family":"Orish","given":"Verner N."},{"family":"Ortega-Altamirano","given":"Doris V."},{"family":"Ortiz","given":"Alberto"},{"family":"Ortiz-Brizuela","given":"Edgar"},{"family":"Osman","given":"Wael M. S."},{"family":"Ostroff","given":"Samuel M."},{"family":"Osuagwu","given":"Uchechukwu Levi"},{"family":"Otoiu","given":"Adrian"},{"family":"Otstavnov","given":"Nikita"},{"family":"Otstavnov","given":"Stanislav S."},{"family":"Ouyahia","given":"Amel"},{"family":"Ouyang","given":"Guoqing"},{"family":"Owolabi","given":"Mayowa O."},{"family":"A","given":"Mahesh Padukudru P."},{"family":"Padron-Monedero","given":"Alicia"},{"family":"Padubidri","given":"Jagadish Rao"},{"family":"Palicz","given":"Tamás"},{"family":"Palladino","given":"Claudia"},{"family":"Pan","given":"Feng"},{"family":"Pandi-Perumal","given":"Seithikurippu R."},{"family":"Pangaribuan","given":"Helena Ullyartha"},{"family":"Panos","given":"Georgios D."},{"family":"Panos","given":"Leonidas D."},{"family":"Stoian","given":"Anca Mihaela Pantea"},{"family":"Pardhan","given":"Shahina"},{"family":"Parikh","given":"Romil R."},{"family":"Pashaei","given":"Ava"},{"family":"Pasovic","given":"Maja"},{"family":"Passera","given":"Roberto"},{"family":"Patel","given":"Jay"},{"family":"Patel","given":"Sangram Kishor"},{"family":"Patil","given":"Shankargouda"},{"family":"Patoulias","given":"Dimitrios"},{"family":"Patthipati","given":"Venkata Suresh"},{"family":"Pawar","given":"Shrikant"},{"family":"Toroudi","given":"Hamidreza Pazoki"},{"family":"Pease","given":"Spencer A."},{"family":"Peden","given":"Amy E."},{"family":"Pedersini","given":"Paolo"},{"family":"Peng","given":"Minjin"},{"family":"Pensato","given":"Umberto"},{"family":"Pepito","given":"Veincent Christian Filipino"},{"family":"Peprah","given":"Emmanuel K."},{"family":"Peprah","given":"Prince"},{"family":"Perdigão","given":"João"},{"family":"Pereira","given":"Maria Odete"},{"family":"Perianayagam","given":"Arokiasamy"},{"family":"Perico","given":"Norberto"},{"family":"Pesudovs","given":"Konrad"},{"family":"Petermann-Rocha","given":"Fanny Emily"},{"family":"Petri","given":"William A."},{"family":"Pham","given":"Hoang Tran"},{"family":"Philip","given":"Anil K."},{"family":"Phillips","given":"Michael R."},{"family":"Pigeolet","given":"Manon"},{"family":"Pigott","given":"David M."},{"family":"Pillay","given":"Julian David"},{"family":"Piracha","given":"Zahra Zahid"},{"family":"Pirouzpanah","given":"Saeed"},{"family":"Plass","given":"Dietrich"},{"family":"Plotnikov","given":"Evgenii"},{"family":"Poddighe","given":"Dimitri"},{"family":"Polinder","given":"Suzanne"},{"family":"Postma","given":"Maarten J."},{"family":"Pourtaheri","given":"Naeimeh"},{"family":"Prada","given":"Sergio I."},{"family":"Pradhan","given":"Pranil Man Singh"},{"family":"Prakash","given":"V."},{"family":"Prasad","given":"Manya"},{"family":"Prates","given":"Elton Junio Sady"},{"family":"Priscilla","given":"Tina"},{"family":"Pritchett","given":"Natalie"},{"family":"Puri","given":"Pooja"},{"family":"Puvvula","given":"Jagadeesh"},{"family":"Qasim","given":"Nameer Hashim"},{"family":"Qattea","given":"Ibrahim"},{"family":"Qazi","given":"Asma Saleem"},{"family":"Qian","given":"Gangzhen"},{"family":"Rad","given":"Mehrdad Rabiee"},{"family":"Radhakrishnan","given":"Raghu Anekal"},{"family":"Radhakrishnan","given":"Venkatraman"},{"family":"Shahraki","given":"Hadi Raeisi"},{"family":"Rafferty","given":"Quinn"},{"family":"Raggi","given":"Alberto"},{"family":"Raghav","given":"Pankaja Raghav"},{"family":"Rahim","given":"Md Jillur"},{"family":"Rahman","given":"Md Mosfequr"},{"family":"Rahman","given":"Mohammad Hifz Ur"},{"family":"Rahman","given":"Mosiur"},{"family":"Rahman","given":"Muhammad Aziz"},{"family":"Rahmani","given":"Shayan"},{"family":"Rahmanian","given":"Mohammad"},{"family":"Rahmawaty","given":"Setyaningrum"},{"family":"Rajaa","given":"Sathish"},{"family":"Ramadan","given":"Mahmoud Mohammed"},{"family":"Ramasamy","given":"Shakthi Kumaran"},{"family":"Ramasubramani","given":"Premkumar"},{"family":"Ramazanu","given":"Sheena"},{"family":"Rana","given":"Kritika"},{"family":"Ranabhat","given":"Chhabi Lal"},{"family":"Rancic","given":"Nemanja"},{"family":"Rane","given":"Amey"},{"family":"Rao","given":"Chythra R."},{"family":"Rao","given":"Kumuda"},{"family":"Rao","given":"Mithun"},{"family":"Rao","given":"Sowmya J."},{"family":"Rashidi","given":"Mohammad-Mahdi"},{"family":"Babu","given":"Giridhara Rathnaiah"},{"family":"Rauniyar","given":"Santosh Kumar"},{"family":"Rawaf","given":"David Laith"},{"family":"Rawaf","given":"Salman"},{"family":"Razo","given":"Christian"},{"family":"Reddy","given":"Murali Mohan Rama Krishna"},{"family":"Redwan","given":"Elrashdy Moustafa Mohamed"},{"family":"Reifels","given":"Lennart"},{"family":"Jr","given":"Robert C. Reiner"},{"family":"Remuzzi","given":"Giuseppe"},{"family":"Renzaho","given":"Andre M. N."},{"family":"Reshmi","given":"Bhageerathy"},{"family":"Reyes","given":"Luis Felipe"},{"family":"Rezaei","given":"Nazila"},{"family":"Rezaei","given":"Negar"},{"family":"Rezaei","given":"Nima"},{"family":"Hachesu","given":"Peyman Rezaei"},{"family":"Rezaeian","given":"Mohsen"},{"family":"Rickard","given":"Jennifer"},{"family":"Rodrigues","given":"Célia Fortuna"},{"family":"Rodriguez","given":"Jefferson Antonio Buendia"},{"family":"Roever","given":"Leonardo"},{"family":"Ronfani","given":"Luca"},{"family":"Roshandel","given":"Gholamreza"},{"family":"Rotimi","given":"Kunle"},{"family":"Rout","given":"Himanshu Sekhar"},{"family":"Roy","given":"Bedanta"},{"family":"Roy","given":"Nitai"},{"family":"Roy","given":"Priyanka"},{"family":"Rubagotti","given":"Enrico"},{"family":"N","given":"Chandan S."},{"family":"Saad","given":"Aly M. A."},{"family":"Saber-Ayad","given":"Maha Mohamed"},{"family":"Sabour","given":"Siamak"},{"family":"Sacco","given":"Simona"},{"family":"Sachdev","given":"Perminder S."},{"family":"Saddik","given":"Basema"},{"family":"Saddler","given":"Adam"},{"family":"Sadee","given":"Bashdar Abuzed"},{"family":"Sadeghi","given":"Erfan"},{"family":"Sadeghi","given":"Masoumeh"},{"family":"Saeb","given":"Mohammad Reza"},{"family":"Saeed","given":"Umar"},{"family":"Safi","given":"Sher Zaman"},{"family":"Sagar","given":"Rajesh"},{"family":"Sagoe","given":"Dominic"},{"family":"Saif","given":"Zahra"},{"family":"Sajid","given":"Mirza Rizwan"},{"family":"Sakshaug","given":"Joseph W."},{"family":"Salam","given":"Nasir"},{"family":"Salami","given":"Afeez Abolarinwa"},{"family":"Salaroli","given":"Luciane B."},{"family":"Saleh","given":"Mohamed A."},{"family":"Salem","given":"Marwa Rashad"},{"family":"Salem","given":"Mohammed Z. Y."},{"family":"Sallam","given":"Malik"},{"family":"Samadzadeh","given":"Sara"},{"family":"Samargandy","given":"Saad"},{"family":"Samodra","given":"Yoseph Leonardo"},{"family":"Samy","given":"Abdallah M."},{"family":"Sanabria","given":"Juan"},{"family":"Sanna","given":"Francesca"},{"family":"Santos","given":"Itamar S."},{"family":"Santric-Milicevic","given":"Milena M."},{"family":"Sarasmita","given":"Made Ary"},{"family":"Sarikhani","given":"Yaser"},{"family":"Sarmiento-Suárez","given":"Rodrigo"},{"family":"Sarode","given":"Gargi Sachin"},{"family":"Sarode","given":"Sachin C."},{"family":"Sarveazad","given":"Arash"},{"family":"Sathian","given":"Brijesh"},{"family":"Sathyanarayan","given":"Anudeep"},{"family":"Satpathy","given":"Maheswar"},{"family":"Sawhney","given":"Monika"},{"family":"Scarmeas","given":"Nikolaos"},{"family":"Schaarschmidt","given":"Benedikt Michael"},{"family":"Schmidt","given":"Maria Inês"},{"family":"Schneider","given":"Ione Jayce Ceola"},{"family":"Schumacher","given":"Austin E."},{"family":"Schwebel","given":"David C."},{"family":"Schwendicke","given":"Falk"},{"family":"Sedighi","given":"Mansour"},{"family":"Senapati","given":"Sabyasachi"},{"family":"Senthilkumaran","given":"Subramanian"},{"family":"Sepanlou","given":"Sadaf G."},{"family":"Sethi","given":"Yashendra"},{"family":"Setoguchi","given":"Soko"},{"family":"Seylani","given":"Allen"},{"family":"Shadid","given":"Jamileh"},{"family":"Shafie","given":"Mahan"},{"family":"Shah","given":"Humaira"},{"family":"Shah","given":"Nilay S."},{"family":"Shah","given":"Pritik A."},{"family":"Shahbandi","given":"Ataollah"},{"family":"Shahid","given":"Samiah"},{"family":"Shahid","given":"Wajeehah"},{"family":"Shahwan","given":"Moyad Jamal"},{"family":"Shaikh","given":"Masood Ali"},{"family":"Shakeri","given":"Alireza"},{"family":"Shalash","given":"Ali S."},{"family":"Sham","given":"Sunder"},{"family":"Shamim","given":"Muhammad Aaqib"},{"family":"Shamshirgaran","given":"Mohammad Ali"},{"family":"Shamsi","given":"Mohammad Anas"},{"family":"Shanawaz","given":"Mohd"},{"family":"Shankar","given":"Abhishek"},{"family":"Shannawaz","given":"Mohammed"},{"family":"Sharath","given":"Medha"},{"family":"Sharifan","given":"Amin"},{"family":"Sharifi-Rad","given":"Javad"},{"family":"Sharma","given":"Manoj"},{"family":"Sharma","given":"Rajesh"},{"family":"Sharma","given":"Saurab"},{"family":"Sharma","given":"Ujjawal"},{"family":"Sharma","given":"Vishal"},{"family":"Shastry","given":"Rajesh P."},{"family":"Shavandi","given":"Amin"},{"family":"Shayan","given":"Amir Mehdi"},{"family":"Shayan","given":"Maryam"},{"family":"Shehabeldine","given":"Amr Mohamed Elsayed"},{"family":"Shetty","given":"Pavanchand H."},{"family":"Shibuya","given":"Kenji"},{"family":"Shifa","given":"Jemal Ebrahim"},{"family":"Shiferaw","given":"Desalegn"},{"family":"Shiferaw","given":"Wondimeneh Shibabaw"},{"family":"Shigematsu","given":"Mika"},{"family":"Shiri","given":"Rahman"},{"family":"Shitaye","given":"Nebiyu Aniley"},{"family":"Shittu","given":"Aminu"},{"family":"Shivakumar","given":"K. M."},{"family":"Shivarov","given":"Velizar"},{"family":"Eshkiki","given":"Zahra Shokati"},{"family":"Shool","given":"Sina"},{"family":"Shrestha","given":"Sunil"},{"family":"Shuval","given":"Kerem"},{"family":"Sibhat","given":"Migbar Mekonnen"},{"family":"Siddig","given":"Emmanuel Edwar"},{"family":"Sigfusdottir","given":"Inga Dora"},{"family":"Silva","given":"Diego Augusto Santos"},{"family":"Silva","given":"João Pedro"},{"family":"Silva","given":"Luís Manuel Lopes Rodrigues"},{"family":"Silva","given":"Soraia"},{"family":"Simpson","given":"Colin R."},{"family":"Singal","given":"Anjali"},{"family":"Singh","given":"Abhinav"},{"family":"Singh","given":"Balbir Bagicha"},{"family":"Singh","given":"Harmanjit"},{"family":"Singh","given":"Jasvinder A."},{"family":"Singh","given":"Mahendra"},{"family":"Singh","given":"Paramdeep"},{"family":"Skou","given":"Søren T."},{"family":"Sleet","given":"David A."},{"family":"Slepak","given":"Erica Leigh N."},{"family":"Solanki","given":"Ranjan"},{"family":"Soliman","given":"Sameh S. M."},{"family":"Song","given":"Suhang"},{"family":"Song","given":"Yimeng"},{"family":"Sorensen","given":"Reed J. D."},{"family":"Soriano","given":"Joan B."},{"family":"Soyiri","given":"Ireneous N."},{"family":"Spartalis","given":"Michael"},{"family":"Sreeramareddy","given":"Chandrashekhar T."},{"family":"Stark","given":"Benjamin A."},{"family":"Starodubova","given":"Antonina V."},{"family":"Stein","given":"Caroline"},{"family":"Stein","given":"Dan J."},{"family":"Steiner","given":"Caitlyn"},{"family":"Steiner","given":"Timothy J."},{"family":"Steinmetz","given":"Jaimie D."},{"family":"Steiropoulos","given":"Paschalis"},{"family":"Stockfelt","given":"Leo"},{"family":"Stokes","given":"Mark A."},{"family":"Subedi","given":"Narayan Subedi"},{"family":"Subramaniyan","given":"Vetriselvan"},{"family":"Suemoto","given":"Claudia Kimie"},{"family":"Suleman","given":"Muhammad"},{"family":"Abdulkader","given":"Rizwan Suliankatchi"},{"family":"Sultana","given":"Abida"},{"family":"Sundström","given":"Johan"},{"family":"Swain","given":"Chandan Kumar"},{"family":"Szarpak","given":"Lukasz"},{"family":"Damavandi","given":"Payam Tabaee"},{"family":"Tabarés-Seisdedos","given":"Rafael"},{"family":"Malazy","given":"Ozra Tabatabaei"},{"family":"Tabatabaeizadeh","given":"Seyed-Amir"},{"family":"Tabatabai","given":"Shima"},{"family":"Tabche","given":"Celine"},{"family":"Tabish","given":"Mohammad"},{"family":"Tadakamadla","given":"Santosh Kumar"},{"family":"Abkenar","given":"Yasaman Taheri"},{"family":"Soodejani","given":"Moslem Taheri"},{"family":"Taherkhani","given":"Amir"},{"family":"Taiba","given":"Jabeen"},{"family":"Talaat","given":"Iman M."},{"family":"Talukder","given":"Ashis"},{"family":"Tampa","given":"Mircea"},{"family":"Tamuzi","given":"Jacques Lukenze"},{"family":"Tan","given":"Ker-Kan"},{"family":"Tandukar","given":"Sarmila"},{"family":"Tang","given":"Haosu"},{"family":"Oliaee","given":"Razieh Tavakoli"},{"family":"Tavangar","given":"Seyed Mohammad"},{"family":"Teimoori","given":"Mojtaba"},{"family":"Temsah","given":"Mohamad-Hani"},{"family":"Teramoto","given":"Masayuki"},{"family":"Thangaraju","given":"Pugazhenthan"},{"family":"Thankappan","given":"Kavumpurathu Raman"},{"family":"Thapar","given":"Rekha"},{"family":"Thayakaran","given":"Rasiah"},{"family":"Thirunavukkarasu","given":"Sathish"},{"family":"Thomas","given":"Nihal"},{"family":"Thomas","given":"Nikhil Kenny"},{"family":"Thum","given":"Chern Choong Chern"},{"family":"Tichopad","given":"Ales"},{"family":"Ticoalu","given":"Jansje Henny Vera"},{"family":"Tillawi","given":"Tala"},{"family":"Tiruye","given":"Tenaw Yimer"},{"family":"Tobe-Gai","given":"Ruoyan"},{"family":"Tonelli","given":"Marcello"},{"family":"Topor-Madry","given":"Roman"},{"family":"Torre","given":"Anna E."},{"family":"Touvier","given":"Mathilde"},{"family":"Tovani-Palone","given":"Marcos Roberto"},{"family":"Tran","given":"Jasmine T."},{"family":"Tran","given":"Mai Thi Ngoc"},{"family":"Tran","given":"Nghia Minh"},{"family":"Tran","given":"Ngoc-Ha"},{"family":"Trico","given":"Domenico"},{"family":"Tromans","given":"Samuel Joseph"},{"family":"Truyen","given":"Thien Tan Tri Tai"},{"family":"Tsatsakis","given":"Aristidis"},{"family":"Tsegay","given":"Guesh Mebrahtom"},{"family":"Tsermpini","given":"Evangelia Eirini"},{"family":"Tumurkhuu","given":"Munkhtuya"},{"family":"Tyrovolas","given":"Stefanos"},{"family":"Udoh","given":"Arit"},{"family":"Umair","given":"Muhammad"},{"family":"Umakanthan","given":"Srikanth"},{"family":"Umar","given":"Tungki Pratama"},{"family":"Undurraga","given":"Eduardo A."},{"family":"Unim","given":"Brigid"},{"family":"Unnikrishnan","given":"Bhaskaran"},{"family":"Unsworth","given":"Carolyn Anne"},{"family":"Upadhyay","given":"Era"},{"family":"Urso","given":"Daniele"},{"family":"Usman","given":"Jibrin Sammani"},{"family":"Vahabi","given":"Seyed Mohammad"},{"family":"Vaithinathan","given":"Asokan Govindaraj"},{"family":"Eynde","given":"Jef Van","dropping-particle":"den"},{"family":"Varga","given":"Orsolya"},{"family":"Varma","given":"Ravi Prasad"},{"family":"Vart","given":"Priya"},{"family":"Vasankari","given":"Tommi Juhani"},{"family":"Vasic","given":"Milena"},{"family":"Vaziri","given":"Siavash"},{"family":"Vellingiri","given":"Balachandar"},{"family":"Venketasubramanian","given":"Narayanaswamy"},{"family":"Veroux","given":"Massimiliano"},{"family":"Verras","given":"Georgios-Ioannis"},{"family":"Vervoort","given":"Dominique"},{"family":"Villafañe","given":"Jorge Hugo"},{"family":"Violante","given":"Francesco S."},{"family":"Vlassov","given":"Vasily"},{"family":"Vollset","given":"Stein Emil"},{"family":"Volovat","given":"Simona Ruxandra"},{"family":"Vongpradith","given":"Avina"},{"family":"Waheed","given":"Yasir"},{"family":"Wang","given":"Cong"},{"family":"Wang","given":"Fang"},{"family":"Wang","given":"Ning"},{"family":"Wang","given":"Shu"},{"family":"Wang","given":"Yanzhong"},{"family":"Wang","given":"Yuan-Pang"},{"family":"Ward","given":"Paul"},{"family":"Wassie","given":"Emebet Gashaw"},{"family":"Weaver","given":"Marcia R."},{"family":"Weerakoon","given":"Kosala Gayan"},{"family":"Weintraub","given":"Robert G."},{"family":"Weiss","given":"Daniel J."},{"family":"Weldemariam","given":"Abrha Hailay"},{"family":"Wells","given":"Katherine M."},{"family":"Wen","given":"Yi Feng"},{"family":"Whisnant","given":"Joanna L."},{"family":"Whiteford","given":"Harvey A."},{"family":"Wiangkham","given":"Taweewat"},{"family":"Wickramasinghe","given":"Dakshitha Praneeth"},{"family":"Wickramasinghe","given":"Nuwan Darshana"},{"family":"Wilandika","given":"Angga"},{"family":"Wilkerson","given":"Caroline"},{"family":"Willeit","given":"Peter"},{"family":"Wimo","given":"Anders"},{"family":"Woldegebreal","given":"Demewoz H."},{"family":"Wolf","given":"Axel Walter"},{"family":"Wong","given":"Yen Jun"},{"family":"Woolf","given":"Anthony D."},{"family":"Wu","given":"Chenkai"},{"family":"Wu","given":"Felicia"},{"family":"Wu","given":"Xinsheng"},{"family":"Wu","given":"Zenghong"},{"family":"Hanson","given":"Sarah Wulf"},{"family":"Xia","given":"Yanjie"},{"family":"Xiao","given":"Hong"},{"family":"Xu","given":"Xiaoyue"},{"family":"Xu","given":"Yvonne Yiru"},{"family":"Yadav","given":"Lalit"},{"family":"Yadollahpour","given":"Ali"},{"family":"Yaghoubi","given":"Sajad"},{"family":"Yamagishi","given":"Kazumasa"},{"family":"Yang","given":"Lin"},{"family":"Yano","given":"Yuichiro"},{"family":"Yao","given":"Yao"},{"family":"Yaribeygi","given":"Habib"},{"family":"Yazdanpanah","given":"Mohammad Hosein"},{"family":"Ye","given":"Pengpeng"},{"family":"Yehualashet","given":"Sisay Shewasinad"},{"family":"Yesuf","given":"Subah Abderehim"},{"family":"Yezli","given":"Saber"},{"family":"Yiğit","given":"Arzu"},{"family":"Yiğit","given":"Vahit"},{"family":"Yigzaw","given":"Zeamanuel Anteneh"},{"family":"Yismaw","given":"Yazachew"},{"family":"Yon","given":"Dong Keon"},{"family":"Yonemoto","given":"Naohiro"},{"family":"Younis","given":"Mustafa Z."},{"family":"Yu","given":"Chuanhua"},{"family":"Yu","given":"Yong"},{"family":"Yusuf","given":"Hadiza"},{"family":"Zahid","given":"Mondal Hasan"},{"family":"Zakham","given":"Fathiah"},{"family":"Zaki","given":"Leila"},{"family":"Zaki","given":"Nazar"},{"family":"Zaman","given":"Burhan Abdullah"},{"family":"Zamora","given":"Nelson"},{"family":"Zand","given":"Ramin"},{"family":"Zandieh","given":"Ghazal G. Z."},{"family":"Zar","given":"Heather J."},{"family":"Zarrintan","given":"Armin"},{"family":"Zastrozhin","given":"Mikhail Sergeevich"},{"family":"Zhang","given":"Haijun"},{"family":"Zhang","given":"Ning"},{"family":"Zhang","given":"Yunquan"},{"family":"Zhao","given":"Hanqing"},{"family":"Zhong","given":"Chenwen"},{"family":"Zhong","given":"Panliang"},{"family":"Zhou","given":"Juexiao"},{"family":"Zhu","given":"Zhaohua"},{"family":"Ziafati","given":"Makan"},{"family":"Zielińska","given":"Magdalena"},{"family":"Zimsen","given":"Stephanie R. M."},{"family":"Zoladl","given":"Mohammad"},{"family":"Zumla","given":"Alimuddin"},{"family":"Zyoud","given":"Samer H."},{"family":"Vos","given":"Theo"},{"family":"Murray","given":"Christopher J. L."}],"issued":{"date-parts":[["2024",5,18]]}}}],"schema":"https://github.com/citation-style-language/schema/raw/master/csl-citation.json"} </w:instrText>
      </w:r>
      <w:r w:rsidR="00A970E4">
        <w:rPr>
          <w:rFonts w:cs="Arial"/>
          <w:lang w:val="en-GB"/>
        </w:rPr>
        <w:fldChar w:fldCharType="separate"/>
      </w:r>
      <w:r w:rsidR="009A2A89">
        <w:rPr>
          <w:rFonts w:cs="Arial"/>
          <w:kern w:val="0"/>
          <w:lang w:val="en-GB"/>
        </w:rPr>
        <w:t>(27)</w:t>
      </w:r>
      <w:r w:rsidR="00A970E4">
        <w:rPr>
          <w:rFonts w:cs="Arial"/>
          <w:lang w:val="en-GB"/>
        </w:rPr>
        <w:fldChar w:fldCharType="end"/>
      </w:r>
      <w:r w:rsidRPr="00F60335">
        <w:rPr>
          <w:rFonts w:cs="Arial"/>
          <w:lang w:val="en-GB"/>
        </w:rPr>
        <w:t xml:space="preserve">, (2) representativeness across major health domains (e.g., infectious, noncommunicable, maternal/child, injury-related), and (3) relevance to global equity and neglected health priorities. Disease selection was guided by the Global Burden of Disease (GBD) 2021 study, the </w:t>
      </w:r>
      <w:bookmarkStart w:id="24" w:name="OLE_LINK33"/>
      <w:bookmarkStart w:id="25" w:name="OLE_LINK34"/>
      <w:r w:rsidRPr="00F60335">
        <w:rPr>
          <w:rFonts w:cs="Arial"/>
          <w:lang w:val="en-GB"/>
        </w:rPr>
        <w:t xml:space="preserve">WHO </w:t>
      </w:r>
      <w:bookmarkEnd w:id="24"/>
      <w:bookmarkEnd w:id="25"/>
      <w:r w:rsidRPr="00F60335">
        <w:rPr>
          <w:rFonts w:cs="Arial"/>
          <w:lang w:val="en-GB"/>
        </w:rPr>
        <w:t xml:space="preserve">Global Health Observatory, and strategic policy frameworks such as the </w:t>
      </w:r>
      <w:bookmarkStart w:id="26" w:name="OLE_LINK35"/>
      <w:bookmarkStart w:id="27" w:name="OLE_LINK36"/>
      <w:r w:rsidRPr="00F60335">
        <w:rPr>
          <w:rFonts w:cs="Arial"/>
          <w:lang w:val="en-GB"/>
        </w:rPr>
        <w:t xml:space="preserve">WHO NTD </w:t>
      </w:r>
      <w:bookmarkEnd w:id="26"/>
      <w:bookmarkEnd w:id="27"/>
      <w:r w:rsidRPr="00F60335">
        <w:rPr>
          <w:rFonts w:cs="Arial"/>
          <w:lang w:val="en-GB"/>
        </w:rPr>
        <w:t xml:space="preserve">roadmap </w:t>
      </w:r>
      <w:r w:rsidR="009A2A89">
        <w:rPr>
          <w:rFonts w:cs="Arial"/>
          <w:lang w:val="en-GB"/>
        </w:rPr>
        <w:t>(</w:t>
      </w:r>
      <w:r w:rsidR="009A2A89" w:rsidRPr="009A2A89">
        <w:rPr>
          <w:rFonts w:cs="Arial"/>
          <w:lang w:val="en-GB"/>
        </w:rPr>
        <w:t>https://www.who.int/publications/i/item/9789240010352</w:t>
      </w:r>
      <w:r w:rsidR="009A2A89">
        <w:rPr>
          <w:rFonts w:cs="Arial"/>
          <w:lang w:val="en-GB"/>
        </w:rPr>
        <w:t>)</w:t>
      </w:r>
      <w:r w:rsidRPr="00F60335">
        <w:rPr>
          <w:rFonts w:cs="Arial"/>
          <w:lang w:val="en-GB"/>
        </w:rPr>
        <w:t xml:space="preserve"> and the GINA Asthma report</w:t>
      </w:r>
      <w:r w:rsidR="009A2A89">
        <w:rPr>
          <w:rFonts w:cs="Arial"/>
          <w:lang w:val="en-GB"/>
        </w:rPr>
        <w:t xml:space="preserve"> (</w:t>
      </w:r>
      <w:r w:rsidR="009A2A89" w:rsidRPr="009A2A89">
        <w:rPr>
          <w:rFonts w:cs="Arial"/>
          <w:lang w:val="en-GB"/>
        </w:rPr>
        <w:t>https://ginasthma.org/reports/</w:t>
      </w:r>
      <w:r w:rsidR="009A2A89">
        <w:rPr>
          <w:rFonts w:cs="Arial"/>
          <w:lang w:val="en-GB"/>
        </w:rPr>
        <w:t>)</w:t>
      </w:r>
      <w:r w:rsidRPr="00F60335">
        <w:rPr>
          <w:rFonts w:cs="Arial"/>
          <w:lang w:val="en-GB"/>
        </w:rPr>
        <w:t>.</w:t>
      </w:r>
    </w:p>
    <w:p w14:paraId="03E6FC01" w14:textId="5C7FD9BB" w:rsidR="000F16D0" w:rsidRPr="00F60335" w:rsidRDefault="000F16D0" w:rsidP="000F16D0">
      <w:pPr>
        <w:rPr>
          <w:rFonts w:cs="Arial"/>
          <w:lang w:val="en-GB"/>
        </w:rPr>
      </w:pPr>
      <w:r w:rsidRPr="00F60335">
        <w:rPr>
          <w:rFonts w:cs="Arial"/>
          <w:lang w:val="en-GB"/>
        </w:rPr>
        <w:t>For each disease, we extracted DALYs, annual deaths, and prevalence estimates from the Global Burden of Disease 2021 (filtered for Global, Both sexes, All ages, and "Number" as the metric). These indicators were integrated into a composite burden score using the formula:</w:t>
      </w:r>
    </w:p>
    <w:p w14:paraId="08DCBA08" w14:textId="77777777" w:rsidR="000F16D0" w:rsidRPr="00F60335" w:rsidRDefault="000F16D0" w:rsidP="000F16D0">
      <w:pPr>
        <w:jc w:val="center"/>
        <w:rPr>
          <w:rFonts w:cs="Arial"/>
          <w:i/>
          <w:lang w:val="en-GB"/>
        </w:rPr>
      </w:pPr>
      <w:r w:rsidRPr="00F60335">
        <w:rPr>
          <w:rFonts w:cs="Arial"/>
          <w:i/>
          <w:lang w:val="en-GB"/>
        </w:rPr>
        <w:t>Burden Score = (0.5 × DALYs) + (50 × Deaths) + [10 × log</w:t>
      </w:r>
      <w:r w:rsidRPr="00F60335">
        <w:rPr>
          <w:rFonts w:ascii="Cambria Math" w:hAnsi="Cambria Math" w:cs="Cambria Math"/>
          <w:i/>
          <w:lang w:val="en-GB"/>
        </w:rPr>
        <w:t>₁₀</w:t>
      </w:r>
      <w:r w:rsidRPr="00F60335">
        <w:rPr>
          <w:rFonts w:cs="Arial"/>
          <w:i/>
          <w:lang w:val="en-GB"/>
        </w:rPr>
        <w:t>(Prevalence)]</w:t>
      </w:r>
    </w:p>
    <w:p w14:paraId="71DAAD45" w14:textId="5550D030" w:rsidR="000F16D0" w:rsidRPr="0059147C" w:rsidRDefault="000F16D0" w:rsidP="00AE548D">
      <w:pPr>
        <w:rPr>
          <w:rFonts w:cs="Arial"/>
          <w:lang w:val="en-GB"/>
        </w:rPr>
      </w:pPr>
      <w:r w:rsidRPr="00F60335">
        <w:rPr>
          <w:rFonts w:cs="Arial"/>
          <w:lang w:val="en-GB"/>
        </w:rPr>
        <w:t xml:space="preserve">This approach balances fatal and nonfatal disease components, </w:t>
      </w:r>
      <w:r w:rsidR="0059147C" w:rsidRPr="0059147C">
        <w:rPr>
          <w:rFonts w:cs="Arial"/>
          <w:lang w:val="en-GB"/>
        </w:rPr>
        <w:t xml:space="preserve">ensuring that both mortality and quality-of-life impacts are represented without overweighting highly prevalent but low-severity conditions. Full details </w:t>
      </w:r>
      <w:r w:rsidR="00295339">
        <w:rPr>
          <w:rFonts w:cs="Arial"/>
          <w:lang w:val="en-GB"/>
        </w:rPr>
        <w:t>for</w:t>
      </w:r>
      <w:r w:rsidR="0059147C" w:rsidRPr="0059147C">
        <w:rPr>
          <w:rFonts w:cs="Arial"/>
          <w:lang w:val="en-GB"/>
        </w:rPr>
        <w:t xml:space="preserve"> </w:t>
      </w:r>
      <w:r w:rsidR="00295339">
        <w:rPr>
          <w:rFonts w:cs="Arial"/>
          <w:lang w:val="en-GB"/>
        </w:rPr>
        <w:t xml:space="preserve">this Burden Score </w:t>
      </w:r>
      <w:r w:rsidR="0059147C" w:rsidRPr="0059147C">
        <w:rPr>
          <w:rFonts w:cs="Arial"/>
          <w:lang w:val="en-GB"/>
        </w:rPr>
        <w:t xml:space="preserve">coefficient </w:t>
      </w:r>
      <w:r w:rsidR="0059147C" w:rsidRPr="0059147C">
        <w:rPr>
          <w:rFonts w:cs="Arial"/>
          <w:lang w:val="en-GB"/>
        </w:rPr>
        <w:lastRenderedPageBreak/>
        <w:t xml:space="preserve">selection, sensitivity analyses, and validation are provided in the </w:t>
      </w:r>
      <w:r w:rsidR="0059147C" w:rsidRPr="0059147C">
        <w:rPr>
          <w:rFonts w:cs="Arial"/>
          <w:b/>
          <w:lang w:val="en-GB"/>
        </w:rPr>
        <w:t>Supplementary Materials</w:t>
      </w:r>
      <w:r w:rsidRPr="00F60335">
        <w:rPr>
          <w:rFonts w:cs="Arial"/>
          <w:lang w:val="en-GB"/>
        </w:rPr>
        <w:t>.</w:t>
      </w:r>
    </w:p>
    <w:p w14:paraId="6D361751" w14:textId="77777777" w:rsidR="000F16D0" w:rsidRPr="00165B02" w:rsidRDefault="000F16D0" w:rsidP="00165B02">
      <w:pPr>
        <w:pStyle w:val="Heading3"/>
      </w:pPr>
      <w:proofErr w:type="spellStart"/>
      <w:r w:rsidRPr="00165B02">
        <w:t>MeSH</w:t>
      </w:r>
      <w:proofErr w:type="spellEnd"/>
      <w:r w:rsidRPr="00165B02">
        <w:t xml:space="preserve"> Mapping and Research Coverage Estimation</w:t>
      </w:r>
    </w:p>
    <w:p w14:paraId="4F2963F4" w14:textId="6D90F622" w:rsidR="000F16D0" w:rsidRPr="00F60335" w:rsidRDefault="000F16D0" w:rsidP="000F16D0">
      <w:pPr>
        <w:rPr>
          <w:rFonts w:cs="Arial"/>
          <w:lang w:val="en-GB"/>
        </w:rPr>
      </w:pPr>
      <w:r w:rsidRPr="00F60335">
        <w:rPr>
          <w:rFonts w:cs="Arial"/>
          <w:lang w:val="en-GB"/>
        </w:rPr>
        <w:t>Each disease was associated with 3</w:t>
      </w:r>
      <w:r w:rsidR="00867B0F" w:rsidRPr="00F60335">
        <w:rPr>
          <w:rFonts w:cs="Arial"/>
          <w:lang w:val="en-GB"/>
        </w:rPr>
        <w:t>-</w:t>
      </w:r>
      <w:r w:rsidRPr="00F60335">
        <w:rPr>
          <w:rFonts w:cs="Arial"/>
          <w:lang w:val="en-GB"/>
        </w:rPr>
        <w:t xml:space="preserve">5 </w:t>
      </w:r>
      <w:proofErr w:type="spellStart"/>
      <w:r w:rsidRPr="00F60335">
        <w:rPr>
          <w:rFonts w:cs="Arial"/>
          <w:lang w:val="en-GB"/>
        </w:rPr>
        <w:t>MeSH</w:t>
      </w:r>
      <w:proofErr w:type="spellEnd"/>
      <w:r w:rsidRPr="00F60335">
        <w:rPr>
          <w:rFonts w:cs="Arial"/>
          <w:lang w:val="en-GB"/>
        </w:rPr>
        <w:t xml:space="preserve"> terms, manually curated from NLM </w:t>
      </w:r>
      <w:proofErr w:type="spellStart"/>
      <w:r w:rsidRPr="00F60335">
        <w:rPr>
          <w:rFonts w:cs="Arial"/>
          <w:lang w:val="en-GB"/>
        </w:rPr>
        <w:t>MeSH</w:t>
      </w:r>
      <w:proofErr w:type="spellEnd"/>
      <w:r w:rsidRPr="00F60335">
        <w:rPr>
          <w:rFonts w:cs="Arial"/>
          <w:lang w:val="en-GB"/>
        </w:rPr>
        <w:t xml:space="preserve"> hierarchies and domain-specific literature. These mappings aimed to maximise sensitivity while preserving specificity. For instance, “Tuberculosis” included “Pulmonary Tuberculosis” and “Mycobacterium tuberculosis,” while “Low Back Pain” encompassed terms like “Back Pain” and “Lumbar Pain.”</w:t>
      </w:r>
    </w:p>
    <w:p w14:paraId="01EC6647" w14:textId="6BD19237" w:rsidR="000F16D0" w:rsidRPr="00F60335" w:rsidRDefault="000F16D0" w:rsidP="000F16D0">
      <w:pPr>
        <w:rPr>
          <w:rFonts w:cs="Arial"/>
          <w:lang w:val="en-GB"/>
        </w:rPr>
      </w:pPr>
      <w:r w:rsidRPr="00F60335">
        <w:rPr>
          <w:rFonts w:cs="Arial"/>
          <w:lang w:val="en-GB"/>
        </w:rPr>
        <w:t xml:space="preserve">We </w:t>
      </w:r>
      <w:r w:rsidR="00A35228">
        <w:rPr>
          <w:rFonts w:cs="Arial"/>
          <w:lang w:val="en-GB"/>
        </w:rPr>
        <w:t xml:space="preserve">evaluated </w:t>
      </w:r>
      <w:proofErr w:type="spellStart"/>
      <w:r w:rsidR="00A35228">
        <w:rPr>
          <w:rFonts w:cs="Arial"/>
          <w:lang w:val="en-GB"/>
        </w:rPr>
        <w:t>MeSH</w:t>
      </w:r>
      <w:proofErr w:type="spellEnd"/>
      <w:r w:rsidR="00A35228">
        <w:rPr>
          <w:rFonts w:cs="Arial"/>
          <w:lang w:val="en-GB"/>
        </w:rPr>
        <w:t xml:space="preserve"> terms for</w:t>
      </w:r>
      <w:r w:rsidRPr="00F60335">
        <w:rPr>
          <w:rFonts w:cs="Arial"/>
          <w:lang w:val="en-GB"/>
        </w:rPr>
        <w:t xml:space="preserve"> </w:t>
      </w:r>
      <w:r w:rsidR="00A56845" w:rsidRPr="00F60335">
        <w:rPr>
          <w:rFonts w:cs="Arial"/>
          <w:lang w:val="en-GB"/>
        </w:rPr>
        <w:t>the</w:t>
      </w:r>
      <w:r w:rsidR="00A35228">
        <w:rPr>
          <w:rFonts w:cs="Arial"/>
          <w:lang w:val="en-GB"/>
        </w:rPr>
        <w:t xml:space="preserve"> </w:t>
      </w:r>
      <w:r w:rsidRPr="00F60335">
        <w:rPr>
          <w:rFonts w:cs="Arial"/>
          <w:lang w:val="en-GB"/>
        </w:rPr>
        <w:t xml:space="preserve">14,142 PubMed-indexed articles linked to one or more of </w:t>
      </w:r>
      <w:r w:rsidR="00A56845" w:rsidRPr="00F60335">
        <w:rPr>
          <w:rFonts w:cs="Arial"/>
          <w:lang w:val="en-GB"/>
        </w:rPr>
        <w:t xml:space="preserve">the </w:t>
      </w:r>
      <w:r w:rsidRPr="00F60335">
        <w:rPr>
          <w:rFonts w:cs="Arial"/>
          <w:lang w:val="en-GB"/>
        </w:rPr>
        <w:t>five global biobanks</w:t>
      </w:r>
      <w:r w:rsidR="00A56845" w:rsidRPr="00F60335">
        <w:rPr>
          <w:rFonts w:cs="Arial"/>
          <w:lang w:val="en-GB"/>
        </w:rPr>
        <w:t xml:space="preserve">. </w:t>
      </w:r>
      <w:r w:rsidRPr="00F60335">
        <w:rPr>
          <w:rFonts w:cs="Arial"/>
          <w:lang w:val="en-GB"/>
        </w:rPr>
        <w:t>Articles were matched to disease categories via case-insensitive and partial string matching. Each article could contribute to multiple disease areas.</w:t>
      </w:r>
    </w:p>
    <w:p w14:paraId="651C7514" w14:textId="77777777" w:rsidR="000F16D0" w:rsidRPr="00165B02" w:rsidRDefault="000F16D0" w:rsidP="00165B02">
      <w:pPr>
        <w:pStyle w:val="Heading3"/>
      </w:pPr>
      <w:r w:rsidRPr="00165B02">
        <w:t>Gap Score Calculation</w:t>
      </w:r>
    </w:p>
    <w:p w14:paraId="0FC45E75" w14:textId="19C35635" w:rsidR="000F16D0" w:rsidRPr="00F60335" w:rsidRDefault="000F16D0" w:rsidP="000F16D0">
      <w:pPr>
        <w:rPr>
          <w:rFonts w:cs="Arial"/>
          <w:lang w:val="en-GB"/>
        </w:rPr>
      </w:pPr>
      <w:r w:rsidRPr="00F60335">
        <w:rPr>
          <w:rFonts w:cs="Arial"/>
          <w:lang w:val="en-GB"/>
        </w:rPr>
        <w:t>We defined a research gap score (range: 0</w:t>
      </w:r>
      <w:r w:rsidR="003D4C61" w:rsidRPr="00F60335">
        <w:rPr>
          <w:rFonts w:cs="Arial"/>
          <w:lang w:val="en-GB"/>
        </w:rPr>
        <w:t>-</w:t>
      </w:r>
      <w:r w:rsidRPr="00F60335">
        <w:rPr>
          <w:rFonts w:cs="Arial"/>
          <w:lang w:val="en-GB"/>
        </w:rPr>
        <w:t>100) to quantify the mismatch between disease burden and biobank research attention. The scoring algorithm incorporated:</w:t>
      </w:r>
    </w:p>
    <w:p w14:paraId="7B685EFB" w14:textId="77777777" w:rsidR="000F16D0" w:rsidRPr="00F60335" w:rsidRDefault="000F16D0" w:rsidP="000F16D0">
      <w:pPr>
        <w:numPr>
          <w:ilvl w:val="0"/>
          <w:numId w:val="38"/>
        </w:numPr>
        <w:rPr>
          <w:rFonts w:cs="Arial"/>
          <w:lang w:val="en-GB"/>
        </w:rPr>
      </w:pPr>
      <w:r w:rsidRPr="00F60335">
        <w:rPr>
          <w:rFonts w:cs="Arial"/>
          <w:b/>
          <w:bCs/>
          <w:lang w:val="en-GB"/>
        </w:rPr>
        <w:t>Zero-publication penalty</w:t>
      </w:r>
      <w:r w:rsidRPr="00F60335">
        <w:rPr>
          <w:rFonts w:cs="Arial"/>
          <w:lang w:val="en-GB"/>
        </w:rPr>
        <w:t>: Diseases with no publications received a gap score of 95.</w:t>
      </w:r>
    </w:p>
    <w:p w14:paraId="6E10B107" w14:textId="77777777" w:rsidR="000F16D0" w:rsidRPr="00F60335" w:rsidRDefault="000F16D0" w:rsidP="000F16D0">
      <w:pPr>
        <w:numPr>
          <w:ilvl w:val="0"/>
          <w:numId w:val="38"/>
        </w:numPr>
        <w:rPr>
          <w:rFonts w:cs="Arial"/>
          <w:lang w:val="en-GB"/>
        </w:rPr>
      </w:pPr>
      <w:r w:rsidRPr="00F60335">
        <w:rPr>
          <w:rFonts w:cs="Arial"/>
          <w:b/>
          <w:bCs/>
          <w:lang w:val="en-GB"/>
        </w:rPr>
        <w:t>Threshold-based adjustments</w:t>
      </w:r>
      <w:r w:rsidRPr="00F60335">
        <w:rPr>
          <w:rFonts w:cs="Arial"/>
          <w:lang w:val="en-GB"/>
        </w:rPr>
        <w:t>: Infectious and neglected diseases received elevated scores if they fell below predefined publication thresholds (e.g., &lt;50 for malaria or tuberculosis).</w:t>
      </w:r>
    </w:p>
    <w:p w14:paraId="11643E79" w14:textId="77777777" w:rsidR="000F16D0" w:rsidRPr="00F60335" w:rsidRDefault="000F16D0" w:rsidP="000F16D0">
      <w:pPr>
        <w:numPr>
          <w:ilvl w:val="0"/>
          <w:numId w:val="38"/>
        </w:numPr>
        <w:rPr>
          <w:rFonts w:cs="Arial"/>
          <w:lang w:val="en-GB"/>
        </w:rPr>
      </w:pPr>
      <w:r w:rsidRPr="00F60335">
        <w:rPr>
          <w:rFonts w:cs="Arial"/>
          <w:b/>
          <w:bCs/>
          <w:lang w:val="en-GB"/>
        </w:rPr>
        <w:t>Scaled burden-normalised intensity</w:t>
      </w:r>
      <w:r w:rsidRPr="00F60335">
        <w:rPr>
          <w:rFonts w:cs="Arial"/>
          <w:lang w:val="en-GB"/>
        </w:rPr>
        <w:t>: Remaining diseases were scored based on publication density relative to disease burden, using decile-based thresholds for publications per million DALYs.</w:t>
      </w:r>
    </w:p>
    <w:p w14:paraId="4DBD7535" w14:textId="5BCA11E8" w:rsidR="000F16D0" w:rsidRPr="00F60335" w:rsidRDefault="00731433" w:rsidP="000F16D0">
      <w:pPr>
        <w:rPr>
          <w:rFonts w:cs="Arial"/>
          <w:lang w:val="en-GB"/>
        </w:rPr>
      </w:pPr>
      <w:r w:rsidRPr="00731433">
        <w:rPr>
          <w:rFonts w:cs="Arial"/>
          <w:lang w:val="en-GB"/>
        </w:rPr>
        <w:t>Gap severity was classified into four tiers: Critical (&gt;70), High (50</w:t>
      </w:r>
      <w:r>
        <w:rPr>
          <w:rFonts w:cs="Arial"/>
          <w:lang w:val="en-GB"/>
        </w:rPr>
        <w:t>-</w:t>
      </w:r>
      <w:r w:rsidRPr="00731433">
        <w:rPr>
          <w:rFonts w:cs="Arial"/>
          <w:lang w:val="en-GB"/>
        </w:rPr>
        <w:t>70), Moderate (30</w:t>
      </w:r>
      <w:r>
        <w:rPr>
          <w:rFonts w:cs="Arial"/>
          <w:lang w:val="en-GB"/>
        </w:rPr>
        <w:t>-</w:t>
      </w:r>
      <w:r w:rsidRPr="00731433">
        <w:rPr>
          <w:rFonts w:cs="Arial"/>
          <w:lang w:val="en-GB"/>
        </w:rPr>
        <w:t xml:space="preserve">50), and Low (&lt;30). Visualisation outputs included burden-vs-effort scatterplots and gap-severity heatmaps. Full details of weighting choices, robustness checks, and alternative formulations are provided in the </w:t>
      </w:r>
      <w:r w:rsidRPr="00731433">
        <w:rPr>
          <w:rFonts w:cs="Arial"/>
          <w:b/>
          <w:lang w:val="en-GB"/>
        </w:rPr>
        <w:t>Supplementary Materials</w:t>
      </w:r>
      <w:r w:rsidR="000F16D0" w:rsidRPr="00F60335">
        <w:rPr>
          <w:rFonts w:cs="Arial"/>
          <w:lang w:val="en-GB"/>
        </w:rPr>
        <w:t>.</w:t>
      </w:r>
    </w:p>
    <w:p w14:paraId="78465681" w14:textId="77777777" w:rsidR="000F16D0" w:rsidRPr="00F60335" w:rsidRDefault="000F16D0" w:rsidP="00165B02">
      <w:pPr>
        <w:pStyle w:val="Heading3"/>
        <w:rPr>
          <w:lang w:val="en-GB"/>
        </w:rPr>
      </w:pPr>
      <w:r w:rsidRPr="00F60335">
        <w:rPr>
          <w:lang w:val="en-GB"/>
        </w:rPr>
        <w:t>Biobank-Specific Opportunity Metrics</w:t>
      </w:r>
    </w:p>
    <w:p w14:paraId="53240C58" w14:textId="7E4227E6" w:rsidR="000F16D0" w:rsidRDefault="00A97A8A" w:rsidP="00B21CB7">
      <w:pPr>
        <w:rPr>
          <w:rFonts w:cs="Arial"/>
          <w:lang w:val="en-GB"/>
        </w:rPr>
      </w:pPr>
      <w:r>
        <w:rPr>
          <w:rFonts w:cs="Arial"/>
          <w:lang w:val="en-GB"/>
        </w:rPr>
        <w:t>We computed a biobank-specific Research Opportunity Score to assess underexplored disease space within each biobank’s publication corpus</w:t>
      </w:r>
      <w:r w:rsidR="00E60756">
        <w:rPr>
          <w:rFonts w:cs="Arial"/>
          <w:lang w:val="en-GB"/>
        </w:rPr>
        <w:t xml:space="preserve"> </w:t>
      </w:r>
      <w:r w:rsidR="00E60756" w:rsidRPr="00F60335">
        <w:rPr>
          <w:rFonts w:cs="Arial"/>
          <w:lang w:val="en-GB"/>
        </w:rPr>
        <w:t>(</w:t>
      </w:r>
      <w:r w:rsidR="00E60756">
        <w:rPr>
          <w:rFonts w:cs="Arial"/>
          <w:lang w:val="en-GB"/>
        </w:rPr>
        <w:t>s</w:t>
      </w:r>
      <w:r w:rsidR="00E60756" w:rsidRPr="00F60335">
        <w:rPr>
          <w:rFonts w:cs="Arial"/>
          <w:lang w:val="en-GB"/>
        </w:rPr>
        <w:t xml:space="preserve">ee </w:t>
      </w:r>
      <w:r w:rsidR="00E60756" w:rsidRPr="003572D1">
        <w:rPr>
          <w:rFonts w:cs="Arial"/>
          <w:b/>
          <w:bCs/>
          <w:lang w:val="en-GB"/>
        </w:rPr>
        <w:t>Supplementary Materials</w:t>
      </w:r>
      <w:r w:rsidR="00D143BA">
        <w:rPr>
          <w:rFonts w:cs="Arial"/>
          <w:lang w:val="en-GB"/>
        </w:rPr>
        <w:t xml:space="preserve">, </w:t>
      </w:r>
      <w:r w:rsidR="00D143BA" w:rsidRPr="00D143BA">
        <w:rPr>
          <w:rFonts w:cs="Arial"/>
          <w:lang w:val="en-GB"/>
        </w:rPr>
        <w:t>Biobank-Specific Opportunity Metrics</w:t>
      </w:r>
      <w:r w:rsidR="00E60756">
        <w:rPr>
          <w:rFonts w:cs="Arial"/>
          <w:lang w:val="en-GB"/>
        </w:rPr>
        <w:t>)</w:t>
      </w:r>
      <w:r w:rsidR="000F16D0" w:rsidRPr="00F60335">
        <w:rPr>
          <w:rFonts w:cs="Arial"/>
          <w:lang w:val="en-GB"/>
        </w:rPr>
        <w:t xml:space="preserve">. For every disease with ≤2 linked publications </w:t>
      </w:r>
      <w:proofErr w:type="gramStart"/>
      <w:r w:rsidR="000F16D0" w:rsidRPr="00F60335">
        <w:rPr>
          <w:rFonts w:cs="Arial"/>
          <w:lang w:val="en-GB"/>
        </w:rPr>
        <w:t>in a given</w:t>
      </w:r>
      <w:proofErr w:type="gramEnd"/>
      <w:r w:rsidR="000F16D0" w:rsidRPr="00F60335">
        <w:rPr>
          <w:rFonts w:cs="Arial"/>
          <w:lang w:val="en-GB"/>
        </w:rPr>
        <w:t xml:space="preserve"> biobank, we added its burden score to that biobank’s opportunity index. This measure reflects the magnitude of high-burden areas left unaddressed by each biobank. We also tracked the number of critical gap diseases per biobank to highlight missed opportunities for global health impact.</w:t>
      </w:r>
    </w:p>
    <w:p w14:paraId="3DC26F51" w14:textId="184FA4DF" w:rsidR="00295339" w:rsidRDefault="00295339">
      <w:pPr>
        <w:jc w:val="left"/>
        <w:rPr>
          <w:rFonts w:cs="Arial"/>
          <w:lang w:val="en-GB"/>
        </w:rPr>
      </w:pPr>
      <w:r>
        <w:rPr>
          <w:rFonts w:cs="Arial"/>
          <w:lang w:val="en-GB"/>
        </w:rPr>
        <w:br w:type="page"/>
      </w:r>
    </w:p>
    <w:tbl>
      <w:tblPr>
        <w:tblStyle w:val="TableGrid"/>
        <w:tblW w:w="0" w:type="auto"/>
        <w:tblLook w:val="04A0" w:firstRow="1" w:lastRow="0" w:firstColumn="1" w:lastColumn="0" w:noHBand="0" w:noVBand="1"/>
      </w:tblPr>
      <w:tblGrid>
        <w:gridCol w:w="9060"/>
      </w:tblGrid>
      <w:tr w:rsidR="00221DB5" w14:paraId="2EDDF3F0" w14:textId="77777777" w:rsidTr="00221DB5">
        <w:tc>
          <w:tcPr>
            <w:tcW w:w="9060" w:type="dxa"/>
          </w:tcPr>
          <w:p w14:paraId="31BA8021" w14:textId="126C5169" w:rsidR="00221DB5" w:rsidRDefault="00221DB5" w:rsidP="00D246A4">
            <w:pPr>
              <w:jc w:val="center"/>
              <w:rPr>
                <w:rFonts w:cs="Arial"/>
                <w:b/>
                <w:bCs/>
                <w:lang w:val="en-GB"/>
              </w:rPr>
            </w:pPr>
            <w:commentRangeStart w:id="28"/>
            <w:commentRangeStart w:id="29"/>
            <w:r w:rsidRPr="00221DB5">
              <w:rPr>
                <w:rFonts w:cs="Arial"/>
                <w:b/>
                <w:bCs/>
                <w:lang w:val="en-GB"/>
              </w:rPr>
              <w:lastRenderedPageBreak/>
              <w:t>Box 1. Glossary of Key Terms</w:t>
            </w:r>
            <w:commentRangeEnd w:id="28"/>
            <w:r w:rsidR="00225B88">
              <w:rPr>
                <w:rStyle w:val="CommentReference"/>
              </w:rPr>
              <w:commentReference w:id="28"/>
            </w:r>
            <w:commentRangeEnd w:id="29"/>
            <w:r w:rsidR="00C753A3">
              <w:rPr>
                <w:rStyle w:val="CommentReference"/>
              </w:rPr>
              <w:commentReference w:id="29"/>
            </w:r>
          </w:p>
          <w:p w14:paraId="4E5A069F" w14:textId="6EBCD8D3" w:rsidR="00221DB5" w:rsidRDefault="00221DB5" w:rsidP="00221DB5">
            <w:pPr>
              <w:jc w:val="left"/>
              <w:rPr>
                <w:rFonts w:cs="Arial"/>
                <w:lang w:val="en-GB"/>
              </w:rPr>
            </w:pPr>
          </w:p>
          <w:p w14:paraId="5DD71967" w14:textId="1E7A662D" w:rsidR="00221DB5" w:rsidRDefault="00221DB5" w:rsidP="00221DB5">
            <w:pPr>
              <w:jc w:val="left"/>
              <w:rPr>
                <w:rFonts w:cs="Arial"/>
                <w:lang w:val="en-GB"/>
              </w:rPr>
            </w:pPr>
            <w:r w:rsidRPr="00221DB5">
              <w:rPr>
                <w:rFonts w:cs="Arial"/>
                <w:b/>
                <w:bCs/>
                <w:lang w:val="en-GB"/>
              </w:rPr>
              <w:t>Disability-adjusted life years (DALYs)</w:t>
            </w:r>
            <w:r w:rsidRPr="00221DB5">
              <w:rPr>
                <w:rFonts w:cs="Arial"/>
                <w:lang w:val="en-GB"/>
              </w:rPr>
              <w:br/>
              <w:t>A standardised measure of overall disease burden, expressed as the sum of years of life lost due to premature mortality and years lived with disability. One DALY can be thought of as one lost year of healthy life.</w:t>
            </w:r>
          </w:p>
          <w:p w14:paraId="58AEA091" w14:textId="3E52BACF" w:rsidR="00D246A4" w:rsidRDefault="00D246A4" w:rsidP="00221DB5">
            <w:pPr>
              <w:jc w:val="left"/>
              <w:rPr>
                <w:rFonts w:cs="Arial"/>
                <w:lang w:val="en-GB"/>
              </w:rPr>
            </w:pPr>
          </w:p>
          <w:p w14:paraId="45A07B55" w14:textId="77777777" w:rsidR="00D246A4" w:rsidRDefault="00D246A4" w:rsidP="00D246A4">
            <w:pPr>
              <w:jc w:val="left"/>
              <w:rPr>
                <w:rFonts w:cs="Arial"/>
                <w:lang w:val="en-GB"/>
              </w:rPr>
            </w:pPr>
            <w:r w:rsidRPr="00221DB5">
              <w:rPr>
                <w:rFonts w:cs="Arial"/>
                <w:b/>
                <w:bCs/>
                <w:lang w:val="en-GB"/>
              </w:rPr>
              <w:t>EHR-linked biobank</w:t>
            </w:r>
            <w:r w:rsidRPr="00221DB5">
              <w:rPr>
                <w:rFonts w:cs="Arial"/>
                <w:lang w:val="en-GB"/>
              </w:rPr>
              <w:br/>
              <w:t xml:space="preserve">A repository that integrates genomic and other biospecimen data with longitudinal electronic health records (EHRs). Examples include UK Biobank, </w:t>
            </w:r>
            <w:proofErr w:type="spellStart"/>
            <w:r w:rsidRPr="00221DB5">
              <w:rPr>
                <w:rFonts w:cs="Arial"/>
                <w:lang w:val="en-GB"/>
              </w:rPr>
              <w:t>FinnGen</w:t>
            </w:r>
            <w:proofErr w:type="spellEnd"/>
            <w:r w:rsidRPr="00221DB5">
              <w:rPr>
                <w:rFonts w:cs="Arial"/>
                <w:lang w:val="en-GB"/>
              </w:rPr>
              <w:t>, and All of Us.</w:t>
            </w:r>
          </w:p>
          <w:p w14:paraId="06D572C4" w14:textId="38A83336" w:rsidR="00D246A4" w:rsidRDefault="00D246A4" w:rsidP="00221DB5">
            <w:pPr>
              <w:jc w:val="left"/>
              <w:rPr>
                <w:rFonts w:cs="Arial"/>
                <w:lang w:val="en-GB"/>
              </w:rPr>
            </w:pPr>
          </w:p>
          <w:p w14:paraId="27C17576" w14:textId="039275C7" w:rsidR="00D246A4" w:rsidRDefault="00D246A4" w:rsidP="00221DB5">
            <w:pPr>
              <w:jc w:val="left"/>
              <w:rPr>
                <w:rFonts w:cs="Arial"/>
                <w:lang w:val="en-GB"/>
              </w:rPr>
            </w:pPr>
            <w:r w:rsidRPr="00221DB5">
              <w:rPr>
                <w:rFonts w:cs="Arial"/>
                <w:b/>
                <w:bCs/>
                <w:lang w:val="en-GB"/>
              </w:rPr>
              <w:t>Equity dashboard</w:t>
            </w:r>
            <w:r w:rsidRPr="00221DB5">
              <w:rPr>
                <w:rFonts w:cs="Arial"/>
                <w:lang w:val="en-GB"/>
              </w:rPr>
              <w:br/>
              <w:t>A proposed governance tool in which biobanks report annually on thematic coverage, representation of high-burden diseases, and alignment with global health priorities, analogous to financial audits.</w:t>
            </w:r>
          </w:p>
          <w:p w14:paraId="193D186F" w14:textId="77777777" w:rsidR="00221DB5" w:rsidRPr="00221DB5" w:rsidRDefault="00221DB5" w:rsidP="00221DB5">
            <w:pPr>
              <w:jc w:val="left"/>
              <w:rPr>
                <w:rFonts w:cs="Arial"/>
                <w:lang w:val="en-GB"/>
              </w:rPr>
            </w:pPr>
          </w:p>
          <w:p w14:paraId="51A26AF4" w14:textId="1226D4A1" w:rsidR="00221DB5" w:rsidRDefault="00221DB5" w:rsidP="00221DB5">
            <w:pPr>
              <w:jc w:val="left"/>
              <w:rPr>
                <w:rFonts w:cs="Arial"/>
                <w:lang w:val="en-GB"/>
              </w:rPr>
            </w:pPr>
            <w:r w:rsidRPr="00221DB5">
              <w:rPr>
                <w:rFonts w:cs="Arial"/>
                <w:b/>
                <w:bCs/>
                <w:lang w:val="en-GB"/>
              </w:rPr>
              <w:t>Research footprint</w:t>
            </w:r>
            <w:r w:rsidRPr="00221DB5">
              <w:rPr>
                <w:rFonts w:cs="Arial"/>
                <w:lang w:val="en-GB"/>
              </w:rPr>
              <w:br/>
              <w:t>The thematic and methodological profile of research outputs enabled by a biobank, characterised using bibliometrics, keyword/</w:t>
            </w:r>
            <w:proofErr w:type="spellStart"/>
            <w:r w:rsidRPr="00221DB5">
              <w:rPr>
                <w:rFonts w:cs="Arial"/>
                <w:lang w:val="en-GB"/>
              </w:rPr>
              <w:t>MeSH</w:t>
            </w:r>
            <w:proofErr w:type="spellEnd"/>
            <w:r w:rsidRPr="00221DB5">
              <w:rPr>
                <w:rFonts w:cs="Arial"/>
                <w:lang w:val="en-GB"/>
              </w:rPr>
              <w:t xml:space="preserve"> analysis, and clustering.</w:t>
            </w:r>
          </w:p>
          <w:p w14:paraId="253ACAF6" w14:textId="77777777" w:rsidR="00221DB5" w:rsidRPr="00221DB5" w:rsidRDefault="00221DB5" w:rsidP="00221DB5">
            <w:pPr>
              <w:jc w:val="left"/>
              <w:rPr>
                <w:rFonts w:cs="Arial"/>
                <w:lang w:val="en-GB"/>
              </w:rPr>
            </w:pPr>
          </w:p>
          <w:p w14:paraId="5EEDEF40" w14:textId="7471E2D7" w:rsidR="00221DB5" w:rsidRDefault="00221DB5" w:rsidP="00221DB5">
            <w:pPr>
              <w:jc w:val="left"/>
              <w:rPr>
                <w:rFonts w:cs="Arial"/>
                <w:lang w:val="en-GB"/>
              </w:rPr>
            </w:pPr>
            <w:r w:rsidRPr="00221DB5">
              <w:rPr>
                <w:rFonts w:cs="Arial"/>
                <w:b/>
                <w:bCs/>
                <w:lang w:val="en-GB"/>
              </w:rPr>
              <w:t>Research Gap Score</w:t>
            </w:r>
            <w:r w:rsidRPr="00221DB5">
              <w:rPr>
                <w:rFonts w:cs="Arial"/>
                <w:lang w:val="en-GB"/>
              </w:rPr>
              <w:br/>
              <w:t>A burden-adjusted metric (0</w:t>
            </w:r>
            <w:r>
              <w:rPr>
                <w:rFonts w:cs="Arial"/>
                <w:lang w:val="en-GB"/>
              </w:rPr>
              <w:t>-</w:t>
            </w:r>
            <w:r w:rsidRPr="00221DB5">
              <w:rPr>
                <w:rFonts w:cs="Arial"/>
                <w:lang w:val="en-GB"/>
              </w:rPr>
              <w:t>100) quantifying misalignment between global disease burden (DALYs, deaths, prevalence) and biobank research attention. Higher scores indicate greater disparity.</w:t>
            </w:r>
          </w:p>
          <w:p w14:paraId="35063E86" w14:textId="77777777" w:rsidR="00221DB5" w:rsidRPr="00221DB5" w:rsidRDefault="00221DB5" w:rsidP="00221DB5">
            <w:pPr>
              <w:jc w:val="left"/>
              <w:rPr>
                <w:rFonts w:cs="Arial"/>
                <w:lang w:val="en-GB"/>
              </w:rPr>
            </w:pPr>
          </w:p>
          <w:p w14:paraId="69005791" w14:textId="4B996010" w:rsidR="00221DB5" w:rsidRDefault="00221DB5" w:rsidP="00221DB5">
            <w:pPr>
              <w:jc w:val="left"/>
              <w:rPr>
                <w:rFonts w:cs="Arial"/>
                <w:lang w:val="en-GB"/>
              </w:rPr>
            </w:pPr>
            <w:r w:rsidRPr="00221DB5">
              <w:rPr>
                <w:rFonts w:cs="Arial"/>
                <w:b/>
                <w:bCs/>
                <w:lang w:val="en-GB"/>
              </w:rPr>
              <w:t>Research Opportunity Score (ROS)</w:t>
            </w:r>
            <w:r w:rsidRPr="00221DB5">
              <w:rPr>
                <w:rFonts w:cs="Arial"/>
                <w:lang w:val="en-GB"/>
              </w:rPr>
              <w:br/>
              <w:t>A composite index capturing unrealised potential of a biobank by summing burden scores of diseases with ≤2 linked publications. A higher ROS reflects larger opportunity space for equity-aligned contributions.</w:t>
            </w:r>
          </w:p>
          <w:p w14:paraId="42AE2C15" w14:textId="4FF4F61C" w:rsidR="00221DB5" w:rsidRPr="00221DB5" w:rsidRDefault="00221DB5" w:rsidP="00221DB5">
            <w:pPr>
              <w:jc w:val="left"/>
              <w:rPr>
                <w:rFonts w:cs="Arial"/>
                <w:lang w:val="en-GB"/>
              </w:rPr>
            </w:pPr>
          </w:p>
        </w:tc>
      </w:tr>
    </w:tbl>
    <w:p w14:paraId="587C9FE7" w14:textId="642AB126" w:rsidR="000C1B8D" w:rsidRPr="00EF3BEC" w:rsidRDefault="00D143BA" w:rsidP="00EF3BEC">
      <w:pPr>
        <w:pStyle w:val="Heading1"/>
      </w:pPr>
      <w:r w:rsidRPr="00EF3BEC">
        <w:t>Insights from Comparative Analysis</w:t>
      </w:r>
    </w:p>
    <w:p w14:paraId="3D33EA79" w14:textId="5F6C83DF" w:rsidR="00246BC3" w:rsidRPr="00165B02" w:rsidRDefault="009D21D6" w:rsidP="00165B02">
      <w:pPr>
        <w:pStyle w:val="Heading2"/>
      </w:pPr>
      <w:r w:rsidRPr="00165B02">
        <w:t xml:space="preserve">Biobank Research Output Growth Reflects Rapid Expansion </w:t>
      </w:r>
    </w:p>
    <w:p w14:paraId="35503919" w14:textId="3F1EC709" w:rsidR="009D21D6" w:rsidRPr="00F60335" w:rsidRDefault="009D21D6" w:rsidP="009D21D6">
      <w:pPr>
        <w:rPr>
          <w:rFonts w:cs="Arial"/>
          <w:lang w:val="en-GB"/>
        </w:rPr>
      </w:pPr>
      <w:r w:rsidRPr="00F60335">
        <w:rPr>
          <w:rFonts w:cs="Arial"/>
          <w:lang w:val="en-GB"/>
        </w:rPr>
        <w:t>To contextuali</w:t>
      </w:r>
      <w:r w:rsidR="00B1723A" w:rsidRPr="00F60335">
        <w:rPr>
          <w:rFonts w:cs="Arial"/>
          <w:lang w:val="en-GB"/>
        </w:rPr>
        <w:t>s</w:t>
      </w:r>
      <w:r w:rsidRPr="00F60335">
        <w:rPr>
          <w:rFonts w:cs="Arial"/>
          <w:lang w:val="en-GB"/>
        </w:rPr>
        <w:t xml:space="preserve">e the thematic clustering results, we first examined overall publication trends across </w:t>
      </w:r>
      <w:r w:rsidR="00B1723A" w:rsidRPr="00F60335">
        <w:rPr>
          <w:rFonts w:cs="Arial"/>
          <w:lang w:val="en-GB"/>
        </w:rPr>
        <w:t xml:space="preserve">the </w:t>
      </w:r>
      <w:r w:rsidRPr="00F60335">
        <w:rPr>
          <w:rFonts w:cs="Arial"/>
          <w:lang w:val="en-GB"/>
        </w:rPr>
        <w:t xml:space="preserve">five major global biobanks from 2000 to 2024, focusing exclusively on peer-reviewed, PubMed-indexed articles with validated </w:t>
      </w:r>
      <w:proofErr w:type="spellStart"/>
      <w:r w:rsidRPr="00F60335">
        <w:rPr>
          <w:rFonts w:cs="Arial"/>
          <w:lang w:val="en-GB"/>
        </w:rPr>
        <w:t>MeSH</w:t>
      </w:r>
      <w:proofErr w:type="spellEnd"/>
      <w:r w:rsidRPr="00F60335">
        <w:rPr>
          <w:rFonts w:cs="Arial"/>
          <w:lang w:val="en-GB"/>
        </w:rPr>
        <w:t xml:space="preserve"> annotations. A total of 14,142 published articles were retained for analysis following a multi-step curation process that excluded preprints, duplicates, and the year 2025</w:t>
      </w:r>
      <w:r w:rsidR="008E4ED4" w:rsidRPr="00F60335">
        <w:rPr>
          <w:rFonts w:cs="Arial"/>
          <w:lang w:val="en-GB"/>
        </w:rPr>
        <w:t xml:space="preserve"> (due to inc</w:t>
      </w:r>
      <w:r w:rsidR="00A05CCB" w:rsidRPr="00F60335">
        <w:rPr>
          <w:rFonts w:cs="Arial"/>
          <w:lang w:val="en-GB"/>
        </w:rPr>
        <w:t>ompleteness</w:t>
      </w:r>
      <w:r w:rsidR="00683ADC" w:rsidRPr="00F60335">
        <w:rPr>
          <w:rFonts w:cs="Arial"/>
          <w:lang w:val="en-GB"/>
        </w:rPr>
        <w:t xml:space="preserve"> at the time of writing</w:t>
      </w:r>
      <w:r w:rsidR="00A05CCB" w:rsidRPr="00F60335">
        <w:rPr>
          <w:rFonts w:cs="Arial"/>
          <w:lang w:val="en-GB"/>
        </w:rPr>
        <w:t>)</w:t>
      </w:r>
      <w:r w:rsidRPr="00F60335">
        <w:rPr>
          <w:rFonts w:cs="Arial"/>
          <w:lang w:val="en-GB"/>
        </w:rPr>
        <w:t xml:space="preserve">. </w:t>
      </w:r>
      <w:r w:rsidR="00A05CCB" w:rsidRPr="00F60335">
        <w:rPr>
          <w:rFonts w:cs="Arial"/>
          <w:lang w:val="en-GB"/>
        </w:rPr>
        <w:t>P</w:t>
      </w:r>
      <w:r w:rsidRPr="00F60335">
        <w:rPr>
          <w:rFonts w:cs="Arial"/>
          <w:lang w:val="en-GB"/>
        </w:rPr>
        <w:t>reprints accounted for only 3.5% of the initial dataset (513 out of 14,655 records</w:t>
      </w:r>
      <w:r w:rsidR="00A05CCB" w:rsidRPr="00F60335">
        <w:rPr>
          <w:rFonts w:cs="Arial"/>
          <w:lang w:val="en-GB"/>
        </w:rPr>
        <w:t xml:space="preserve">; </w:t>
      </w:r>
      <w:r w:rsidR="00A05CCB" w:rsidRPr="00F60335">
        <w:rPr>
          <w:rFonts w:cs="Arial"/>
          <w:b/>
          <w:bCs/>
          <w:lang w:val="en-GB"/>
        </w:rPr>
        <w:t>Supplementary Figure S</w:t>
      </w:r>
      <w:r w:rsidR="00F60335" w:rsidRPr="00F60335">
        <w:rPr>
          <w:rFonts w:cs="Arial"/>
          <w:b/>
          <w:bCs/>
          <w:lang w:val="en-GB"/>
        </w:rPr>
        <w:t>2</w:t>
      </w:r>
      <w:r w:rsidR="00A05CCB" w:rsidRPr="00F60335">
        <w:rPr>
          <w:rFonts w:cs="Arial"/>
          <w:b/>
          <w:bCs/>
          <w:lang w:val="en-GB"/>
        </w:rPr>
        <w:t>A</w:t>
      </w:r>
      <w:r w:rsidRPr="00F60335">
        <w:rPr>
          <w:rFonts w:cs="Arial"/>
          <w:lang w:val="en-GB"/>
        </w:rPr>
        <w:t xml:space="preserve">), with the majority sourced from </w:t>
      </w:r>
      <w:proofErr w:type="spellStart"/>
      <w:r w:rsidRPr="00F60335">
        <w:rPr>
          <w:rFonts w:cs="Arial"/>
          <w:lang w:val="en-GB"/>
        </w:rPr>
        <w:t>medRxiv</w:t>
      </w:r>
      <w:proofErr w:type="spellEnd"/>
      <w:r w:rsidRPr="00F60335">
        <w:rPr>
          <w:rFonts w:cs="Arial"/>
          <w:lang w:val="en-GB"/>
        </w:rPr>
        <w:t xml:space="preserve"> and </w:t>
      </w:r>
      <w:proofErr w:type="spellStart"/>
      <w:r w:rsidRPr="00F60335">
        <w:rPr>
          <w:rFonts w:cs="Arial"/>
          <w:lang w:val="en-GB"/>
        </w:rPr>
        <w:t>bioRxiv</w:t>
      </w:r>
      <w:proofErr w:type="spellEnd"/>
      <w:r w:rsidRPr="00F60335">
        <w:rPr>
          <w:rFonts w:cs="Arial"/>
          <w:lang w:val="en-GB"/>
        </w:rPr>
        <w:t xml:space="preserve"> (</w:t>
      </w:r>
      <w:r w:rsidRPr="00F60335">
        <w:rPr>
          <w:rFonts w:cs="Arial"/>
          <w:b/>
          <w:bCs/>
          <w:lang w:val="en-GB"/>
        </w:rPr>
        <w:t>Supplementary Figure </w:t>
      </w:r>
      <w:r w:rsidR="00A05CCB" w:rsidRPr="00F60335">
        <w:rPr>
          <w:rFonts w:cs="Arial"/>
          <w:b/>
          <w:bCs/>
          <w:lang w:val="en-GB"/>
        </w:rPr>
        <w:t>S</w:t>
      </w:r>
      <w:r w:rsidR="00F60335" w:rsidRPr="00F60335">
        <w:rPr>
          <w:rFonts w:cs="Arial"/>
          <w:b/>
          <w:bCs/>
          <w:lang w:val="en-GB"/>
        </w:rPr>
        <w:t>2</w:t>
      </w:r>
      <w:r w:rsidRPr="00F60335">
        <w:rPr>
          <w:rFonts w:cs="Arial"/>
          <w:b/>
          <w:bCs/>
          <w:lang w:val="en-GB"/>
        </w:rPr>
        <w:t>B</w:t>
      </w:r>
      <w:r w:rsidRPr="00F60335">
        <w:rPr>
          <w:rFonts w:cs="Arial"/>
          <w:lang w:val="en-GB"/>
        </w:rPr>
        <w:t xml:space="preserve">). </w:t>
      </w:r>
    </w:p>
    <w:p w14:paraId="61AB4574" w14:textId="24F8EB36" w:rsidR="009D21D6" w:rsidRPr="00F60335" w:rsidRDefault="009D21D6" w:rsidP="009D21D6">
      <w:pPr>
        <w:rPr>
          <w:rFonts w:cs="Arial"/>
          <w:lang w:val="en-GB"/>
        </w:rPr>
      </w:pPr>
      <w:r w:rsidRPr="00F60335">
        <w:rPr>
          <w:rFonts w:cs="Arial"/>
          <w:b/>
          <w:bCs/>
          <w:lang w:val="en-GB"/>
        </w:rPr>
        <w:t>Figure 1A</w:t>
      </w:r>
      <w:r w:rsidRPr="00F60335">
        <w:rPr>
          <w:rFonts w:cs="Arial"/>
          <w:lang w:val="en-GB"/>
        </w:rPr>
        <w:t xml:space="preserve"> presents publication trajectories for each biobank over time. </w:t>
      </w:r>
      <w:r w:rsidR="003A1DA3" w:rsidRPr="00F60335">
        <w:rPr>
          <w:rFonts w:cs="Arial"/>
          <w:lang w:val="en-GB"/>
        </w:rPr>
        <w:t xml:space="preserve">The </w:t>
      </w:r>
      <w:r w:rsidRPr="00F60335">
        <w:rPr>
          <w:rFonts w:cs="Arial"/>
          <w:lang w:val="en-GB"/>
        </w:rPr>
        <w:t xml:space="preserve">UK Biobank stands out with a steep and sustained increase beginning around 2015, surpassing 3,000 peer-reviewed articles annually by 2024. This trajectory reflects the </w:t>
      </w:r>
      <w:r w:rsidRPr="00F60335">
        <w:rPr>
          <w:rFonts w:cs="Arial"/>
          <w:lang w:val="en-GB"/>
        </w:rPr>
        <w:lastRenderedPageBreak/>
        <w:t xml:space="preserve">combined effect of early public data releases, widespread institutional adoption, and extensive downstream reuse. </w:t>
      </w:r>
      <w:proofErr w:type="spellStart"/>
      <w:r w:rsidRPr="00F60335">
        <w:rPr>
          <w:rFonts w:cs="Arial"/>
          <w:lang w:val="en-GB"/>
        </w:rPr>
        <w:t>FinnGen</w:t>
      </w:r>
      <w:proofErr w:type="spellEnd"/>
      <w:r w:rsidRPr="00F60335">
        <w:rPr>
          <w:rFonts w:cs="Arial"/>
          <w:lang w:val="en-GB"/>
        </w:rPr>
        <w:t xml:space="preserve">, although more recently launched, displays the most rapid post-2020 growth, consistent with its integrative model linking genomic and registry data. In contrast, All of Us, the Estonian Biobank, and the Million Veteran Program show flatter growth curves, with lower but steady annual outputs. </w:t>
      </w:r>
    </w:p>
    <w:p w14:paraId="02945706" w14:textId="6ECECE92" w:rsidR="009D21D6" w:rsidRPr="00F60335" w:rsidRDefault="009D21D6" w:rsidP="009D21D6">
      <w:pPr>
        <w:rPr>
          <w:rFonts w:cs="Arial"/>
          <w:lang w:val="en-GB"/>
        </w:rPr>
      </w:pPr>
      <w:r w:rsidRPr="00F60335">
        <w:rPr>
          <w:rFonts w:cs="Arial"/>
          <w:b/>
          <w:bCs/>
          <w:lang w:val="en-GB"/>
        </w:rPr>
        <w:t>Figure 1B</w:t>
      </w:r>
      <w:r w:rsidRPr="00F60335">
        <w:rPr>
          <w:rFonts w:cs="Arial"/>
          <w:lang w:val="en-GB"/>
        </w:rPr>
        <w:t xml:space="preserve"> summarises total publication volume by biobank. UK Biobank accounts for more than 75% of the analy</w:t>
      </w:r>
      <w:r w:rsidR="00B1723A" w:rsidRPr="00F60335">
        <w:rPr>
          <w:rFonts w:cs="Arial"/>
          <w:lang w:val="en-GB"/>
        </w:rPr>
        <w:t>s</w:t>
      </w:r>
      <w:r w:rsidRPr="00F60335">
        <w:rPr>
          <w:rFonts w:cs="Arial"/>
          <w:lang w:val="en-GB"/>
        </w:rPr>
        <w:t xml:space="preserve">ed literature (10,752 articles), followed by </w:t>
      </w:r>
      <w:proofErr w:type="spellStart"/>
      <w:r w:rsidRPr="00F60335">
        <w:rPr>
          <w:rFonts w:cs="Arial"/>
          <w:lang w:val="en-GB"/>
        </w:rPr>
        <w:t>FinnGen</w:t>
      </w:r>
      <w:proofErr w:type="spellEnd"/>
      <w:r w:rsidRPr="00F60335">
        <w:rPr>
          <w:rFonts w:cs="Arial"/>
          <w:lang w:val="en-GB"/>
        </w:rPr>
        <w:t xml:space="preserve"> (1,806), Estonian Biobank (663), All of Us (535), and Million Veteran Program (386). These figures suggest that publication disparities stem not only from differences in cohort size or launch date but also from broader ecosystem </w:t>
      </w:r>
      <w:proofErr w:type="gramStart"/>
      <w:r w:rsidRPr="00F60335">
        <w:rPr>
          <w:rFonts w:cs="Arial"/>
          <w:lang w:val="en-GB"/>
        </w:rPr>
        <w:t>effects</w:t>
      </w:r>
      <w:r w:rsidR="00493CB9" w:rsidRPr="00F60335">
        <w:rPr>
          <w:rFonts w:cs="Arial"/>
          <w:lang w:val="en-GB"/>
        </w:rPr>
        <w:t>;</w:t>
      </w:r>
      <w:proofErr w:type="gramEnd"/>
      <w:r w:rsidR="00493CB9" w:rsidRPr="00F60335">
        <w:rPr>
          <w:rFonts w:cs="Arial"/>
          <w:lang w:val="en-GB"/>
        </w:rPr>
        <w:t xml:space="preserve"> </w:t>
      </w:r>
      <w:r w:rsidRPr="00F60335">
        <w:rPr>
          <w:rFonts w:cs="Arial"/>
          <w:lang w:val="en-GB"/>
        </w:rPr>
        <w:t>including funding models, open data practices, and global network engagement.</w:t>
      </w:r>
    </w:p>
    <w:p w14:paraId="0FDB3987" w14:textId="6A3EC618" w:rsidR="009D21D6" w:rsidRPr="00F60335" w:rsidRDefault="009D21D6" w:rsidP="009D21D6">
      <w:pPr>
        <w:rPr>
          <w:rFonts w:cs="Arial"/>
          <w:lang w:val="en-GB"/>
        </w:rPr>
      </w:pPr>
      <w:r w:rsidRPr="00F60335">
        <w:rPr>
          <w:rFonts w:cs="Arial"/>
          <w:b/>
          <w:bCs/>
          <w:lang w:val="en-GB"/>
        </w:rPr>
        <w:t>Figure 1C</w:t>
      </w:r>
      <w:r w:rsidRPr="00F60335">
        <w:rPr>
          <w:rFonts w:cs="Arial"/>
          <w:lang w:val="en-GB"/>
        </w:rPr>
        <w:t xml:space="preserve"> aggregates total publications across all five biobanks and reveals a dramatic acceleration in output from 2018 onward. This inflection point coincides with the wider availability of large-scale genomic data and increased use of AI and machine learning tools in biomedical research. These technologies have likely lowered analytic barriers and increased the appeal of biobank-scale data among new research constituencies.</w:t>
      </w:r>
    </w:p>
    <w:p w14:paraId="0542873A" w14:textId="5A82D5D4" w:rsidR="00493CB9" w:rsidRPr="00F60335" w:rsidRDefault="00EE7ABC" w:rsidP="009D21D6">
      <w:pPr>
        <w:rPr>
          <w:rFonts w:cs="Arial"/>
          <w:lang w:val="en-GB"/>
        </w:rPr>
      </w:pPr>
      <w:r w:rsidRPr="00F60335">
        <w:rPr>
          <w:rFonts w:cs="Arial"/>
          <w:noProof/>
          <w:lang w:val="en-GB"/>
        </w:rPr>
        <w:drawing>
          <wp:inline distT="0" distB="0" distL="0" distR="0" wp14:anchorId="68521D26" wp14:editId="59C03EC4">
            <wp:extent cx="5759450" cy="406971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1-biobank_overview_combined_published.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9450" cy="4069715"/>
                    </a:xfrm>
                    <a:prstGeom prst="rect">
                      <a:avLst/>
                    </a:prstGeom>
                  </pic:spPr>
                </pic:pic>
              </a:graphicData>
            </a:graphic>
          </wp:inline>
        </w:drawing>
      </w:r>
    </w:p>
    <w:p w14:paraId="553B5CBA" w14:textId="61C39F1C" w:rsidR="00493CB9" w:rsidRPr="00F60335" w:rsidRDefault="00493CB9" w:rsidP="009D21D6">
      <w:pPr>
        <w:rPr>
          <w:rFonts w:cs="Arial"/>
          <w:sz w:val="20"/>
          <w:szCs w:val="20"/>
          <w:lang w:val="en-GB"/>
        </w:rPr>
      </w:pPr>
      <w:r w:rsidRPr="00F60335">
        <w:rPr>
          <w:rFonts w:cs="Arial"/>
          <w:b/>
          <w:bCs/>
          <w:sz w:val="20"/>
          <w:szCs w:val="20"/>
          <w:lang w:val="en-GB"/>
        </w:rPr>
        <w:t>Figure 1</w:t>
      </w:r>
      <w:r w:rsidRPr="00F60335">
        <w:rPr>
          <w:rFonts w:cs="Arial"/>
          <w:sz w:val="20"/>
          <w:szCs w:val="20"/>
          <w:lang w:val="en-GB"/>
        </w:rPr>
        <w:t xml:space="preserve">. </w:t>
      </w:r>
      <w:r w:rsidRPr="00F60335">
        <w:rPr>
          <w:rFonts w:cs="Arial"/>
          <w:b/>
          <w:sz w:val="20"/>
          <w:szCs w:val="20"/>
          <w:lang w:val="en-GB"/>
        </w:rPr>
        <w:t>Growth and Distribution of Peer-Reviewed Publications Linked to Global EHR-Linked Biobanks (2000</w:t>
      </w:r>
      <w:r w:rsidR="00A05CCB" w:rsidRPr="00F60335">
        <w:rPr>
          <w:rFonts w:cs="Arial"/>
          <w:b/>
          <w:sz w:val="20"/>
          <w:szCs w:val="20"/>
          <w:lang w:val="en-GB"/>
        </w:rPr>
        <w:t>-</w:t>
      </w:r>
      <w:r w:rsidRPr="00F60335">
        <w:rPr>
          <w:rFonts w:cs="Arial"/>
          <w:b/>
          <w:sz w:val="20"/>
          <w:szCs w:val="20"/>
          <w:lang w:val="en-GB"/>
        </w:rPr>
        <w:t xml:space="preserve">2024). </w:t>
      </w:r>
      <w:r w:rsidRPr="00F60335">
        <w:rPr>
          <w:rFonts w:cs="Arial"/>
          <w:b/>
          <w:bCs/>
          <w:sz w:val="20"/>
          <w:szCs w:val="20"/>
          <w:lang w:val="en-GB"/>
        </w:rPr>
        <w:t>(A)</w:t>
      </w:r>
      <w:r w:rsidRPr="00F60335">
        <w:rPr>
          <w:rFonts w:cs="Arial"/>
          <w:sz w:val="20"/>
          <w:szCs w:val="20"/>
          <w:lang w:val="en-GB"/>
        </w:rPr>
        <w:t xml:space="preserve"> Year-by-year publication counts by biobank show sharp acceleration in biobank-linked research after 201</w:t>
      </w:r>
      <w:r w:rsidR="00174C12" w:rsidRPr="00F60335">
        <w:rPr>
          <w:rFonts w:cs="Arial"/>
          <w:sz w:val="20"/>
          <w:szCs w:val="20"/>
          <w:lang w:val="en-GB"/>
        </w:rPr>
        <w:t>8</w:t>
      </w:r>
      <w:r w:rsidRPr="00F60335">
        <w:rPr>
          <w:rFonts w:cs="Arial"/>
          <w:sz w:val="20"/>
          <w:szCs w:val="20"/>
          <w:lang w:val="en-GB"/>
        </w:rPr>
        <w:t xml:space="preserve">, with </w:t>
      </w:r>
      <w:r w:rsidR="009E7F82" w:rsidRPr="00F60335">
        <w:rPr>
          <w:rFonts w:cs="Arial"/>
          <w:sz w:val="20"/>
          <w:szCs w:val="20"/>
          <w:lang w:val="en-GB"/>
        </w:rPr>
        <w:t xml:space="preserve">the </w:t>
      </w:r>
      <w:r w:rsidRPr="00F60335">
        <w:rPr>
          <w:rFonts w:cs="Arial"/>
          <w:sz w:val="20"/>
          <w:szCs w:val="20"/>
          <w:lang w:val="en-GB"/>
        </w:rPr>
        <w:t xml:space="preserve">UK Biobank leading in both volume and growth rate. </w:t>
      </w:r>
      <w:proofErr w:type="spellStart"/>
      <w:r w:rsidRPr="00F60335">
        <w:rPr>
          <w:rFonts w:cs="Arial"/>
          <w:sz w:val="20"/>
          <w:szCs w:val="20"/>
          <w:lang w:val="en-GB"/>
        </w:rPr>
        <w:t>FinnGen</w:t>
      </w:r>
      <w:proofErr w:type="spellEnd"/>
      <w:r w:rsidRPr="00F60335">
        <w:rPr>
          <w:rFonts w:cs="Arial"/>
          <w:sz w:val="20"/>
          <w:szCs w:val="20"/>
          <w:lang w:val="en-GB"/>
        </w:rPr>
        <w:t xml:space="preserve"> displays the most rapid post-2020 rise among newer initiatives. </w:t>
      </w:r>
      <w:r w:rsidRPr="00F60335">
        <w:rPr>
          <w:rFonts w:cs="Arial"/>
          <w:b/>
          <w:bCs/>
          <w:sz w:val="20"/>
          <w:szCs w:val="20"/>
          <w:lang w:val="en-GB"/>
        </w:rPr>
        <w:t>(B)</w:t>
      </w:r>
      <w:r w:rsidRPr="00F60335">
        <w:rPr>
          <w:rFonts w:cs="Arial"/>
          <w:sz w:val="20"/>
          <w:szCs w:val="20"/>
          <w:lang w:val="en-GB"/>
        </w:rPr>
        <w:t xml:space="preserve"> Total number of peer-</w:t>
      </w:r>
      <w:r w:rsidRPr="00F60335">
        <w:rPr>
          <w:rFonts w:cs="Arial"/>
          <w:sz w:val="20"/>
          <w:szCs w:val="20"/>
          <w:lang w:val="en-GB"/>
        </w:rPr>
        <w:lastRenderedPageBreak/>
        <w:t xml:space="preserve">reviewed, PubMed-indexed publications by biobank, excluding preprints and records from 2025. </w:t>
      </w:r>
      <w:r w:rsidRPr="00F60335">
        <w:rPr>
          <w:rFonts w:cs="Arial"/>
          <w:b/>
          <w:bCs/>
          <w:sz w:val="20"/>
          <w:szCs w:val="20"/>
          <w:lang w:val="en-GB"/>
        </w:rPr>
        <w:t>(C)</w:t>
      </w:r>
      <w:r w:rsidRPr="00F60335">
        <w:rPr>
          <w:rFonts w:cs="Arial"/>
          <w:sz w:val="20"/>
          <w:szCs w:val="20"/>
          <w:lang w:val="en-GB"/>
        </w:rPr>
        <w:t xml:space="preserve"> Aggregate publication output per year across all five biobanks.</w:t>
      </w:r>
    </w:p>
    <w:p w14:paraId="721DB93E" w14:textId="67FBF2EC" w:rsidR="009D21D6" w:rsidRPr="00F60335" w:rsidRDefault="009D21D6" w:rsidP="00493CB9">
      <w:pPr>
        <w:rPr>
          <w:rFonts w:cs="Arial"/>
          <w:lang w:val="en-GB"/>
        </w:rPr>
      </w:pPr>
      <w:r w:rsidRPr="00F60335">
        <w:rPr>
          <w:rFonts w:cs="Arial"/>
          <w:lang w:val="en-GB"/>
        </w:rPr>
        <w:t xml:space="preserve">A biobank-specific view of these publication trajectories is shown in </w:t>
      </w:r>
      <w:r w:rsidRPr="00F60335">
        <w:rPr>
          <w:rFonts w:cs="Arial"/>
          <w:b/>
          <w:bCs/>
          <w:lang w:val="en-GB"/>
        </w:rPr>
        <w:t>Supplementary Figure </w:t>
      </w:r>
      <w:r w:rsidR="0036068A">
        <w:rPr>
          <w:rFonts w:cs="Arial"/>
          <w:b/>
          <w:bCs/>
          <w:lang w:val="en-GB"/>
        </w:rPr>
        <w:t>S</w:t>
      </w:r>
      <w:r w:rsidR="00F60335" w:rsidRPr="00F60335">
        <w:rPr>
          <w:rFonts w:cs="Arial"/>
          <w:b/>
          <w:bCs/>
          <w:lang w:val="en-GB"/>
        </w:rPr>
        <w:t>3</w:t>
      </w:r>
      <w:r w:rsidRPr="00F60335">
        <w:rPr>
          <w:rFonts w:cs="Arial"/>
          <w:lang w:val="en-GB"/>
        </w:rPr>
        <w:t xml:space="preserve">, which breaks down annual output into individual contributions. </w:t>
      </w:r>
      <w:r w:rsidR="000F0D50" w:rsidRPr="00F60335">
        <w:rPr>
          <w:rFonts w:cs="Arial"/>
          <w:lang w:val="en-GB"/>
        </w:rPr>
        <w:t xml:space="preserve">The </w:t>
      </w:r>
      <w:r w:rsidRPr="00F60335">
        <w:rPr>
          <w:rFonts w:cs="Arial"/>
          <w:lang w:val="en-GB"/>
        </w:rPr>
        <w:t xml:space="preserve">UK Biobank consistently dominates the overall trend, but the contribution of </w:t>
      </w:r>
      <w:proofErr w:type="spellStart"/>
      <w:r w:rsidRPr="00F60335">
        <w:rPr>
          <w:rFonts w:cs="Arial"/>
          <w:lang w:val="en-GB"/>
        </w:rPr>
        <w:t>FinnGen</w:t>
      </w:r>
      <w:proofErr w:type="spellEnd"/>
      <w:r w:rsidRPr="00F60335">
        <w:rPr>
          <w:rFonts w:cs="Arial"/>
          <w:lang w:val="en-GB"/>
        </w:rPr>
        <w:t xml:space="preserve"> has grown considerably since 2021. Meanwhile, All of Us and MVP contribute smaller but steady publication volumes, with thematic distinctiveness shaped by their mandates in health equity and veteran health, respectively.</w:t>
      </w:r>
      <w:r w:rsidR="00493CB9" w:rsidRPr="00F60335">
        <w:rPr>
          <w:rFonts w:cs="Arial"/>
          <w:lang w:val="en-GB"/>
        </w:rPr>
        <w:t xml:space="preserve"> These results </w:t>
      </w:r>
      <w:r w:rsidRPr="00F60335">
        <w:rPr>
          <w:rFonts w:cs="Arial"/>
          <w:lang w:val="en-GB"/>
        </w:rPr>
        <w:t xml:space="preserve">reveal a field </w:t>
      </w:r>
      <w:proofErr w:type="gramStart"/>
      <w:r w:rsidRPr="00F60335">
        <w:rPr>
          <w:rFonts w:cs="Arial"/>
          <w:lang w:val="en-GB"/>
        </w:rPr>
        <w:t>in the midst of</w:t>
      </w:r>
      <w:proofErr w:type="gramEnd"/>
      <w:r w:rsidRPr="00F60335">
        <w:rPr>
          <w:rFonts w:cs="Arial"/>
          <w:lang w:val="en-GB"/>
        </w:rPr>
        <w:t xml:space="preserve"> rapid </w:t>
      </w:r>
      <w:proofErr w:type="gramStart"/>
      <w:r w:rsidRPr="00F60335">
        <w:rPr>
          <w:rFonts w:cs="Arial"/>
          <w:lang w:val="en-GB"/>
        </w:rPr>
        <w:t>expansion, yet</w:t>
      </w:r>
      <w:proofErr w:type="gramEnd"/>
      <w:r w:rsidRPr="00F60335">
        <w:rPr>
          <w:rFonts w:cs="Arial"/>
          <w:lang w:val="en-GB"/>
        </w:rPr>
        <w:t xml:space="preserve"> marked by unequal visibility across biobanks. </w:t>
      </w:r>
    </w:p>
    <w:p w14:paraId="1FA00D1C" w14:textId="73714362" w:rsidR="00493CB9" w:rsidRPr="00165B02" w:rsidRDefault="00BA2E0D" w:rsidP="00165B02">
      <w:pPr>
        <w:pStyle w:val="Heading2"/>
      </w:pPr>
      <w:r w:rsidRPr="00165B02">
        <w:t xml:space="preserve">Decoding Biobank </w:t>
      </w:r>
      <w:r w:rsidR="003A1DA3" w:rsidRPr="00165B02">
        <w:t>Themes</w:t>
      </w:r>
      <w:r w:rsidR="00493CB9" w:rsidRPr="00165B02">
        <w:t xml:space="preserve"> Through </w:t>
      </w:r>
      <w:proofErr w:type="spellStart"/>
      <w:r w:rsidR="00493CB9" w:rsidRPr="00165B02">
        <w:t>MeSH</w:t>
      </w:r>
      <w:proofErr w:type="spellEnd"/>
      <w:r w:rsidR="00493CB9" w:rsidRPr="00165B02">
        <w:t xml:space="preserve"> Term Frequencies</w:t>
      </w:r>
    </w:p>
    <w:p w14:paraId="5092033F" w14:textId="26BE3630" w:rsidR="00FB3441" w:rsidRPr="00F60335" w:rsidRDefault="00FB3441" w:rsidP="00FB3441">
      <w:pPr>
        <w:rPr>
          <w:rFonts w:cs="Arial"/>
          <w:lang w:val="en-GB"/>
        </w:rPr>
      </w:pPr>
      <w:r w:rsidRPr="00F60335">
        <w:rPr>
          <w:rFonts w:cs="Arial"/>
          <w:lang w:val="en-GB"/>
        </w:rPr>
        <w:t>To further understand the scientific focus of biobank-driven research, we analy</w:t>
      </w:r>
      <w:r w:rsidR="005F0019" w:rsidRPr="00F60335">
        <w:rPr>
          <w:rFonts w:cs="Arial"/>
          <w:lang w:val="en-GB"/>
        </w:rPr>
        <w:t>s</w:t>
      </w:r>
      <w:r w:rsidRPr="00F60335">
        <w:rPr>
          <w:rFonts w:cs="Arial"/>
          <w:lang w:val="en-GB"/>
        </w:rPr>
        <w:t>ed the distribution of</w:t>
      </w:r>
      <w:r w:rsidR="003A1DA3" w:rsidRPr="00F60335">
        <w:rPr>
          <w:rFonts w:cs="Arial"/>
          <w:lang w:val="en-GB"/>
        </w:rPr>
        <w:t xml:space="preserve"> </w:t>
      </w:r>
      <w:proofErr w:type="spellStart"/>
      <w:r w:rsidRPr="00F60335">
        <w:rPr>
          <w:rFonts w:cs="Arial"/>
          <w:lang w:val="en-GB"/>
        </w:rPr>
        <w:t>MeSH</w:t>
      </w:r>
      <w:proofErr w:type="spellEnd"/>
      <w:r w:rsidRPr="00F60335">
        <w:rPr>
          <w:rFonts w:cs="Arial"/>
          <w:lang w:val="en-GB"/>
        </w:rPr>
        <w:t xml:space="preserve"> terms associated with published articles from each biobank. </w:t>
      </w:r>
      <w:r w:rsidRPr="00F60335">
        <w:rPr>
          <w:rFonts w:cs="Arial"/>
          <w:b/>
          <w:bCs/>
          <w:lang w:val="en-GB"/>
        </w:rPr>
        <w:t>Figure 2</w:t>
      </w:r>
      <w:r w:rsidRPr="00F60335">
        <w:rPr>
          <w:rFonts w:cs="Arial"/>
          <w:lang w:val="en-GB"/>
        </w:rPr>
        <w:t xml:space="preserve"> presents the top 10 most frequently occurring </w:t>
      </w:r>
      <w:proofErr w:type="spellStart"/>
      <w:r w:rsidRPr="00F60335">
        <w:rPr>
          <w:rFonts w:cs="Arial"/>
          <w:lang w:val="en-GB"/>
        </w:rPr>
        <w:t>MeSH</w:t>
      </w:r>
      <w:proofErr w:type="spellEnd"/>
      <w:r w:rsidRPr="00F60335">
        <w:rPr>
          <w:rFonts w:cs="Arial"/>
          <w:lang w:val="en-GB"/>
        </w:rPr>
        <w:t xml:space="preserve"> terms for each biobank, capturing the dominant biomedical themes, population descriptors, and methodological constructs that define their respective research landscapes.</w:t>
      </w:r>
    </w:p>
    <w:p w14:paraId="0C936B3F" w14:textId="6AEF5CE2" w:rsidR="00FB3441" w:rsidRPr="00F60335" w:rsidRDefault="00FB3441" w:rsidP="00FB3441">
      <w:pPr>
        <w:rPr>
          <w:rFonts w:cs="Arial"/>
          <w:lang w:val="en-GB"/>
        </w:rPr>
      </w:pPr>
      <w:r w:rsidRPr="00F60335">
        <w:rPr>
          <w:rFonts w:cs="Arial"/>
          <w:lang w:val="en-GB"/>
        </w:rPr>
        <w:t xml:space="preserve">Across all biobanks, the term </w:t>
      </w:r>
      <w:r w:rsidRPr="00F60335">
        <w:rPr>
          <w:rFonts w:cs="Arial"/>
          <w:bCs/>
          <w:lang w:val="en-GB"/>
        </w:rPr>
        <w:t>“Humans”</w:t>
      </w:r>
      <w:r w:rsidRPr="00F60335">
        <w:rPr>
          <w:rFonts w:cs="Arial"/>
          <w:lang w:val="en-GB"/>
        </w:rPr>
        <w:t xml:space="preserve"> was the most frequently assigned descriptor, appearing in 8879 articles from UK Biobank and in over </w:t>
      </w:r>
      <w:r w:rsidR="00BA2E0D" w:rsidRPr="00F60335">
        <w:rPr>
          <w:rFonts w:cs="Arial"/>
          <w:lang w:val="en-GB"/>
        </w:rPr>
        <w:t>3</w:t>
      </w:r>
      <w:r w:rsidRPr="00F60335">
        <w:rPr>
          <w:rFonts w:cs="Arial"/>
          <w:lang w:val="en-GB"/>
        </w:rPr>
        <w:t xml:space="preserve">00 publications from each of the others. This universal label reflects the default indexing of studies involving human participants and serves as a baseline for comparative interpretation. Consistent across all initiatives, </w:t>
      </w:r>
      <w:r w:rsidRPr="00F60335">
        <w:rPr>
          <w:rFonts w:cs="Arial"/>
          <w:bCs/>
          <w:lang w:val="en-GB"/>
        </w:rPr>
        <w:t>sex- and age-based demographic tags</w:t>
      </w:r>
      <w:r w:rsidRPr="00F60335">
        <w:rPr>
          <w:rFonts w:cs="Arial"/>
          <w:lang w:val="en-GB"/>
        </w:rPr>
        <w:t xml:space="preserve"> such as “Female,” “Male,” “Middle Aged,” and “Aged” also appear prominently, underscoring a shared emphasis on stratified population analyses.</w:t>
      </w:r>
    </w:p>
    <w:p w14:paraId="0E85FDD2" w14:textId="590117DA" w:rsidR="00FB3441" w:rsidRPr="00F60335" w:rsidRDefault="00FB3441" w:rsidP="00FB3441">
      <w:pPr>
        <w:rPr>
          <w:rFonts w:cs="Arial"/>
          <w:lang w:val="en-GB"/>
        </w:rPr>
      </w:pPr>
      <w:r w:rsidRPr="00F60335">
        <w:rPr>
          <w:rFonts w:cs="Arial"/>
          <w:lang w:val="en-GB"/>
        </w:rPr>
        <w:t>UK Biobank’s top terms (</w:t>
      </w:r>
      <w:r w:rsidRPr="00F60335">
        <w:rPr>
          <w:rFonts w:cs="Arial"/>
          <w:b/>
          <w:bCs/>
          <w:lang w:val="en-GB"/>
        </w:rPr>
        <w:t>Figure 2</w:t>
      </w:r>
      <w:r w:rsidRPr="00F60335">
        <w:rPr>
          <w:rFonts w:cs="Arial"/>
          <w:bCs/>
          <w:lang w:val="en-GB"/>
        </w:rPr>
        <w:t>,</w:t>
      </w:r>
      <w:r w:rsidRPr="00F60335">
        <w:rPr>
          <w:rFonts w:cs="Arial"/>
          <w:b/>
          <w:bCs/>
          <w:lang w:val="en-GB"/>
        </w:rPr>
        <w:t xml:space="preserve"> </w:t>
      </w:r>
      <w:r w:rsidRPr="00F60335">
        <w:rPr>
          <w:rFonts w:cs="Arial"/>
          <w:bCs/>
          <w:lang w:val="en-GB"/>
        </w:rPr>
        <w:t>top left</w:t>
      </w:r>
      <w:r w:rsidRPr="00F60335">
        <w:rPr>
          <w:rFonts w:cs="Arial"/>
          <w:lang w:val="en-GB"/>
        </w:rPr>
        <w:t xml:space="preserve">) reflect both methodological and institutional specificity. In addition to “Humans” and sex-based terms, UK Biobank research is heavily indexed with </w:t>
      </w:r>
      <w:r w:rsidRPr="00F60335">
        <w:rPr>
          <w:rFonts w:cs="Arial"/>
          <w:bCs/>
          <w:lang w:val="en-GB"/>
        </w:rPr>
        <w:t>“United Kingdom,” “Biological Specimen Banks,” “Risk Factors,” and “Genome-Wide Association Study”</w:t>
      </w:r>
      <w:r w:rsidRPr="00F60335">
        <w:rPr>
          <w:rFonts w:cs="Arial"/>
          <w:lang w:val="en-GB"/>
        </w:rPr>
        <w:t xml:space="preserve">; the latter aligning with its foundational role in common variant discovery. The presence of “Biological Specimen Banks” as a </w:t>
      </w:r>
      <w:proofErr w:type="gramStart"/>
      <w:r w:rsidRPr="00F60335">
        <w:rPr>
          <w:rFonts w:cs="Arial"/>
          <w:lang w:val="en-GB"/>
        </w:rPr>
        <w:t>top-10</w:t>
      </w:r>
      <w:proofErr w:type="gramEnd"/>
      <w:r w:rsidRPr="00F60335">
        <w:rPr>
          <w:rFonts w:cs="Arial"/>
          <w:lang w:val="en-GB"/>
        </w:rPr>
        <w:t xml:space="preserve"> term uniquely underscores UK Biobank’s role as a reference infrastructure as well as a data source.</w:t>
      </w:r>
    </w:p>
    <w:p w14:paraId="45672207" w14:textId="3208CF2C" w:rsidR="00FB3441" w:rsidRPr="00F60335" w:rsidRDefault="00FB3441" w:rsidP="00FB3441">
      <w:pPr>
        <w:rPr>
          <w:rFonts w:cs="Arial"/>
          <w:lang w:val="en-GB"/>
        </w:rPr>
      </w:pPr>
      <w:proofErr w:type="spellStart"/>
      <w:r w:rsidRPr="00F60335">
        <w:rPr>
          <w:rFonts w:cs="Arial"/>
          <w:lang w:val="en-GB"/>
        </w:rPr>
        <w:t>FinnGen</w:t>
      </w:r>
      <w:proofErr w:type="spellEnd"/>
      <w:r w:rsidRPr="00F60335">
        <w:rPr>
          <w:rFonts w:cs="Arial"/>
          <w:lang w:val="en-GB"/>
        </w:rPr>
        <w:t xml:space="preserve"> (</w:t>
      </w:r>
      <w:r w:rsidRPr="00F60335">
        <w:rPr>
          <w:rFonts w:cs="Arial"/>
          <w:b/>
          <w:bCs/>
          <w:lang w:val="en-GB"/>
        </w:rPr>
        <w:t>Figure 2</w:t>
      </w:r>
      <w:r w:rsidRPr="00F60335">
        <w:rPr>
          <w:rFonts w:cs="Arial"/>
          <w:bCs/>
          <w:lang w:val="en-GB"/>
        </w:rPr>
        <w:t>,</w:t>
      </w:r>
      <w:r w:rsidRPr="00F60335">
        <w:rPr>
          <w:rFonts w:cs="Arial"/>
          <w:b/>
          <w:bCs/>
          <w:lang w:val="en-GB"/>
        </w:rPr>
        <w:t xml:space="preserve"> </w:t>
      </w:r>
      <w:r w:rsidRPr="00F60335">
        <w:rPr>
          <w:rFonts w:cs="Arial"/>
          <w:bCs/>
          <w:lang w:val="en-GB"/>
        </w:rPr>
        <w:t>top right</w:t>
      </w:r>
      <w:r w:rsidRPr="00F60335">
        <w:rPr>
          <w:rFonts w:cs="Arial"/>
          <w:lang w:val="en-GB"/>
        </w:rPr>
        <w:t xml:space="preserve">) exhibits a distinct methodological tilt, with </w:t>
      </w:r>
      <w:r w:rsidRPr="00F60335">
        <w:rPr>
          <w:rFonts w:cs="Arial"/>
          <w:bCs/>
          <w:lang w:val="en-GB"/>
        </w:rPr>
        <w:t>“Mendelian Randomization Analysis”</w:t>
      </w:r>
      <w:r w:rsidRPr="00F60335">
        <w:rPr>
          <w:rFonts w:cs="Arial"/>
          <w:lang w:val="en-GB"/>
        </w:rPr>
        <w:t xml:space="preserve"> among its most frequent terms (more than 1000 articles)</w:t>
      </w:r>
      <w:r w:rsidR="00125C7E" w:rsidRPr="00F60335">
        <w:rPr>
          <w:rFonts w:cs="Arial"/>
          <w:lang w:val="en-GB"/>
        </w:rPr>
        <w:t>,</w:t>
      </w:r>
      <w:r w:rsidRPr="00F60335">
        <w:rPr>
          <w:rFonts w:cs="Arial"/>
          <w:lang w:val="en-GB"/>
        </w:rPr>
        <w:t xml:space="preserve"> highlighting its contribution to causal inference frameworks. Other frequent tags include “Genome-Wide Association Study,” “Polymorphism, Single Nucleotide,” and “Genetic Predisposition to Disease,” aligning with its registry-linked design for genotype-to-phenotype discovery. The inclusion of “Gastrointestinal Microbiome” is noteworthy, suggesting emerging interest in host-microbiome interactions.</w:t>
      </w:r>
    </w:p>
    <w:p w14:paraId="20913DFD" w14:textId="25C8D7E4" w:rsidR="00FB3441" w:rsidRPr="00F60335" w:rsidRDefault="00FB3441" w:rsidP="00FB3441">
      <w:pPr>
        <w:rPr>
          <w:rFonts w:cs="Arial"/>
          <w:lang w:val="en-GB"/>
        </w:rPr>
      </w:pPr>
      <w:r w:rsidRPr="00F60335">
        <w:rPr>
          <w:rFonts w:cs="Arial"/>
          <w:lang w:val="en-GB"/>
        </w:rPr>
        <w:t>All of Us (</w:t>
      </w:r>
      <w:r w:rsidRPr="00F60335">
        <w:rPr>
          <w:rFonts w:cs="Arial"/>
          <w:b/>
          <w:bCs/>
          <w:lang w:val="en-GB"/>
        </w:rPr>
        <w:t>Figure 2</w:t>
      </w:r>
      <w:r w:rsidRPr="00F60335">
        <w:rPr>
          <w:rFonts w:cs="Arial"/>
          <w:bCs/>
          <w:lang w:val="en-GB"/>
        </w:rPr>
        <w:t>,</w:t>
      </w:r>
      <w:r w:rsidRPr="00F60335">
        <w:rPr>
          <w:rFonts w:cs="Arial"/>
          <w:b/>
          <w:bCs/>
          <w:lang w:val="en-GB"/>
        </w:rPr>
        <w:t xml:space="preserve"> </w:t>
      </w:r>
      <w:r w:rsidRPr="00F60335">
        <w:rPr>
          <w:rFonts w:cs="Arial"/>
          <w:bCs/>
          <w:lang w:val="en-GB"/>
        </w:rPr>
        <w:t>bottom left</w:t>
      </w:r>
      <w:r w:rsidRPr="00F60335">
        <w:rPr>
          <w:rFonts w:cs="Arial"/>
          <w:lang w:val="en-GB"/>
        </w:rPr>
        <w:t>) presents a more socio</w:t>
      </w:r>
      <w:r w:rsidR="00125C7E" w:rsidRPr="00F60335">
        <w:rPr>
          <w:rFonts w:cs="Arial"/>
          <w:lang w:val="en-GB"/>
        </w:rPr>
        <w:t>-</w:t>
      </w:r>
      <w:r w:rsidRPr="00F60335">
        <w:rPr>
          <w:rFonts w:cs="Arial"/>
          <w:lang w:val="en-GB"/>
        </w:rPr>
        <w:t xml:space="preserve">clinical profile. In addition to standard demographic terms, high-frequency </w:t>
      </w:r>
      <w:proofErr w:type="spellStart"/>
      <w:r w:rsidRPr="00F60335">
        <w:rPr>
          <w:rFonts w:cs="Arial"/>
          <w:lang w:val="en-GB"/>
        </w:rPr>
        <w:t>MeSH</w:t>
      </w:r>
      <w:proofErr w:type="spellEnd"/>
      <w:r w:rsidRPr="00F60335">
        <w:rPr>
          <w:rFonts w:cs="Arial"/>
          <w:lang w:val="en-GB"/>
        </w:rPr>
        <w:t xml:space="preserve"> annotations include </w:t>
      </w:r>
      <w:r w:rsidRPr="00F60335">
        <w:rPr>
          <w:rFonts w:cs="Arial"/>
          <w:bCs/>
          <w:lang w:val="en-GB"/>
        </w:rPr>
        <w:t>“United States,” “Population Health,” “Cross-Sectional Studies,” and “Young Adult.”</w:t>
      </w:r>
      <w:r w:rsidRPr="00F60335">
        <w:rPr>
          <w:rFonts w:cs="Arial"/>
          <w:lang w:val="en-GB"/>
        </w:rPr>
        <w:t xml:space="preserve"> This pattern reflects the program</w:t>
      </w:r>
      <w:r w:rsidR="004D3B82">
        <w:rPr>
          <w:rFonts w:cs="Arial"/>
          <w:lang w:val="en-GB"/>
        </w:rPr>
        <w:t>me</w:t>
      </w:r>
      <w:r w:rsidRPr="00F60335">
        <w:rPr>
          <w:rFonts w:cs="Arial"/>
          <w:lang w:val="en-GB"/>
        </w:rPr>
        <w:t xml:space="preserve">’s emphasis on representation, diversity, and broad </w:t>
      </w:r>
      <w:r w:rsidRPr="00F60335">
        <w:rPr>
          <w:rFonts w:cs="Arial"/>
          <w:lang w:val="en-GB"/>
        </w:rPr>
        <w:lastRenderedPageBreak/>
        <w:t>EHR-based phenotyping in younger and underserved populations. Notably, “Genome-Wide Association Study” is absent from the top 10, suggesting relatively less genomic emphasis in published outputs to date.</w:t>
      </w:r>
    </w:p>
    <w:p w14:paraId="7F03C569" w14:textId="0699244C" w:rsidR="00FB3441" w:rsidRPr="00F60335" w:rsidRDefault="00FB3441" w:rsidP="00FB3441">
      <w:pPr>
        <w:rPr>
          <w:rFonts w:cs="Arial"/>
          <w:lang w:val="en-GB"/>
        </w:rPr>
      </w:pPr>
      <w:r w:rsidRPr="00F60335">
        <w:rPr>
          <w:rFonts w:cs="Arial"/>
          <w:lang w:val="en-GB"/>
        </w:rPr>
        <w:t>The Estonian Biobank (</w:t>
      </w:r>
      <w:r w:rsidRPr="00F60335">
        <w:rPr>
          <w:rFonts w:cs="Arial"/>
          <w:b/>
          <w:bCs/>
          <w:lang w:val="en-GB"/>
        </w:rPr>
        <w:t>Figure 2</w:t>
      </w:r>
      <w:r w:rsidRPr="00F60335">
        <w:rPr>
          <w:rFonts w:cs="Arial"/>
          <w:bCs/>
          <w:lang w:val="en-GB"/>
        </w:rPr>
        <w:t>,</w:t>
      </w:r>
      <w:r w:rsidRPr="00F60335">
        <w:rPr>
          <w:rFonts w:cs="Arial"/>
          <w:b/>
          <w:bCs/>
          <w:lang w:val="en-GB"/>
        </w:rPr>
        <w:t xml:space="preserve"> </w:t>
      </w:r>
      <w:r w:rsidRPr="00F60335">
        <w:rPr>
          <w:rFonts w:cs="Arial"/>
          <w:bCs/>
          <w:lang w:val="en-GB"/>
        </w:rPr>
        <w:t xml:space="preserve">bottom </w:t>
      </w:r>
      <w:proofErr w:type="spellStart"/>
      <w:r w:rsidRPr="00F60335">
        <w:rPr>
          <w:rFonts w:cs="Arial"/>
          <w:bCs/>
          <w:lang w:val="en-GB"/>
        </w:rPr>
        <w:t>center</w:t>
      </w:r>
      <w:proofErr w:type="spellEnd"/>
      <w:r w:rsidRPr="00F60335">
        <w:rPr>
          <w:rFonts w:cs="Arial"/>
          <w:lang w:val="en-GB"/>
        </w:rPr>
        <w:t xml:space="preserve">) aligns more closely with </w:t>
      </w:r>
      <w:proofErr w:type="spellStart"/>
      <w:r w:rsidRPr="00F60335">
        <w:rPr>
          <w:rFonts w:cs="Arial"/>
          <w:lang w:val="en-GB"/>
        </w:rPr>
        <w:t>FinnGen</w:t>
      </w:r>
      <w:proofErr w:type="spellEnd"/>
      <w:r w:rsidRPr="00F60335">
        <w:rPr>
          <w:rFonts w:cs="Arial"/>
          <w:lang w:val="en-GB"/>
        </w:rPr>
        <w:t xml:space="preserve"> in its top </w:t>
      </w:r>
      <w:proofErr w:type="spellStart"/>
      <w:r w:rsidRPr="00F60335">
        <w:rPr>
          <w:rFonts w:cs="Arial"/>
          <w:lang w:val="en-GB"/>
        </w:rPr>
        <w:t>MeSH</w:t>
      </w:r>
      <w:proofErr w:type="spellEnd"/>
      <w:r w:rsidRPr="00F60335">
        <w:rPr>
          <w:rFonts w:cs="Arial"/>
          <w:lang w:val="en-GB"/>
        </w:rPr>
        <w:t xml:space="preserve"> terms, with frequent annotation of </w:t>
      </w:r>
      <w:r w:rsidRPr="00F60335">
        <w:rPr>
          <w:rFonts w:cs="Arial"/>
          <w:bCs/>
          <w:lang w:val="en-GB"/>
        </w:rPr>
        <w:t>“Genome-Wide Association Study,” “Polymorphism, Single Nucleotide,” and “Phenotype.”</w:t>
      </w:r>
      <w:r w:rsidRPr="00F60335">
        <w:rPr>
          <w:rFonts w:cs="Arial"/>
          <w:lang w:val="en-GB"/>
        </w:rPr>
        <w:t xml:space="preserve"> These terms reinforce Estonia’s long-standing investment in population-scale genetics and integrative omics, albeit at </w:t>
      </w:r>
      <w:r w:rsidR="00125C7E" w:rsidRPr="00F60335">
        <w:rPr>
          <w:rFonts w:cs="Arial"/>
          <w:lang w:val="en-GB"/>
        </w:rPr>
        <w:t xml:space="preserve">a </w:t>
      </w:r>
      <w:r w:rsidRPr="00F60335">
        <w:rPr>
          <w:rFonts w:cs="Arial"/>
          <w:lang w:val="en-GB"/>
        </w:rPr>
        <w:t>lower publication volume.</w:t>
      </w:r>
    </w:p>
    <w:p w14:paraId="4EB93751" w14:textId="77777777" w:rsidR="00FB3441" w:rsidRPr="00F60335" w:rsidRDefault="00FB3441" w:rsidP="00FB3441">
      <w:pPr>
        <w:rPr>
          <w:rFonts w:cs="Arial"/>
          <w:lang w:val="en-GB"/>
        </w:rPr>
      </w:pPr>
      <w:r w:rsidRPr="00F60335">
        <w:rPr>
          <w:rFonts w:cs="Arial"/>
          <w:lang w:val="en-GB"/>
        </w:rPr>
        <w:t>The Million Veteran Program (</w:t>
      </w:r>
      <w:r w:rsidRPr="00F60335">
        <w:rPr>
          <w:rFonts w:cs="Arial"/>
          <w:b/>
          <w:bCs/>
          <w:lang w:val="en-GB"/>
        </w:rPr>
        <w:t>Figure 2</w:t>
      </w:r>
      <w:r w:rsidRPr="00F60335">
        <w:rPr>
          <w:rFonts w:cs="Arial"/>
          <w:bCs/>
          <w:lang w:val="en-GB"/>
        </w:rPr>
        <w:t xml:space="preserve">, top </w:t>
      </w:r>
      <w:proofErr w:type="spellStart"/>
      <w:r w:rsidRPr="00F60335">
        <w:rPr>
          <w:rFonts w:cs="Arial"/>
          <w:bCs/>
          <w:lang w:val="en-GB"/>
        </w:rPr>
        <w:t>center</w:t>
      </w:r>
      <w:proofErr w:type="spellEnd"/>
      <w:r w:rsidRPr="00F60335">
        <w:rPr>
          <w:rFonts w:cs="Arial"/>
          <w:lang w:val="en-GB"/>
        </w:rPr>
        <w:t xml:space="preserve">) exhibits a unique institutional signature. In addition to genetic terms, </w:t>
      </w:r>
      <w:r w:rsidRPr="00F60335">
        <w:rPr>
          <w:rFonts w:cs="Arial"/>
          <w:bCs/>
          <w:lang w:val="en-GB"/>
        </w:rPr>
        <w:t>“Veterans”</w:t>
      </w:r>
      <w:r w:rsidRPr="00F60335">
        <w:rPr>
          <w:rFonts w:cs="Arial"/>
          <w:lang w:val="en-GB"/>
        </w:rPr>
        <w:t xml:space="preserve"> appears among the top descriptors, reflecting the biobank’s mission and participant base. The co-occurrence of “Genome-Wide Association Study,” “Risk Factors,” and “Genetic Predisposition to Disease” alongside “Veterans” suggests a convergence of genomics and military-linked population health.</w:t>
      </w:r>
    </w:p>
    <w:p w14:paraId="328C071A" w14:textId="069920CA" w:rsidR="00FB3441" w:rsidRPr="00F60335" w:rsidRDefault="00FB3441" w:rsidP="00FB3441">
      <w:pPr>
        <w:rPr>
          <w:rFonts w:cs="Arial"/>
          <w:lang w:val="en-GB"/>
        </w:rPr>
      </w:pPr>
      <w:r w:rsidRPr="00F60335">
        <w:rPr>
          <w:rFonts w:cs="Arial"/>
          <w:lang w:val="en-GB"/>
        </w:rPr>
        <w:t xml:space="preserve">For comparison, </w:t>
      </w:r>
      <w:r w:rsidRPr="00F60335">
        <w:rPr>
          <w:rFonts w:cs="Arial"/>
          <w:b/>
          <w:bCs/>
          <w:lang w:val="en-GB"/>
        </w:rPr>
        <w:t xml:space="preserve">Figure 2 </w:t>
      </w:r>
      <w:r w:rsidRPr="00F60335">
        <w:rPr>
          <w:rFonts w:cs="Arial"/>
          <w:bCs/>
          <w:lang w:val="en-GB"/>
        </w:rPr>
        <w:t>(bottom right)</w:t>
      </w:r>
      <w:r w:rsidRPr="00F60335">
        <w:rPr>
          <w:rFonts w:cs="Arial"/>
          <w:lang w:val="en-GB"/>
        </w:rPr>
        <w:t xml:space="preserve"> presents the top </w:t>
      </w:r>
      <w:proofErr w:type="spellStart"/>
      <w:r w:rsidRPr="00F60335">
        <w:rPr>
          <w:rFonts w:cs="Arial"/>
          <w:lang w:val="en-GB"/>
        </w:rPr>
        <w:t>MeSH</w:t>
      </w:r>
      <w:proofErr w:type="spellEnd"/>
      <w:r w:rsidRPr="00F60335">
        <w:rPr>
          <w:rFonts w:cs="Arial"/>
          <w:lang w:val="en-GB"/>
        </w:rPr>
        <w:t xml:space="preserve"> terms aggregated across all non-UK biobanks</w:t>
      </w:r>
      <w:r w:rsidR="00A21393" w:rsidRPr="00F60335">
        <w:rPr>
          <w:rFonts w:cs="Arial"/>
          <w:lang w:val="en-GB"/>
        </w:rPr>
        <w:t xml:space="preserve"> (otherwise</w:t>
      </w:r>
      <w:r w:rsidR="00125C7E" w:rsidRPr="00F60335">
        <w:rPr>
          <w:rFonts w:cs="Arial"/>
          <w:lang w:val="en-GB"/>
        </w:rPr>
        <w:t>,</w:t>
      </w:r>
      <w:r w:rsidR="00A21393" w:rsidRPr="00F60335">
        <w:rPr>
          <w:rFonts w:cs="Arial"/>
          <w:lang w:val="en-GB"/>
        </w:rPr>
        <w:t xml:space="preserve"> UK Biobank terms would dominate</w:t>
      </w:r>
      <w:r w:rsidR="00D84AC5" w:rsidRPr="00F60335">
        <w:rPr>
          <w:rFonts w:cs="Arial"/>
          <w:lang w:val="en-GB"/>
        </w:rPr>
        <w:t xml:space="preserve"> due to its much greater volume</w:t>
      </w:r>
      <w:r w:rsidR="00A21393" w:rsidRPr="00F60335">
        <w:rPr>
          <w:rFonts w:cs="Arial"/>
          <w:lang w:val="en-GB"/>
        </w:rPr>
        <w:t>)</w:t>
      </w:r>
      <w:r w:rsidRPr="00F60335">
        <w:rPr>
          <w:rFonts w:cs="Arial"/>
          <w:lang w:val="en-GB"/>
        </w:rPr>
        <w:t>. While</w:t>
      </w:r>
      <w:r w:rsidR="00D84AC5" w:rsidRPr="00F60335">
        <w:rPr>
          <w:rFonts w:cs="Arial"/>
          <w:lang w:val="en-GB"/>
        </w:rPr>
        <w:t xml:space="preserve"> </w:t>
      </w:r>
      <w:proofErr w:type="spellStart"/>
      <w:r w:rsidR="00D84AC5" w:rsidRPr="00F60335">
        <w:rPr>
          <w:rFonts w:cs="Arial"/>
          <w:lang w:val="en-GB"/>
        </w:rPr>
        <w:t>MeSH</w:t>
      </w:r>
      <w:proofErr w:type="spellEnd"/>
      <w:r w:rsidR="00D84AC5" w:rsidRPr="00F60335">
        <w:rPr>
          <w:rFonts w:cs="Arial"/>
          <w:lang w:val="en-GB"/>
        </w:rPr>
        <w:t xml:space="preserve"> terms in non-UK biobanks</w:t>
      </w:r>
      <w:r w:rsidRPr="00F60335">
        <w:rPr>
          <w:rFonts w:cs="Arial"/>
          <w:lang w:val="en-GB"/>
        </w:rPr>
        <w:t xml:space="preserve"> echo the prevalence of human, sex, and genetic descriptors, the overall frequency is markedly lower, and terms related to specimen infrastructure or environmental exposure are notably absent. This contrast illustrates how </w:t>
      </w:r>
      <w:r w:rsidR="000F7019" w:rsidRPr="00F60335">
        <w:rPr>
          <w:rFonts w:cs="Arial"/>
          <w:lang w:val="en-GB"/>
        </w:rPr>
        <w:t xml:space="preserve">the </w:t>
      </w:r>
      <w:r w:rsidRPr="00F60335">
        <w:rPr>
          <w:rFonts w:cs="Arial"/>
          <w:lang w:val="en-GB"/>
        </w:rPr>
        <w:t>UK Biobank has not only scaled publication output but has also broadened its thematic reach, incorporating environmental epidemiology and infrastructure-focused research.</w:t>
      </w:r>
    </w:p>
    <w:p w14:paraId="15EC2C49" w14:textId="65113065" w:rsidR="00FB3441" w:rsidRPr="00F60335" w:rsidRDefault="001A272F" w:rsidP="00FB3441">
      <w:pPr>
        <w:rPr>
          <w:rFonts w:cs="Arial"/>
          <w:lang w:val="en-GB"/>
        </w:rPr>
      </w:pPr>
      <w:r w:rsidRPr="00F60335">
        <w:rPr>
          <w:rFonts w:cs="Arial"/>
          <w:noProof/>
          <w:lang w:val="en-GB"/>
        </w:rPr>
        <w:drawing>
          <wp:inline distT="0" distB="0" distL="0" distR="0" wp14:anchorId="5F7A74FF" wp14:editId="56F6723E">
            <wp:extent cx="5759450" cy="285940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2-biobank_mesh_terms_published.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2859405"/>
                    </a:xfrm>
                    <a:prstGeom prst="rect">
                      <a:avLst/>
                    </a:prstGeom>
                  </pic:spPr>
                </pic:pic>
              </a:graphicData>
            </a:graphic>
          </wp:inline>
        </w:drawing>
      </w:r>
    </w:p>
    <w:p w14:paraId="11BB45AD" w14:textId="0B0D3EF0" w:rsidR="00FB3441" w:rsidRPr="00F60335" w:rsidRDefault="00FB3441" w:rsidP="00FB3441">
      <w:pPr>
        <w:rPr>
          <w:rFonts w:cs="Arial"/>
          <w:sz w:val="20"/>
          <w:szCs w:val="20"/>
          <w:lang w:val="en-GB"/>
        </w:rPr>
      </w:pPr>
      <w:r w:rsidRPr="00F60335">
        <w:rPr>
          <w:rFonts w:cs="Arial"/>
          <w:b/>
          <w:bCs/>
          <w:sz w:val="20"/>
          <w:szCs w:val="20"/>
          <w:lang w:val="en-GB"/>
        </w:rPr>
        <w:t>Figure 2</w:t>
      </w:r>
      <w:r w:rsidRPr="00F60335">
        <w:rPr>
          <w:rFonts w:cs="Arial"/>
          <w:b/>
          <w:sz w:val="20"/>
          <w:szCs w:val="20"/>
          <w:lang w:val="en-GB"/>
        </w:rPr>
        <w:t xml:space="preserve">. Most Frequently Occurring </w:t>
      </w:r>
      <w:proofErr w:type="spellStart"/>
      <w:r w:rsidRPr="00F60335">
        <w:rPr>
          <w:rFonts w:cs="Arial"/>
          <w:b/>
          <w:sz w:val="20"/>
          <w:szCs w:val="20"/>
          <w:lang w:val="en-GB"/>
        </w:rPr>
        <w:t>MeSH</w:t>
      </w:r>
      <w:proofErr w:type="spellEnd"/>
      <w:r w:rsidRPr="00F60335">
        <w:rPr>
          <w:rFonts w:cs="Arial"/>
          <w:b/>
          <w:sz w:val="20"/>
          <w:szCs w:val="20"/>
          <w:lang w:val="en-GB"/>
        </w:rPr>
        <w:t xml:space="preserve"> Terms Across Global EHR-Linked Biobanks (2000</w:t>
      </w:r>
      <w:r w:rsidR="005F0019" w:rsidRPr="00F60335">
        <w:rPr>
          <w:rFonts w:cs="Arial"/>
          <w:b/>
          <w:sz w:val="20"/>
          <w:szCs w:val="20"/>
          <w:lang w:val="en-GB"/>
        </w:rPr>
        <w:t>-</w:t>
      </w:r>
      <w:r w:rsidRPr="00F60335">
        <w:rPr>
          <w:rFonts w:cs="Arial"/>
          <w:b/>
          <w:sz w:val="20"/>
          <w:szCs w:val="20"/>
          <w:lang w:val="en-GB"/>
        </w:rPr>
        <w:t>2024).</w:t>
      </w:r>
      <w:r w:rsidRPr="00F60335">
        <w:rPr>
          <w:rFonts w:cs="Arial"/>
          <w:sz w:val="20"/>
          <w:szCs w:val="20"/>
          <w:lang w:val="en-GB"/>
        </w:rPr>
        <w:t xml:space="preserve"> Bar plots showing the top 10 Medical Subject Headings (</w:t>
      </w:r>
      <w:proofErr w:type="spellStart"/>
      <w:r w:rsidRPr="00F60335">
        <w:rPr>
          <w:rFonts w:cs="Arial"/>
          <w:sz w:val="20"/>
          <w:szCs w:val="20"/>
          <w:lang w:val="en-GB"/>
        </w:rPr>
        <w:t>MeSH</w:t>
      </w:r>
      <w:proofErr w:type="spellEnd"/>
      <w:r w:rsidRPr="00F60335">
        <w:rPr>
          <w:rFonts w:cs="Arial"/>
          <w:sz w:val="20"/>
          <w:szCs w:val="20"/>
          <w:lang w:val="en-GB"/>
        </w:rPr>
        <w:t xml:space="preserve">) terms by frequency for each of five biobanks (UK Biobank, Million Veteran Program, </w:t>
      </w:r>
      <w:proofErr w:type="spellStart"/>
      <w:r w:rsidRPr="00F60335">
        <w:rPr>
          <w:rFonts w:cs="Arial"/>
          <w:sz w:val="20"/>
          <w:szCs w:val="20"/>
          <w:lang w:val="en-GB"/>
        </w:rPr>
        <w:t>FinnGen</w:t>
      </w:r>
      <w:proofErr w:type="spellEnd"/>
      <w:r w:rsidRPr="00F60335">
        <w:rPr>
          <w:rFonts w:cs="Arial"/>
          <w:sz w:val="20"/>
          <w:szCs w:val="20"/>
          <w:lang w:val="en-GB"/>
        </w:rPr>
        <w:t>, All of Us, and Estonian Biobank) as well as for all non-UK biobanks combined. Terms were extracted from peer-reviewed, PubMed-indexed articles and reflect high-level descriptors of study focus, population characteristics, and methodological orientation.</w:t>
      </w:r>
    </w:p>
    <w:p w14:paraId="0B191FC6" w14:textId="77777777" w:rsidR="00742957" w:rsidRPr="00F60335" w:rsidRDefault="00742957" w:rsidP="005370DD">
      <w:pPr>
        <w:pStyle w:val="Heading2"/>
        <w:rPr>
          <w:rFonts w:ascii="Arial" w:hAnsi="Arial" w:cs="Arial"/>
        </w:rPr>
      </w:pPr>
      <w:r w:rsidRPr="00F60335">
        <w:rPr>
          <w:rFonts w:ascii="Arial" w:hAnsi="Arial" w:cs="Arial"/>
        </w:rPr>
        <w:lastRenderedPageBreak/>
        <w:t>Semantic Clustering Reveals Biobank-Specific Research Signatures</w:t>
      </w:r>
    </w:p>
    <w:p w14:paraId="4BDE41CB" w14:textId="65CDF84C" w:rsidR="00FB3441" w:rsidRPr="00F60335" w:rsidRDefault="00B72E40" w:rsidP="00742957">
      <w:pPr>
        <w:rPr>
          <w:rFonts w:cs="Arial"/>
          <w:lang w:val="en-GB"/>
        </w:rPr>
      </w:pPr>
      <w:r w:rsidRPr="00F60335">
        <w:rPr>
          <w:rFonts w:cs="Arial"/>
          <w:lang w:val="en-GB"/>
        </w:rPr>
        <w:t>To investigate the thematic composition of publications linked to the five major biobank initiatives analy</w:t>
      </w:r>
      <w:r w:rsidR="005F0019" w:rsidRPr="00F60335">
        <w:rPr>
          <w:rFonts w:cs="Arial"/>
          <w:lang w:val="en-GB"/>
        </w:rPr>
        <w:t>s</w:t>
      </w:r>
      <w:r w:rsidRPr="00F60335">
        <w:rPr>
          <w:rFonts w:cs="Arial"/>
          <w:lang w:val="en-GB"/>
        </w:rPr>
        <w:t xml:space="preserve">ed here, we applied unsupervised clustering to </w:t>
      </w:r>
      <w:proofErr w:type="spellStart"/>
      <w:r w:rsidRPr="00F60335">
        <w:rPr>
          <w:rFonts w:cs="Arial"/>
          <w:lang w:val="en-GB"/>
        </w:rPr>
        <w:t>MeSH</w:t>
      </w:r>
      <w:proofErr w:type="spellEnd"/>
      <w:r w:rsidRPr="00F60335">
        <w:rPr>
          <w:rFonts w:cs="Arial"/>
          <w:lang w:val="en-GB"/>
        </w:rPr>
        <w:t xml:space="preserve"> term profiles extracted from 11,726 publications with available </w:t>
      </w:r>
      <w:proofErr w:type="spellStart"/>
      <w:r w:rsidRPr="00F60335">
        <w:rPr>
          <w:rFonts w:cs="Arial"/>
          <w:lang w:val="en-GB"/>
        </w:rPr>
        <w:t>MeSH</w:t>
      </w:r>
      <w:proofErr w:type="spellEnd"/>
      <w:r w:rsidRPr="00F60335">
        <w:rPr>
          <w:rFonts w:cs="Arial"/>
          <w:lang w:val="en-GB"/>
        </w:rPr>
        <w:t xml:space="preserve"> annotations from the 14,142 PubMed-indexed articles. Each biobank was analy</w:t>
      </w:r>
      <w:r w:rsidR="005F0019" w:rsidRPr="00F60335">
        <w:rPr>
          <w:rFonts w:cs="Arial"/>
          <w:lang w:val="en-GB"/>
        </w:rPr>
        <w:t>s</w:t>
      </w:r>
      <w:r w:rsidRPr="00F60335">
        <w:rPr>
          <w:rFonts w:cs="Arial"/>
          <w:lang w:val="en-GB"/>
        </w:rPr>
        <w:t xml:space="preserve">ed independently to preserve its distinct research identity, and clustering was performed using a TF-IDF representation of </w:t>
      </w:r>
      <w:proofErr w:type="spellStart"/>
      <w:r w:rsidRPr="00F60335">
        <w:rPr>
          <w:rFonts w:cs="Arial"/>
          <w:lang w:val="en-GB"/>
        </w:rPr>
        <w:t>MeSH</w:t>
      </w:r>
      <w:proofErr w:type="spellEnd"/>
      <w:r w:rsidRPr="00F60335">
        <w:rPr>
          <w:rFonts w:cs="Arial"/>
          <w:lang w:val="en-GB"/>
        </w:rPr>
        <w:t xml:space="preserve"> terms, followed by bootstrap-based selection of the optimal number of clusters and k-means clustering. To aid interpretation, we projected the high-dimensional term vectors onto a two-dimensional space using principal component analysis (PCA). The resulting visuali</w:t>
      </w:r>
      <w:r w:rsidR="00B0524E" w:rsidRPr="00F60335">
        <w:rPr>
          <w:rFonts w:cs="Arial"/>
          <w:lang w:val="en-GB"/>
        </w:rPr>
        <w:t>s</w:t>
      </w:r>
      <w:r w:rsidRPr="00F60335">
        <w:rPr>
          <w:rFonts w:cs="Arial"/>
          <w:lang w:val="en-GB"/>
        </w:rPr>
        <w:t>ation highlights the spatial arrangement and density of semantic clusters for each biobank (</w:t>
      </w:r>
      <w:r w:rsidRPr="00F60335">
        <w:rPr>
          <w:rFonts w:cs="Arial"/>
          <w:b/>
          <w:lang w:val="en-GB"/>
        </w:rPr>
        <w:t>Figure 3</w:t>
      </w:r>
      <w:r w:rsidRPr="00F60335">
        <w:rPr>
          <w:rFonts w:cs="Arial"/>
          <w:lang w:val="en-GB"/>
        </w:rPr>
        <w:t>), with clusters varying in compactness and dispersion according to the biobank's thematic breadth</w:t>
      </w:r>
      <w:r w:rsidR="00742957" w:rsidRPr="00F60335">
        <w:rPr>
          <w:rFonts w:cs="Arial"/>
          <w:lang w:val="en-GB"/>
        </w:rPr>
        <w:t>.</w:t>
      </w:r>
      <w:r w:rsidR="003077A2">
        <w:rPr>
          <w:rFonts w:cs="Arial"/>
          <w:lang w:val="en-GB"/>
        </w:rPr>
        <w:t xml:space="preserve"> </w:t>
      </w:r>
      <w:r w:rsidR="003077A2" w:rsidRPr="003077A2">
        <w:rPr>
          <w:rFonts w:cs="Arial"/>
          <w:b/>
          <w:bCs/>
          <w:lang w:val="en-GB"/>
        </w:rPr>
        <w:t>Supplementary Table S1</w:t>
      </w:r>
      <w:r w:rsidR="003077A2" w:rsidRPr="003077A2">
        <w:rPr>
          <w:rFonts w:cs="Arial"/>
          <w:lang w:val="en-GB"/>
        </w:rPr>
        <w:t xml:space="preserve"> provid</w:t>
      </w:r>
      <w:r w:rsidR="003077A2">
        <w:rPr>
          <w:rFonts w:cs="Arial"/>
          <w:lang w:val="en-GB"/>
        </w:rPr>
        <w:t>es</w:t>
      </w:r>
      <w:r w:rsidR="003077A2" w:rsidRPr="003077A2">
        <w:rPr>
          <w:rFonts w:cs="Arial"/>
          <w:lang w:val="en-GB"/>
        </w:rPr>
        <w:t xml:space="preserve"> descriptive summaries of dominant terms and inferred research themes</w:t>
      </w:r>
      <w:r w:rsidR="003077A2">
        <w:rPr>
          <w:rFonts w:cs="Arial"/>
          <w:lang w:val="en-GB"/>
        </w:rPr>
        <w:t xml:space="preserve"> within each biobank cluster.</w:t>
      </w:r>
    </w:p>
    <w:p w14:paraId="29C3C419" w14:textId="77777777" w:rsidR="00742957" w:rsidRPr="00F60335" w:rsidRDefault="00742957" w:rsidP="00165B02">
      <w:pPr>
        <w:pStyle w:val="Heading3"/>
        <w:rPr>
          <w:lang w:val="en-GB"/>
        </w:rPr>
      </w:pPr>
      <w:r w:rsidRPr="00F60335">
        <w:rPr>
          <w:lang w:val="en-GB"/>
        </w:rPr>
        <w:t>UK Biobank Shows the Most Heterogeneous and Structurally Complex Landscape</w:t>
      </w:r>
    </w:p>
    <w:p w14:paraId="5EB46CB5" w14:textId="50395D20" w:rsidR="00FC2C7A" w:rsidRPr="00F60335" w:rsidRDefault="003077A2" w:rsidP="003077A2">
      <w:pPr>
        <w:rPr>
          <w:rFonts w:cs="Arial"/>
          <w:lang w:val="en-GB"/>
        </w:rPr>
      </w:pPr>
      <w:r w:rsidRPr="003077A2">
        <w:rPr>
          <w:rFonts w:cs="Arial"/>
          <w:lang w:val="en-GB"/>
        </w:rPr>
        <w:t xml:space="preserve">Among all biobanks analysed, the UK Biobank exhibited the most extensive semantic spread, consistent with its large publication volume (9,056 </w:t>
      </w:r>
      <w:proofErr w:type="spellStart"/>
      <w:r w:rsidRPr="003077A2">
        <w:rPr>
          <w:rFonts w:cs="Arial"/>
          <w:lang w:val="en-GB"/>
        </w:rPr>
        <w:t>clusterable</w:t>
      </w:r>
      <w:proofErr w:type="spellEnd"/>
      <w:r w:rsidRPr="003077A2">
        <w:rPr>
          <w:rFonts w:cs="Arial"/>
          <w:lang w:val="en-GB"/>
        </w:rPr>
        <w:t xml:space="preserve"> articles). The clustering revealed ten distinct thematic groups with marked size variation. The largest cluster (C1, 1,858 publications) represents general biobank research infrastructure, characterised by terms such as </w:t>
      </w:r>
      <w:r w:rsidRPr="003077A2">
        <w:rPr>
          <w:rFonts w:cs="Arial"/>
          <w:i/>
          <w:iCs/>
          <w:lang w:val="en-GB"/>
        </w:rPr>
        <w:t>“biological specimen banks”</w:t>
      </w:r>
      <w:r w:rsidRPr="003077A2">
        <w:rPr>
          <w:rFonts w:cs="Arial"/>
          <w:lang w:val="en-GB"/>
        </w:rPr>
        <w:t xml:space="preserve"> and </w:t>
      </w:r>
      <w:r w:rsidRPr="003077A2">
        <w:rPr>
          <w:rFonts w:cs="Arial"/>
          <w:i/>
          <w:iCs/>
          <w:lang w:val="en-GB"/>
        </w:rPr>
        <w:t>“United Kingdom.”</w:t>
      </w:r>
      <w:r w:rsidRPr="003077A2">
        <w:rPr>
          <w:rFonts w:cs="Arial"/>
          <w:lang w:val="en-GB"/>
        </w:rPr>
        <w:t xml:space="preserve"> A substantial Mendelian randomi</w:t>
      </w:r>
      <w:r w:rsidR="00BF3CD4">
        <w:rPr>
          <w:rFonts w:cs="Arial"/>
          <w:lang w:val="en-GB"/>
        </w:rPr>
        <w:t>s</w:t>
      </w:r>
      <w:r w:rsidRPr="003077A2">
        <w:rPr>
          <w:rFonts w:cs="Arial"/>
          <w:lang w:val="en-GB"/>
        </w:rPr>
        <w:t xml:space="preserve">ation cluster (C5, 1,174 publications) reflects the biobank’s methodological focus on causal inference. The neuroimaging cluster (C7, 581 publications) is uniquely defined by </w:t>
      </w:r>
      <w:r w:rsidRPr="003077A2">
        <w:rPr>
          <w:rFonts w:cs="Arial"/>
          <w:i/>
          <w:iCs/>
          <w:lang w:val="en-GB"/>
        </w:rPr>
        <w:t>“brain,” “magnetic resonance imaging,”</w:t>
      </w:r>
      <w:r w:rsidRPr="003077A2">
        <w:rPr>
          <w:rFonts w:cs="Arial"/>
          <w:lang w:val="en-GB"/>
        </w:rPr>
        <w:t xml:space="preserve"> and </w:t>
      </w:r>
      <w:r w:rsidRPr="003077A2">
        <w:rPr>
          <w:rFonts w:cs="Arial"/>
          <w:i/>
          <w:iCs/>
          <w:lang w:val="en-GB"/>
        </w:rPr>
        <w:t>“white matter,”</w:t>
      </w:r>
      <w:r w:rsidRPr="003077A2">
        <w:rPr>
          <w:rFonts w:cs="Arial"/>
          <w:lang w:val="en-GB"/>
        </w:rPr>
        <w:t xml:space="preserve"> underscoring UK Biobank’s imaging </w:t>
      </w:r>
      <w:proofErr w:type="spellStart"/>
      <w:r w:rsidRPr="003077A2">
        <w:rPr>
          <w:rFonts w:cs="Arial"/>
          <w:lang w:val="en-GB"/>
        </w:rPr>
        <w:t>subcohort</w:t>
      </w:r>
      <w:proofErr w:type="spellEnd"/>
      <w:r w:rsidRPr="003077A2">
        <w:rPr>
          <w:rFonts w:cs="Arial"/>
          <w:lang w:val="en-GB"/>
        </w:rPr>
        <w:t xml:space="preserve">. A distinct environmental health cluster (C2, 207 publications) emerged with high-weight terms including </w:t>
      </w:r>
      <w:r w:rsidRPr="003077A2">
        <w:rPr>
          <w:rFonts w:cs="Arial"/>
          <w:i/>
          <w:iCs/>
          <w:lang w:val="en-GB"/>
        </w:rPr>
        <w:t>“air pollution,” “particulate matter,”</w:t>
      </w:r>
      <w:r w:rsidRPr="003077A2">
        <w:rPr>
          <w:rFonts w:cs="Arial"/>
          <w:lang w:val="en-GB"/>
        </w:rPr>
        <w:t xml:space="preserve"> and </w:t>
      </w:r>
      <w:r w:rsidRPr="003077A2">
        <w:rPr>
          <w:rFonts w:cs="Arial"/>
          <w:i/>
          <w:iCs/>
          <w:lang w:val="en-GB"/>
        </w:rPr>
        <w:t>“environmental exposure,”</w:t>
      </w:r>
      <w:r w:rsidRPr="003077A2">
        <w:rPr>
          <w:rFonts w:cs="Arial"/>
          <w:lang w:val="en-GB"/>
        </w:rPr>
        <w:t xml:space="preserve"> revealing a specialised research focus on environmental determinants of health. Two large demographic clusters (C8 and C9, 1,499 and 1,253 publications, respectively) capture age- and sex-stratified analyses typical of population-scale studies</w:t>
      </w:r>
      <w:r w:rsidR="00742957" w:rsidRPr="00F60335">
        <w:rPr>
          <w:rFonts w:cs="Arial"/>
          <w:lang w:val="en-GB"/>
        </w:rPr>
        <w:t>.</w:t>
      </w:r>
      <w:r>
        <w:rPr>
          <w:rFonts w:cs="Arial"/>
          <w:lang w:val="en-GB"/>
        </w:rPr>
        <w:t xml:space="preserve"> </w:t>
      </w:r>
    </w:p>
    <w:p w14:paraId="72E8C5A8" w14:textId="47C25D94" w:rsidR="00742957" w:rsidRPr="00F60335" w:rsidRDefault="0036760D" w:rsidP="00742957">
      <w:pPr>
        <w:rPr>
          <w:rFonts w:cs="Arial"/>
          <w:b/>
          <w:bCs/>
          <w:lang w:val="en-GB"/>
        </w:rPr>
      </w:pPr>
      <w:proofErr w:type="spellStart"/>
      <w:r w:rsidRPr="00F60335">
        <w:rPr>
          <w:rFonts w:cs="Arial"/>
          <w:b/>
          <w:bCs/>
          <w:lang w:val="en-GB"/>
        </w:rPr>
        <w:t>FinnGen</w:t>
      </w:r>
      <w:proofErr w:type="spellEnd"/>
      <w:r w:rsidRPr="00F60335">
        <w:rPr>
          <w:rFonts w:cs="Arial"/>
          <w:b/>
          <w:bCs/>
          <w:lang w:val="en-GB"/>
        </w:rPr>
        <w:t xml:space="preserve"> Prioriti</w:t>
      </w:r>
      <w:r w:rsidR="00467F6B">
        <w:rPr>
          <w:rFonts w:cs="Arial"/>
          <w:b/>
          <w:bCs/>
          <w:lang w:val="en-GB"/>
        </w:rPr>
        <w:t>s</w:t>
      </w:r>
      <w:r w:rsidRPr="00F60335">
        <w:rPr>
          <w:rFonts w:cs="Arial"/>
          <w:b/>
          <w:bCs/>
          <w:lang w:val="en-GB"/>
        </w:rPr>
        <w:t>es Disease-Specific Research with Genomic Methods</w:t>
      </w:r>
    </w:p>
    <w:p w14:paraId="66F3B65D" w14:textId="7098EA49" w:rsidR="00742957" w:rsidRPr="00F60335" w:rsidRDefault="003077A2" w:rsidP="003077A2">
      <w:pPr>
        <w:rPr>
          <w:rFonts w:cs="Arial"/>
          <w:lang w:val="en-GB"/>
        </w:rPr>
      </w:pPr>
      <w:proofErr w:type="spellStart"/>
      <w:r w:rsidRPr="003077A2">
        <w:rPr>
          <w:rFonts w:cs="Arial"/>
          <w:lang w:val="en-GB"/>
        </w:rPr>
        <w:t>FinnGen’s</w:t>
      </w:r>
      <w:proofErr w:type="spellEnd"/>
      <w:r w:rsidRPr="003077A2">
        <w:rPr>
          <w:rFonts w:cs="Arial"/>
          <w:lang w:val="en-GB"/>
        </w:rPr>
        <w:t xml:space="preserve"> publication profile (1,308 </w:t>
      </w:r>
      <w:proofErr w:type="spellStart"/>
      <w:r w:rsidRPr="003077A2">
        <w:rPr>
          <w:rFonts w:cs="Arial"/>
          <w:lang w:val="en-GB"/>
        </w:rPr>
        <w:t>clusterable</w:t>
      </w:r>
      <w:proofErr w:type="spellEnd"/>
      <w:r w:rsidRPr="003077A2">
        <w:rPr>
          <w:rFonts w:cs="Arial"/>
          <w:lang w:val="en-GB"/>
        </w:rPr>
        <w:t xml:space="preserve"> articles) showed a more concentrated structure, with fewer very large clusters and multiple smaller disease-focused groups. The largest cluster (C8, 456 publications) is dominated by genome-wide association studies and Mendelian randomisation, reflecting </w:t>
      </w:r>
      <w:proofErr w:type="spellStart"/>
      <w:r w:rsidRPr="003077A2">
        <w:rPr>
          <w:rFonts w:cs="Arial"/>
          <w:lang w:val="en-GB"/>
        </w:rPr>
        <w:t>FinnGen’s</w:t>
      </w:r>
      <w:proofErr w:type="spellEnd"/>
      <w:r w:rsidRPr="003077A2">
        <w:rPr>
          <w:rFonts w:cs="Arial"/>
          <w:lang w:val="en-GB"/>
        </w:rPr>
        <w:t xml:space="preserve"> methodological backbone. Smaller clusters reveal distinctive disease emphases: C5 (34 publications) centres on inflammatory bowel diseases, with terms such as </w:t>
      </w:r>
      <w:r w:rsidRPr="003077A2">
        <w:rPr>
          <w:rFonts w:cs="Arial"/>
          <w:i/>
          <w:iCs/>
          <w:lang w:val="en-GB"/>
        </w:rPr>
        <w:t>“Crohn disease”</w:t>
      </w:r>
      <w:r w:rsidRPr="003077A2">
        <w:rPr>
          <w:rFonts w:cs="Arial"/>
          <w:lang w:val="en-GB"/>
        </w:rPr>
        <w:t xml:space="preserve"> and </w:t>
      </w:r>
      <w:r w:rsidRPr="003077A2">
        <w:rPr>
          <w:rFonts w:cs="Arial"/>
          <w:i/>
          <w:iCs/>
          <w:lang w:val="en-GB"/>
        </w:rPr>
        <w:t>“colitis ulcerative.”</w:t>
      </w:r>
      <w:r w:rsidRPr="003077A2">
        <w:rPr>
          <w:rFonts w:cs="Arial"/>
          <w:lang w:val="en-GB"/>
        </w:rPr>
        <w:t xml:space="preserve"> Cluster C3 (73 publications) captures pregnancy-related complications, including </w:t>
      </w:r>
      <w:r w:rsidRPr="003077A2">
        <w:rPr>
          <w:rFonts w:cs="Arial"/>
          <w:i/>
          <w:iCs/>
          <w:lang w:val="en-GB"/>
        </w:rPr>
        <w:t>“gestational diabetes”</w:t>
      </w:r>
      <w:r w:rsidRPr="003077A2">
        <w:rPr>
          <w:rFonts w:cs="Arial"/>
          <w:lang w:val="en-GB"/>
        </w:rPr>
        <w:t xml:space="preserve"> and </w:t>
      </w:r>
      <w:r w:rsidRPr="003077A2">
        <w:rPr>
          <w:rFonts w:cs="Arial"/>
          <w:i/>
          <w:iCs/>
          <w:lang w:val="en-GB"/>
        </w:rPr>
        <w:t>“preeclampsia.”</w:t>
      </w:r>
      <w:r w:rsidRPr="003077A2">
        <w:rPr>
          <w:rFonts w:cs="Arial"/>
          <w:lang w:val="en-GB"/>
        </w:rPr>
        <w:t xml:space="preserve"> Cluster C6 (100 publications) is focused on the gastrointestinal microbiome, while C1 (61 publications) combines </w:t>
      </w:r>
      <w:r w:rsidRPr="003077A2">
        <w:rPr>
          <w:rFonts w:cs="Arial"/>
          <w:lang w:val="en-GB"/>
        </w:rPr>
        <w:lastRenderedPageBreak/>
        <w:t xml:space="preserve">causal inference methods with psychiatric outcomes such as depression. This structure underscores </w:t>
      </w:r>
      <w:proofErr w:type="spellStart"/>
      <w:r w:rsidRPr="003077A2">
        <w:rPr>
          <w:rFonts w:cs="Arial"/>
          <w:lang w:val="en-GB"/>
        </w:rPr>
        <w:t>FinnGen’s</w:t>
      </w:r>
      <w:proofErr w:type="spellEnd"/>
      <w:r w:rsidRPr="003077A2">
        <w:rPr>
          <w:rFonts w:cs="Arial"/>
          <w:lang w:val="en-GB"/>
        </w:rPr>
        <w:t xml:space="preserve"> identity as a disease-specific genomic discovery engine rooted in registry-based resources</w:t>
      </w:r>
      <w:r w:rsidR="00742957" w:rsidRPr="00F60335">
        <w:rPr>
          <w:rFonts w:cs="Arial"/>
          <w:lang w:val="en-GB"/>
        </w:rPr>
        <w:t>.</w:t>
      </w:r>
    </w:p>
    <w:p w14:paraId="2EA80333" w14:textId="6A67D1B0" w:rsidR="00742957" w:rsidRPr="00F60335" w:rsidRDefault="00742957" w:rsidP="00165B02">
      <w:pPr>
        <w:pStyle w:val="Heading3"/>
        <w:rPr>
          <w:lang w:val="en-GB"/>
        </w:rPr>
      </w:pPr>
      <w:r w:rsidRPr="00F60335">
        <w:rPr>
          <w:lang w:val="en-GB"/>
        </w:rPr>
        <w:t>Estonian Biobank Emphasi</w:t>
      </w:r>
      <w:r w:rsidR="00B0524E" w:rsidRPr="00F60335">
        <w:rPr>
          <w:lang w:val="en-GB"/>
        </w:rPr>
        <w:t>s</w:t>
      </w:r>
      <w:r w:rsidRPr="00F60335">
        <w:rPr>
          <w:lang w:val="en-GB"/>
        </w:rPr>
        <w:t>es Regulatory Genomics and Cardiometabolic Traits</w:t>
      </w:r>
    </w:p>
    <w:p w14:paraId="7E8F8734" w14:textId="22760BDD" w:rsidR="00742957" w:rsidRPr="00F60335" w:rsidRDefault="00E6668D" w:rsidP="00E6668D">
      <w:pPr>
        <w:rPr>
          <w:rFonts w:cs="Arial"/>
          <w:lang w:val="en-GB"/>
        </w:rPr>
      </w:pPr>
      <w:r w:rsidRPr="00E6668D">
        <w:rPr>
          <w:rFonts w:cs="Arial"/>
          <w:lang w:val="en-GB"/>
        </w:rPr>
        <w:t xml:space="preserve">The Estonian Biobank (587 </w:t>
      </w:r>
      <w:proofErr w:type="spellStart"/>
      <w:r w:rsidRPr="00E6668D">
        <w:rPr>
          <w:rFonts w:cs="Arial"/>
          <w:lang w:val="en-GB"/>
        </w:rPr>
        <w:t>clusterable</w:t>
      </w:r>
      <w:proofErr w:type="spellEnd"/>
      <w:r w:rsidRPr="00E6668D">
        <w:rPr>
          <w:rFonts w:cs="Arial"/>
          <w:lang w:val="en-GB"/>
        </w:rPr>
        <w:t xml:space="preserve"> articles) formed ten balanced clusters, with relatively even distribution compared to UK Biobank or </w:t>
      </w:r>
      <w:proofErr w:type="spellStart"/>
      <w:r w:rsidRPr="00E6668D">
        <w:rPr>
          <w:rFonts w:cs="Arial"/>
          <w:lang w:val="en-GB"/>
        </w:rPr>
        <w:t>FinnGen</w:t>
      </w:r>
      <w:proofErr w:type="spellEnd"/>
      <w:r w:rsidRPr="00E6668D">
        <w:rPr>
          <w:rFonts w:cs="Arial"/>
          <w:lang w:val="en-GB"/>
        </w:rPr>
        <w:t xml:space="preserve">. Cluster C1 (108 publications) is methodological, focusing on GWAS. Cluster C5 (105 publications) centres on cardiometabolic traits such as body mass index and obesity. Cluster C7 (33 publications) is anchored in regulatory genomics, with </w:t>
      </w:r>
      <w:r w:rsidRPr="00E6668D">
        <w:rPr>
          <w:rFonts w:cs="Arial"/>
          <w:i/>
          <w:iCs/>
          <w:lang w:val="en-GB"/>
        </w:rPr>
        <w:t>“DNA methylation”</w:t>
      </w:r>
      <w:r w:rsidRPr="00E6668D">
        <w:rPr>
          <w:rFonts w:cs="Arial"/>
          <w:lang w:val="en-GB"/>
        </w:rPr>
        <w:t xml:space="preserve"> and </w:t>
      </w:r>
      <w:r w:rsidRPr="00E6668D">
        <w:rPr>
          <w:rFonts w:cs="Arial"/>
          <w:i/>
          <w:iCs/>
          <w:lang w:val="en-GB"/>
        </w:rPr>
        <w:t>“CpG islands”</w:t>
      </w:r>
      <w:r w:rsidRPr="00E6668D">
        <w:rPr>
          <w:rFonts w:cs="Arial"/>
          <w:lang w:val="en-GB"/>
        </w:rPr>
        <w:t xml:space="preserve"> among the dominant terms, marking Estonia’s contribution to epigenetics research. Cluster C3 (54 publications) captures metabolomics, while Cluster C6 (50 publications) reflects European collaborative infrastructure. A smaller but notable cluster (C8, 26 publications) features animal models, signalling a translational orientation linking human genomic findings to mechanistic work. </w:t>
      </w:r>
      <w:r w:rsidR="00416185">
        <w:rPr>
          <w:rFonts w:cs="Arial"/>
          <w:lang w:val="en-GB"/>
        </w:rPr>
        <w:t>All these c</w:t>
      </w:r>
      <w:r w:rsidRPr="00E6668D">
        <w:rPr>
          <w:rFonts w:cs="Arial"/>
          <w:lang w:val="en-GB"/>
        </w:rPr>
        <w:t>lusters indicate Estonia’s niche in regulatory layers and translational genomics, with cardiometabolic disease and multi-omics integration as key strengths</w:t>
      </w:r>
      <w:r w:rsidR="00742957" w:rsidRPr="00F60335">
        <w:rPr>
          <w:rFonts w:cs="Arial"/>
          <w:lang w:val="en-GB"/>
        </w:rPr>
        <w:t>.</w:t>
      </w:r>
    </w:p>
    <w:p w14:paraId="6342C143" w14:textId="661E6154" w:rsidR="00742957" w:rsidRPr="00F60335" w:rsidRDefault="00742957" w:rsidP="00165B02">
      <w:pPr>
        <w:pStyle w:val="Heading3"/>
        <w:rPr>
          <w:lang w:val="en-GB"/>
        </w:rPr>
      </w:pPr>
      <w:r w:rsidRPr="00F60335">
        <w:rPr>
          <w:lang w:val="en-GB"/>
        </w:rPr>
        <w:t xml:space="preserve">All of Us Concentrates on Diversity, </w:t>
      </w:r>
      <w:r w:rsidR="00D2058A" w:rsidRPr="00F60335">
        <w:rPr>
          <w:lang w:val="en-GB"/>
        </w:rPr>
        <w:t>Population Health</w:t>
      </w:r>
      <w:r w:rsidRPr="00F60335">
        <w:rPr>
          <w:lang w:val="en-GB"/>
        </w:rPr>
        <w:t>, and Pandemic Response</w:t>
      </w:r>
    </w:p>
    <w:p w14:paraId="12FD0C6C" w14:textId="64C3714B" w:rsidR="00742957" w:rsidRPr="00F60335" w:rsidRDefault="00416185" w:rsidP="00416185">
      <w:pPr>
        <w:rPr>
          <w:rFonts w:cs="Arial"/>
          <w:lang w:val="en-GB"/>
        </w:rPr>
      </w:pPr>
      <w:r w:rsidRPr="00416185">
        <w:rPr>
          <w:rFonts w:cs="Arial"/>
          <w:lang w:val="en-GB"/>
        </w:rPr>
        <w:t xml:space="preserve">The All of Us research corpus (450 </w:t>
      </w:r>
      <w:proofErr w:type="spellStart"/>
      <w:r w:rsidRPr="00416185">
        <w:rPr>
          <w:rFonts w:cs="Arial"/>
          <w:lang w:val="en-GB"/>
        </w:rPr>
        <w:t>clusterable</w:t>
      </w:r>
      <w:proofErr w:type="spellEnd"/>
      <w:r w:rsidRPr="00416185">
        <w:rPr>
          <w:rFonts w:cs="Arial"/>
          <w:lang w:val="en-GB"/>
        </w:rPr>
        <w:t xml:space="preserve"> articles) displayed ten compact clusters, consistent with its shorter publication history but wide-ranging institutional mandate. Cluster C5 (38 publications) anchors the programme’s policy-driven identity around </w:t>
      </w:r>
      <w:r w:rsidRPr="00416185">
        <w:rPr>
          <w:rFonts w:cs="Arial"/>
          <w:i/>
          <w:iCs/>
          <w:lang w:val="en-GB"/>
        </w:rPr>
        <w:t>“precision medicine”</w:t>
      </w:r>
      <w:r w:rsidRPr="00416185">
        <w:rPr>
          <w:rFonts w:cs="Arial"/>
          <w:lang w:val="en-GB"/>
        </w:rPr>
        <w:t xml:space="preserve"> and </w:t>
      </w:r>
      <w:r w:rsidRPr="00416185">
        <w:rPr>
          <w:rFonts w:cs="Arial"/>
          <w:i/>
          <w:iCs/>
          <w:lang w:val="en-GB"/>
        </w:rPr>
        <w:t>“biomedical research.”</w:t>
      </w:r>
      <w:r w:rsidRPr="00416185">
        <w:rPr>
          <w:rFonts w:cs="Arial"/>
          <w:lang w:val="en-GB"/>
        </w:rPr>
        <w:t xml:space="preserve"> Cluster C6 (32 publications) captures COVID-19 and mental health, with </w:t>
      </w:r>
      <w:r w:rsidRPr="00416185">
        <w:rPr>
          <w:rFonts w:cs="Arial"/>
          <w:i/>
          <w:iCs/>
          <w:lang w:val="en-GB"/>
        </w:rPr>
        <w:t>“depression,” “COVID-19,” “anxiety,”</w:t>
      </w:r>
      <w:r w:rsidRPr="00416185">
        <w:rPr>
          <w:rFonts w:cs="Arial"/>
          <w:lang w:val="en-GB"/>
        </w:rPr>
        <w:t xml:space="preserve"> and </w:t>
      </w:r>
      <w:r w:rsidRPr="00416185">
        <w:rPr>
          <w:rFonts w:cs="Arial"/>
          <w:i/>
          <w:iCs/>
          <w:lang w:val="en-GB"/>
        </w:rPr>
        <w:t>“SARS-CoV-2”</w:t>
      </w:r>
      <w:r w:rsidRPr="00416185">
        <w:rPr>
          <w:rFonts w:cs="Arial"/>
          <w:lang w:val="en-GB"/>
        </w:rPr>
        <w:t xml:space="preserve"> among the dominant descriptors. Two population health clusters (C3, 28 publications; C4, 58 publications) emphasise epidemiological study designs (</w:t>
      </w:r>
      <w:r w:rsidRPr="00416185">
        <w:rPr>
          <w:rFonts w:cs="Arial"/>
          <w:i/>
          <w:iCs/>
          <w:lang w:val="en-GB"/>
        </w:rPr>
        <w:t>“case-control studies,” “cross-sectional studies”</w:t>
      </w:r>
      <w:r w:rsidRPr="00416185">
        <w:rPr>
          <w:rFonts w:cs="Arial"/>
          <w:lang w:val="en-GB"/>
        </w:rPr>
        <w:t xml:space="preserve">). Cluster C7 (35 publications) represents genomics, although this remains proportionally smaller than in UK Biobank or </w:t>
      </w:r>
      <w:proofErr w:type="spellStart"/>
      <w:r w:rsidRPr="00416185">
        <w:rPr>
          <w:rFonts w:cs="Arial"/>
          <w:lang w:val="en-GB"/>
        </w:rPr>
        <w:t>FinnGen</w:t>
      </w:r>
      <w:proofErr w:type="spellEnd"/>
      <w:r w:rsidRPr="00416185">
        <w:rPr>
          <w:rFonts w:cs="Arial"/>
          <w:lang w:val="en-GB"/>
        </w:rPr>
        <w:t xml:space="preserve">. Additional clusters highlight demographic tags such as </w:t>
      </w:r>
      <w:r w:rsidRPr="00416185">
        <w:rPr>
          <w:rFonts w:cs="Arial"/>
          <w:i/>
          <w:iCs/>
          <w:lang w:val="en-GB"/>
        </w:rPr>
        <w:t>“United States,” “young adult,”</w:t>
      </w:r>
      <w:r w:rsidRPr="00416185">
        <w:rPr>
          <w:rFonts w:cs="Arial"/>
          <w:lang w:val="en-GB"/>
        </w:rPr>
        <w:t xml:space="preserve"> and </w:t>
      </w:r>
      <w:r w:rsidRPr="00416185">
        <w:rPr>
          <w:rFonts w:cs="Arial"/>
          <w:i/>
          <w:iCs/>
          <w:lang w:val="en-GB"/>
        </w:rPr>
        <w:t>“population health,”</w:t>
      </w:r>
      <w:r w:rsidRPr="00416185">
        <w:rPr>
          <w:rFonts w:cs="Arial"/>
          <w:lang w:val="en-GB"/>
        </w:rPr>
        <w:t xml:space="preserve"> consistent with the programme’s focus on diversity and representation. The</w:t>
      </w:r>
      <w:r>
        <w:rPr>
          <w:rFonts w:cs="Arial"/>
          <w:lang w:val="en-GB"/>
        </w:rPr>
        <w:t>se</w:t>
      </w:r>
      <w:r w:rsidRPr="00416185">
        <w:rPr>
          <w:rFonts w:cs="Arial"/>
          <w:lang w:val="en-GB"/>
        </w:rPr>
        <w:t xml:space="preserve"> clusters project a socio-clinical identity where genomics is integrated but not yet central, and responsiveness to equity and urgent health challenges is paramount</w:t>
      </w:r>
      <w:r w:rsidR="00742957" w:rsidRPr="00F60335">
        <w:rPr>
          <w:rFonts w:cs="Arial"/>
          <w:lang w:val="en-GB"/>
        </w:rPr>
        <w:t>.</w:t>
      </w:r>
    </w:p>
    <w:p w14:paraId="10D23FFD" w14:textId="6A65AC32" w:rsidR="00742957" w:rsidRPr="00F60335" w:rsidRDefault="00742957" w:rsidP="00165B02">
      <w:pPr>
        <w:pStyle w:val="Heading3"/>
        <w:rPr>
          <w:lang w:val="en-GB"/>
        </w:rPr>
      </w:pPr>
      <w:r w:rsidRPr="00F60335">
        <w:rPr>
          <w:lang w:val="en-GB"/>
        </w:rPr>
        <w:t>M</w:t>
      </w:r>
      <w:r w:rsidR="00416185">
        <w:rPr>
          <w:lang w:val="en-GB"/>
        </w:rPr>
        <w:t xml:space="preserve">VP </w:t>
      </w:r>
      <w:r w:rsidRPr="00F60335">
        <w:rPr>
          <w:lang w:val="en-GB"/>
        </w:rPr>
        <w:t>Features Veteran-Specific Pathologies and Risk Profiles</w:t>
      </w:r>
    </w:p>
    <w:p w14:paraId="6CED7B97" w14:textId="5C9E2356" w:rsidR="00742957" w:rsidRPr="00F60335" w:rsidRDefault="00416185" w:rsidP="00416185">
      <w:pPr>
        <w:rPr>
          <w:rFonts w:cs="Arial"/>
          <w:lang w:val="en-GB"/>
        </w:rPr>
      </w:pPr>
      <w:r w:rsidRPr="00416185">
        <w:rPr>
          <w:rFonts w:cs="Arial"/>
          <w:lang w:val="en-GB"/>
        </w:rPr>
        <w:t xml:space="preserve">Although comprising the fewest </w:t>
      </w:r>
      <w:proofErr w:type="spellStart"/>
      <w:r w:rsidRPr="00416185">
        <w:rPr>
          <w:rFonts w:cs="Arial"/>
          <w:lang w:val="en-GB"/>
        </w:rPr>
        <w:t>clusterable</w:t>
      </w:r>
      <w:proofErr w:type="spellEnd"/>
      <w:r w:rsidRPr="00416185">
        <w:rPr>
          <w:rFonts w:cs="Arial"/>
          <w:lang w:val="en-GB"/>
        </w:rPr>
        <w:t xml:space="preserve"> publications (325 articles), the Million Veteran Program revealed ten well-differentiated clusters that reflect its unique participant population. Cluster C3 (28 publications) centres on lipid genetics (</w:t>
      </w:r>
      <w:r w:rsidRPr="00416185">
        <w:rPr>
          <w:rFonts w:cs="Arial"/>
          <w:i/>
          <w:iCs/>
          <w:lang w:val="en-GB"/>
        </w:rPr>
        <w:t>“triglycerides,” “HDL cholesterol”</w:t>
      </w:r>
      <w:r w:rsidRPr="00416185">
        <w:rPr>
          <w:rFonts w:cs="Arial"/>
          <w:lang w:val="en-GB"/>
        </w:rPr>
        <w:t xml:space="preserve">), consistent with cardiovascular research priorities. Cluster C7 (21 publications) explicitly encodes </w:t>
      </w:r>
      <w:r w:rsidRPr="00416185">
        <w:rPr>
          <w:rFonts w:cs="Arial"/>
          <w:i/>
          <w:iCs/>
          <w:lang w:val="en-GB"/>
        </w:rPr>
        <w:t>“veterans”</w:t>
      </w:r>
      <w:r w:rsidRPr="00416185">
        <w:rPr>
          <w:rFonts w:cs="Arial"/>
          <w:lang w:val="en-GB"/>
        </w:rPr>
        <w:t xml:space="preserve"> and </w:t>
      </w:r>
      <w:r w:rsidRPr="00416185">
        <w:rPr>
          <w:rFonts w:cs="Arial"/>
          <w:i/>
          <w:iCs/>
          <w:lang w:val="en-GB"/>
        </w:rPr>
        <w:t>“traumatic brain injury,”</w:t>
      </w:r>
      <w:r w:rsidRPr="00416185">
        <w:rPr>
          <w:rFonts w:cs="Arial"/>
          <w:lang w:val="en-GB"/>
        </w:rPr>
        <w:t xml:space="preserve"> distinguishing MVP from civilian cohorts. Mental health appears in multiple clusters: C6 (29 publications) highlights PTSD with terms such as </w:t>
      </w:r>
      <w:r w:rsidRPr="00416185">
        <w:rPr>
          <w:rFonts w:cs="Arial"/>
          <w:i/>
          <w:iCs/>
          <w:lang w:val="en-GB"/>
        </w:rPr>
        <w:t>“stress disorders, post-</w:t>
      </w:r>
      <w:r w:rsidRPr="00416185">
        <w:rPr>
          <w:rFonts w:cs="Arial"/>
          <w:i/>
          <w:iCs/>
          <w:lang w:val="en-GB"/>
        </w:rPr>
        <w:lastRenderedPageBreak/>
        <w:t>traumatic,”</w:t>
      </w:r>
      <w:r w:rsidRPr="00416185">
        <w:rPr>
          <w:rFonts w:cs="Arial"/>
          <w:lang w:val="en-GB"/>
        </w:rPr>
        <w:t xml:space="preserve"> while C9 (12 publications) is focused on suicide and major depression. Cluster C4 (37 publications) represents COVID-19 mobilisation, and Cluster C0 (31 publications) corresponds to Veterans Affairs institutional research. These clusters illustrate MVP’s distinctive veteran-centred research profile, integrating cardiovascular and genomic themes with uniquely military exposures and mental health prioritie</w:t>
      </w:r>
      <w:r>
        <w:rPr>
          <w:rFonts w:cs="Arial"/>
          <w:lang w:val="en-GB"/>
        </w:rPr>
        <w:t>s</w:t>
      </w:r>
      <w:r w:rsidR="00742957" w:rsidRPr="00F60335">
        <w:rPr>
          <w:rFonts w:cs="Arial"/>
          <w:lang w:val="en-GB"/>
        </w:rPr>
        <w:t>.</w:t>
      </w:r>
    </w:p>
    <w:p w14:paraId="514E32B2" w14:textId="79917FF3" w:rsidR="00B53ADF" w:rsidRPr="00F60335" w:rsidRDefault="002C69A6" w:rsidP="002C69A6">
      <w:pPr>
        <w:rPr>
          <w:rFonts w:cs="Arial"/>
          <w:lang w:val="en-GB"/>
        </w:rPr>
      </w:pPr>
      <w:r>
        <w:rPr>
          <w:rFonts w:cs="Arial"/>
          <w:noProof/>
          <w:lang w:val="en-GB"/>
        </w:rPr>
        <w:drawing>
          <wp:inline distT="0" distB="0" distL="0" distR="0" wp14:anchorId="6B1E513B" wp14:editId="5DE68ED4">
            <wp:extent cx="5759450" cy="2834005"/>
            <wp:effectExtent l="0" t="0" r="6350" b="0"/>
            <wp:docPr id="412597715" name="Picture 2" descr="A group of graphs with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97715" name="Picture 2" descr="A group of graphs with circl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9450" cy="2834005"/>
                    </a:xfrm>
                    <a:prstGeom prst="rect">
                      <a:avLst/>
                    </a:prstGeom>
                  </pic:spPr>
                </pic:pic>
              </a:graphicData>
            </a:graphic>
          </wp:inline>
        </w:drawing>
      </w:r>
    </w:p>
    <w:p w14:paraId="7ED07F2F" w14:textId="4F2B07DC" w:rsidR="006D1D0F" w:rsidRPr="00F60335" w:rsidRDefault="00416185" w:rsidP="00416185">
      <w:pPr>
        <w:rPr>
          <w:rFonts w:cs="Arial"/>
          <w:sz w:val="20"/>
          <w:szCs w:val="20"/>
          <w:lang w:val="en-GB"/>
        </w:rPr>
      </w:pPr>
      <w:r w:rsidRPr="00416185">
        <w:rPr>
          <w:rFonts w:cs="Arial"/>
          <w:b/>
          <w:bCs/>
          <w:sz w:val="20"/>
          <w:szCs w:val="20"/>
          <w:lang w:val="en-GB"/>
        </w:rPr>
        <w:t>Figure 3. Semantic cluster composition by biobank.</w:t>
      </w:r>
      <w:r w:rsidRPr="00416185">
        <w:rPr>
          <w:rFonts w:cs="Arial"/>
          <w:sz w:val="20"/>
          <w:szCs w:val="20"/>
          <w:lang w:val="en-GB"/>
        </w:rPr>
        <w:t xml:space="preserve"> Principal component analysis (PCA) plots showing </w:t>
      </w:r>
      <w:proofErr w:type="spellStart"/>
      <w:r w:rsidRPr="00416185">
        <w:rPr>
          <w:rFonts w:cs="Arial"/>
          <w:sz w:val="20"/>
          <w:szCs w:val="20"/>
          <w:lang w:val="en-GB"/>
        </w:rPr>
        <w:t>MeSH</w:t>
      </w:r>
      <w:proofErr w:type="spellEnd"/>
      <w:r w:rsidRPr="00416185">
        <w:rPr>
          <w:rFonts w:cs="Arial"/>
          <w:sz w:val="20"/>
          <w:szCs w:val="20"/>
          <w:lang w:val="en-GB"/>
        </w:rPr>
        <w:t xml:space="preserve">-based semantic clusters for five major biobanks: All of Us, Estonian Biobank, </w:t>
      </w:r>
      <w:proofErr w:type="spellStart"/>
      <w:r w:rsidRPr="00416185">
        <w:rPr>
          <w:rFonts w:cs="Arial"/>
          <w:sz w:val="20"/>
          <w:szCs w:val="20"/>
          <w:lang w:val="en-GB"/>
        </w:rPr>
        <w:t>FinnGen</w:t>
      </w:r>
      <w:proofErr w:type="spellEnd"/>
      <w:r w:rsidRPr="00416185">
        <w:rPr>
          <w:rFonts w:cs="Arial"/>
          <w:sz w:val="20"/>
          <w:szCs w:val="20"/>
          <w:lang w:val="en-GB"/>
        </w:rPr>
        <w:t xml:space="preserve">, Million Veteran Program, and UK Biobank. Each panel displays 10 clusters per biobank, derived from TF-IDF-weighted </w:t>
      </w:r>
      <w:proofErr w:type="spellStart"/>
      <w:r w:rsidRPr="00416185">
        <w:rPr>
          <w:rFonts w:cs="Arial"/>
          <w:sz w:val="20"/>
          <w:szCs w:val="20"/>
          <w:lang w:val="en-GB"/>
        </w:rPr>
        <w:t>MeSH</w:t>
      </w:r>
      <w:proofErr w:type="spellEnd"/>
      <w:r w:rsidRPr="00416185">
        <w:rPr>
          <w:rFonts w:cs="Arial"/>
          <w:sz w:val="20"/>
          <w:szCs w:val="20"/>
          <w:lang w:val="en-GB"/>
        </w:rPr>
        <w:t xml:space="preserve"> term embeddings followed by k-means clustering. Axes represent the first two principal components of the </w:t>
      </w:r>
      <w:proofErr w:type="spellStart"/>
      <w:r w:rsidRPr="00416185">
        <w:rPr>
          <w:rFonts w:cs="Arial"/>
          <w:sz w:val="20"/>
          <w:szCs w:val="20"/>
          <w:lang w:val="en-GB"/>
        </w:rPr>
        <w:t>MeSH</w:t>
      </w:r>
      <w:proofErr w:type="spellEnd"/>
      <w:r w:rsidRPr="00416185">
        <w:rPr>
          <w:rFonts w:cs="Arial"/>
          <w:sz w:val="20"/>
          <w:szCs w:val="20"/>
          <w:lang w:val="en-GB"/>
        </w:rPr>
        <w:t xml:space="preserve"> vector space, with variance explained by PC1 and PC2 indicated on each plot. Circle size is proportional to the number of publications assigned to each cluster. Cluster IDs (C0–C9) correspond to the thematic groups described in </w:t>
      </w:r>
      <w:r w:rsidRPr="00416185">
        <w:rPr>
          <w:rFonts w:cs="Arial"/>
          <w:b/>
          <w:bCs/>
          <w:sz w:val="20"/>
          <w:szCs w:val="20"/>
          <w:lang w:val="en-GB"/>
        </w:rPr>
        <w:t>Supplementary Table S1</w:t>
      </w:r>
      <w:r w:rsidRPr="00416185">
        <w:rPr>
          <w:rFonts w:cs="Arial"/>
          <w:sz w:val="20"/>
          <w:szCs w:val="20"/>
          <w:lang w:val="en-GB"/>
        </w:rPr>
        <w:t>. The relative separation, dispersion, and density of clusters highlight differences in thematic breadth and research focus across the five biobanks</w:t>
      </w:r>
      <w:r w:rsidR="00960127" w:rsidRPr="00F60335">
        <w:rPr>
          <w:rFonts w:cs="Arial"/>
          <w:sz w:val="20"/>
          <w:szCs w:val="20"/>
          <w:lang w:val="en-GB"/>
        </w:rPr>
        <w:t>.</w:t>
      </w:r>
    </w:p>
    <w:p w14:paraId="3ACC0084" w14:textId="37030019" w:rsidR="00D52BF7" w:rsidRPr="00165B02" w:rsidRDefault="00D52BF7" w:rsidP="00165B02">
      <w:pPr>
        <w:pStyle w:val="Heading2"/>
      </w:pPr>
      <w:r w:rsidRPr="00165B02">
        <w:t>Research Gaps Reveal Missed Opportunities for Biobank</w:t>
      </w:r>
      <w:r w:rsidR="00487F31" w:rsidRPr="00165B02">
        <w:t xml:space="preserve"> </w:t>
      </w:r>
      <w:r w:rsidRPr="00165B02">
        <w:t>Contributions</w:t>
      </w:r>
    </w:p>
    <w:p w14:paraId="3678E015" w14:textId="1620E8B8" w:rsidR="003D4C61" w:rsidRPr="00F60335" w:rsidRDefault="003D4C61" w:rsidP="00A868D2">
      <w:pPr>
        <w:rPr>
          <w:rFonts w:cs="Arial"/>
          <w:lang w:val="en-GB"/>
        </w:rPr>
      </w:pPr>
      <w:r w:rsidRPr="00F60335">
        <w:rPr>
          <w:rFonts w:cs="Arial"/>
          <w:lang w:val="en-GB"/>
        </w:rPr>
        <w:t xml:space="preserve">To evaluate the alignment between biobank-linked research and global health needs, we analysed </w:t>
      </w:r>
      <w:r w:rsidR="00A868D2" w:rsidRPr="00F60335">
        <w:rPr>
          <w:rFonts w:cs="Arial"/>
          <w:lang w:val="en-GB"/>
        </w:rPr>
        <w:t xml:space="preserve">the 11,726 publications with available </w:t>
      </w:r>
      <w:proofErr w:type="spellStart"/>
      <w:r w:rsidR="00A868D2" w:rsidRPr="00F60335">
        <w:rPr>
          <w:rFonts w:cs="Arial"/>
          <w:lang w:val="en-GB"/>
        </w:rPr>
        <w:t>MeSH</w:t>
      </w:r>
      <w:proofErr w:type="spellEnd"/>
      <w:r w:rsidR="00A868D2" w:rsidRPr="00F60335">
        <w:rPr>
          <w:rFonts w:cs="Arial"/>
          <w:lang w:val="en-GB"/>
        </w:rPr>
        <w:t xml:space="preserve"> annotations </w:t>
      </w:r>
      <w:r w:rsidRPr="00F60335">
        <w:rPr>
          <w:rFonts w:cs="Arial"/>
          <w:lang w:val="en-GB"/>
        </w:rPr>
        <w:t xml:space="preserve">and mapped them to 25 high-burden disease areas. </w:t>
      </w:r>
      <w:r w:rsidRPr="00F60335">
        <w:rPr>
          <w:rFonts w:cs="Arial"/>
          <w:b/>
          <w:lang w:val="en-GB"/>
        </w:rPr>
        <w:t>Figure 4A</w:t>
      </w:r>
      <w:r w:rsidRPr="00F60335">
        <w:rPr>
          <w:rFonts w:cs="Arial"/>
          <w:lang w:val="en-GB"/>
        </w:rPr>
        <w:t xml:space="preserve"> shows a heatmap of publication counts per disease-biobank pair. The UK Biobank dominates research output across nearly all disease areas, contributing over 1,000 publications on stroke, nearly 700 on Alzheimer</w:t>
      </w:r>
      <w:r w:rsidR="00125C7E" w:rsidRPr="00F60335">
        <w:rPr>
          <w:rFonts w:cs="Arial"/>
          <w:lang w:val="en-GB"/>
        </w:rPr>
        <w:t>’s</w:t>
      </w:r>
      <w:r w:rsidRPr="00F60335">
        <w:rPr>
          <w:rFonts w:cs="Arial"/>
          <w:lang w:val="en-GB"/>
        </w:rPr>
        <w:t xml:space="preserve"> disease, and several hundred on common conditions such as lung cancer, asthma, and ischemic heart disease.</w:t>
      </w:r>
    </w:p>
    <w:p w14:paraId="56396516" w14:textId="0AE69824" w:rsidR="003D4C61" w:rsidRPr="00F60335" w:rsidRDefault="003D4C61" w:rsidP="003D4C61">
      <w:pPr>
        <w:rPr>
          <w:rFonts w:cs="Arial"/>
          <w:lang w:val="en-GB"/>
        </w:rPr>
      </w:pPr>
      <w:r w:rsidRPr="00F60335">
        <w:rPr>
          <w:rFonts w:cs="Arial"/>
          <w:lang w:val="en-GB"/>
        </w:rPr>
        <w:t xml:space="preserve">In contrast, non-UK biobanks (Million Veteran Program, </w:t>
      </w:r>
      <w:proofErr w:type="spellStart"/>
      <w:r w:rsidRPr="00F60335">
        <w:rPr>
          <w:rFonts w:cs="Arial"/>
          <w:lang w:val="en-GB"/>
        </w:rPr>
        <w:t>FinnGen</w:t>
      </w:r>
      <w:proofErr w:type="spellEnd"/>
      <w:r w:rsidRPr="00F60335">
        <w:rPr>
          <w:rFonts w:cs="Arial"/>
          <w:lang w:val="en-GB"/>
        </w:rPr>
        <w:t xml:space="preserve">, All of Us, and the Estonian Biobank) exhibit markedly sparser coverage. Many diseases with substantial global burden (particularly tuberculosis, neglected tropical diseases, diarrheal diseases, road traffic injuries, and malaria) remain underrepresented or entirely absent from their research portfolios. For example, malaria and road traffic accidents have </w:t>
      </w:r>
      <w:r w:rsidRPr="00F60335">
        <w:rPr>
          <w:rFonts w:cs="Arial"/>
          <w:lang w:val="en-GB"/>
        </w:rPr>
        <w:lastRenderedPageBreak/>
        <w:t>only one publication each across all five biobanks. Diseases with high nonfatal burden, such as low back pain and cataracts, also receive limited attention.</w:t>
      </w:r>
    </w:p>
    <w:p w14:paraId="6D385727" w14:textId="377BC31B" w:rsidR="00D52BF7" w:rsidRPr="00F60335" w:rsidRDefault="003D4C61" w:rsidP="00D52BF7">
      <w:pPr>
        <w:rPr>
          <w:rFonts w:cs="Arial"/>
          <w:lang w:val="en-GB"/>
        </w:rPr>
      </w:pPr>
      <w:r w:rsidRPr="00F60335">
        <w:rPr>
          <w:rFonts w:cs="Arial"/>
          <w:b/>
          <w:lang w:val="en-GB"/>
        </w:rPr>
        <w:t>Figure 4B</w:t>
      </w:r>
      <w:r w:rsidRPr="00F60335">
        <w:rPr>
          <w:rFonts w:cs="Arial"/>
          <w:lang w:val="en-GB"/>
        </w:rPr>
        <w:t xml:space="preserve"> quantifies this imbalance through a biobank-specific “</w:t>
      </w:r>
      <w:r w:rsidRPr="00F60335">
        <w:rPr>
          <w:rFonts w:cs="Arial"/>
          <w:bCs/>
          <w:lang w:val="en-GB"/>
        </w:rPr>
        <w:t>Research Opportunity Score”</w:t>
      </w:r>
      <w:r w:rsidRPr="00F60335">
        <w:rPr>
          <w:rFonts w:cs="Arial"/>
          <w:lang w:val="en-GB"/>
        </w:rPr>
        <w:t>, which captures the cumulative burden of diseases with two or fewer associated publications in each biobank. UK Biobank, despite having the broadest coverage, still exhibits unreali</w:t>
      </w:r>
      <w:r w:rsidR="000805F4" w:rsidRPr="00F60335">
        <w:rPr>
          <w:rFonts w:cs="Arial"/>
          <w:lang w:val="en-GB"/>
        </w:rPr>
        <w:t>s</w:t>
      </w:r>
      <w:r w:rsidRPr="00F60335">
        <w:rPr>
          <w:rFonts w:cs="Arial"/>
          <w:lang w:val="en-GB"/>
        </w:rPr>
        <w:t xml:space="preserve">ed potential with a score of 848 across two critical gaps (malaria and road traffic accidents). Other biobanks show significantly higher opportunity scores and a greater number of underrepresented diseases: MVP (464; 6 gaps), Estonian Biobank (456; 5 gaps), </w:t>
      </w:r>
      <w:proofErr w:type="spellStart"/>
      <w:r w:rsidRPr="00F60335">
        <w:rPr>
          <w:rFonts w:cs="Arial"/>
          <w:lang w:val="en-GB"/>
        </w:rPr>
        <w:t>FinnGen</w:t>
      </w:r>
      <w:proofErr w:type="spellEnd"/>
      <w:r w:rsidRPr="00F60335">
        <w:rPr>
          <w:rFonts w:cs="Arial"/>
          <w:lang w:val="en-GB"/>
        </w:rPr>
        <w:t xml:space="preserve"> (428; 3 gaps), and All of Us (366; 3 gaps). These findings highlight major institutional opportunities to address neglected, yet high-impact, disease areas through more inclusive biobank research strategies</w:t>
      </w:r>
      <w:r w:rsidR="00A97418" w:rsidRPr="00F60335">
        <w:rPr>
          <w:rFonts w:cs="Arial"/>
          <w:lang w:val="en-GB"/>
        </w:rPr>
        <w:t>.</w:t>
      </w:r>
    </w:p>
    <w:p w14:paraId="29D638F3" w14:textId="3EE9DE1B" w:rsidR="0060603C" w:rsidRPr="00F60335" w:rsidRDefault="003D4C61" w:rsidP="00D52BF7">
      <w:pPr>
        <w:rPr>
          <w:rFonts w:cs="Arial"/>
          <w:lang w:val="en-GB"/>
        </w:rPr>
      </w:pPr>
      <w:r w:rsidRPr="00F60335">
        <w:rPr>
          <w:rFonts w:cs="Arial"/>
          <w:noProof/>
          <w:lang w:val="en-GB"/>
        </w:rPr>
        <w:drawing>
          <wp:inline distT="0" distB="0" distL="0" distR="0" wp14:anchorId="64CDD6AE" wp14:editId="78D64CA3">
            <wp:extent cx="5759450" cy="344424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4-biobank_research_heatmap_25diseases.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3444240"/>
                    </a:xfrm>
                    <a:prstGeom prst="rect">
                      <a:avLst/>
                    </a:prstGeom>
                  </pic:spPr>
                </pic:pic>
              </a:graphicData>
            </a:graphic>
          </wp:inline>
        </w:drawing>
      </w:r>
    </w:p>
    <w:p w14:paraId="59029215" w14:textId="365BA069" w:rsidR="0060603C" w:rsidRPr="00F60335" w:rsidRDefault="0060603C" w:rsidP="00D52BF7">
      <w:pPr>
        <w:rPr>
          <w:rFonts w:cs="Arial"/>
          <w:sz w:val="20"/>
          <w:lang w:val="en-GB"/>
        </w:rPr>
      </w:pPr>
      <w:r w:rsidRPr="00F60335">
        <w:rPr>
          <w:rFonts w:cs="Arial"/>
          <w:b/>
          <w:bCs/>
          <w:sz w:val="20"/>
          <w:lang w:val="en-GB"/>
        </w:rPr>
        <w:t>Figure 4.</w:t>
      </w:r>
      <w:r w:rsidRPr="00F60335">
        <w:rPr>
          <w:rFonts w:cs="Arial"/>
          <w:b/>
          <w:sz w:val="20"/>
          <w:lang w:val="en-GB"/>
        </w:rPr>
        <w:t xml:space="preserve"> </w:t>
      </w:r>
      <w:r w:rsidRPr="00F60335">
        <w:rPr>
          <w:rFonts w:cs="Arial"/>
          <w:b/>
          <w:iCs/>
          <w:sz w:val="20"/>
          <w:lang w:val="en-GB"/>
        </w:rPr>
        <w:t>Disease-specific research coverage and research opportunity scores by biobank.</w:t>
      </w:r>
      <w:r w:rsidRPr="00F60335">
        <w:rPr>
          <w:rFonts w:cs="Arial"/>
          <w:b/>
          <w:sz w:val="20"/>
          <w:lang w:val="en-GB"/>
        </w:rPr>
        <w:t xml:space="preserve"> (A)</w:t>
      </w:r>
      <w:r w:rsidRPr="00F60335">
        <w:rPr>
          <w:rFonts w:cs="Arial"/>
          <w:sz w:val="20"/>
          <w:lang w:val="en-GB"/>
        </w:rPr>
        <w:t xml:space="preserve"> Heatmap showing the number of peer-reviewed, PubMed-indexed publications linked to each of five biobanks across 25 high-burden global diseases. Disease burden rankings are derived from DALYs, deaths, and prevalence metrics in GBD 2021</w:t>
      </w:r>
      <w:r w:rsidR="009A2A89">
        <w:rPr>
          <w:rFonts w:cs="Arial"/>
          <w:sz w:val="20"/>
          <w:lang w:val="en-GB"/>
        </w:rPr>
        <w:t xml:space="preserve"> </w:t>
      </w:r>
      <w:r w:rsidR="00B67AD1">
        <w:rPr>
          <w:rFonts w:cs="Arial"/>
          <w:sz w:val="20"/>
          <w:lang w:val="en-GB"/>
        </w:rPr>
        <w:fldChar w:fldCharType="begin"/>
      </w:r>
      <w:r w:rsidR="00B67AD1">
        <w:rPr>
          <w:rFonts w:cs="Arial"/>
          <w:sz w:val="20"/>
          <w:lang w:val="en-GB"/>
        </w:rPr>
        <w:instrText xml:space="preserve"> ADDIN ZOTERO_ITEM CSL_CITATION {"citationID":"EbwnzPqX","properties":{"formattedCitation":"(27)","plainCitation":"(27)","noteIndex":0},"citationItems":[{"id":912,"uris":["http://zotero.org/users/16405780/items/BW5EFCB2"],"itemData":{"id":912,"type":"article-journal","container-title":"The Lancet","DOI":"10.1016/S0140-6736(24)00757-8","ISSN":"0140-6736, 1474-547X","issue":"10440","journalAbbreviation":"The Lancet","language":"English","note":"publisher: Elsevier\nPMID: 38642570","page":"2133-2161","source":"www.thelancet.com","title":"Global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2021","title-short":"Global incidence, prevalence, years lived with disability (YLDs), disability-adjusted life-years (DALYs), and healthy life expectancy (HALE) for 371 diseases and injuries in 204 countries and territories and 811 subnational locations, 1990–2021","volume":"403","author":[{"family":"Ferrari","given":"Alize J."},{"family":"Santomauro","given":"Damian Francesco"},{"family":"Aali","given":"Amirali"},{"family":"Abate","given":"Yohannes Habtegiorgis"},{"family":"Abbafati","given":"Cristiana"},{"family":"Abbastabar","given":"Hedayat"},{"family":"ElHafeez","given":"Samar Abd"},{"family":"Abdelmasseh","given":"Michael"},{"family":"Abd-Elsalam","given":"Sherief"},{"family":"Abdollahi","given":"Arash"},{"family":"Abdullahi","given":"Auwal"},{"family":"Abegaz","given":"Kedir Hussein"},{"family":"Zuñiga","given":"Roberto Ariel Abeldaño"},{"family":"Aboagye","given":"Richard Gyan"},{"family":"Abolhassani","given":"Hassan"},{"family":"Abreu","given":"Lucas Guimarães"},{"family":"Abualruz","given":"Hasan"},{"family":"Abu-Gharbieh","given":"Eman"},{"family":"Abu-Rmeileh","given":"Niveen ME"},{"family":"Ackerman","given":"Ilana N."},{"family":"Addo","given":"Isaac Yeboah"},{"family":"Addolorato","given":"Giovanni"},{"family":"Adebiyi","given":"Akindele Olupelumi"},{"family":"Adepoju","given":"Abiola Victor"},{"family":"Adewuyi","given":"Habeeb Omoponle"},{"family":"Afyouni","given":"Shadi"},{"family":"Afzal","given":"Saira"},{"family":"Afzal","given":"Sina"},{"family":"Agodi","given":"Antonella"},{"family":"Ahmad","given":"Aqeel"},{"family":"Ahmad","given":"Danish"},{"family":"Ahmad","given":"Firdos"},{"family":"Ahmad","given":"Shahzaib"},{"family":"Ahmed","given":"Ali"},{"family":"Ahmed","given":"Luai A."},{"family":"Ahmed","given":"Muktar Beshir"},{"family":"Ajami","given":"Marjan"},{"family":"Akinosoglou","given":"Karolina"},{"family":"Akkaif","given":"Mohammed Ahmed"},{"family":"Hasan","given":"Syed Mahfuz Al"},{"family":"Alalalmeh","given":"Samer O."},{"family":"Al-Aly","given":"Ziyad"},{"family":"Albashtawy","given":"Mohammed"},{"family":"Aldridge","given":"Robert W."},{"family":"Alemu","given":"Meseret Desalegn"},{"family":"Alemu","given":"Yihun Mulugeta"},{"family":"Alene","given":"Kefyalew Addis"},{"family":"Al-Gheethi","given":"Adel Ali Saeed"},{"family":"Alharrasi","given":"Maryam"},{"family":"Alhassan","given":"Robert Kaba"},{"family":"Ali","given":"Mohammed Usman"},{"family":"Ali","given":"Rafat"},{"family":"Ali","given":"Syed Shujait Shujait"},{"family":"Alif","given":"Sheikh Mohammad"},{"family":"Aljunid","given":"Syed Mohamed"},{"family":"Al-Marwani","given":"Sabah"},{"family":"Almazan","given":"Joseph Uy"},{"family":"Alomari","given":"Mahmoud A."},{"family":"Al-Omari","given":"Basem"},{"family":"Altaany","given":"Zaid"},{"family":"Alvis-Guzman","given":"Nelson"},{"family":"Alvis-Zakzuk","given":"Nelson J."},{"family":"Alwafi","given":"Hassan"},{"family":"Al-Wardat","given":"Mohammad Sami"},{"family":"Al-Worafi","given":"Yaser Mohammed"},{"family":"Aly","given":"Safwat"},{"family":"Alzoubi","given":"Karem H."},{"family":"Amare","given":"Azmeraw T."},{"family":"Amegbor","given":"Prince M."},{"family":"Ameyaw","given":"Edward Kwabena"},{"family":"Amin","given":"Tarek Tawfik"},{"family":"Amindarolzarbi","given":"Alireza"},{"family":"Amiri","given":"Sohrab"},{"family":"Amugsi","given":"Dickson A."},{"family":"Ancuceanu","given":"Robert"},{"family":"Anderlini","given":"Deanna"},{"family":"Anderson","given":"David B."},{"family":"Andrade","given":"Pedro Prata"},{"family":"Andrei","given":"Catalina Liliana"},{"family":"Ansari","given":"Hossein"},{"family":"Antony","given":"Catherine M."},{"family":"Anwar","given":"Saleha"},{"family":"Anwar","given":"Sumadi Lukman"},{"family":"Anwer","given":"Razique"},{"family":"Anyanwu","given":"Philip Emeka"},{"family":"Arab","given":"Juan Pablo"},{"family":"Arabloo","given":"Jalal"},{"family":"Arafat","given":"Mosab"},{"family":"Araki","given":"Daniel T."},{"family":"Aravkin","given":"Aleksandr Y."},{"family":"Arkew","given":"Mesay"},{"family":"Armocida","given":"Benedetta"},{"family":"Arndt","given":"Michael Benjamin"},{"family":"Arooj","given":"Mahwish"},{"family":"Artamonov","given":"Anton A."},{"family":"Aruleba","given":"Raphael Taiwo"},{"family":"Arumugam","given":"Ashokan"},{"family":"Ashbaugh","given":"Charlie"},{"family":"Ashemo","given":"Mubarek Yesse"},{"family":"Ashraf","given":"Muhammad"},{"family":"Asika","given":"Marvellous O."},{"family":"Askari","given":"Elaheh"},{"family":"Astell-Burt","given":"Thomas"},{"family":"Athari","given":"Seyyed Shamsadin"},{"family":"Atorkey","given":"Prince"},{"family":"Atout","given":"Maha Moh'd Wahbi"},{"family":"Atreya","given":"Alok"},{"family":"Aujayeb","given":"Avinash"},{"family":"Ausloos","given":"Marcel"},{"family":"Avan","given":"Abolfazl"},{"family":"Awotidebe","given":"Adedapo Wasiu"},{"family":"Awuviry-Newton","given":"Kofi"},{"family":"Quintanilla","given":"Beatriz Paulina Ayala"},{"family":"Ayuso-Mateos","given":"Jose L."},{"family":"Azadnajafabad","given":"Sina"},{"family":"Azevedo","given":"Rui M. S."},{"family":"Babu","given":"Abraham Samuel"},{"family":"Badar","given":"Muhammad"},{"family":"Badiye","given":"Ashish D."},{"family":"Baghdadi","given":"Soroush"},{"family":"Bagheri","given":"Nasser"},{"family":"Bah","given":"Sulaiman"},{"family":"Bai","given":"Ruhai"},{"family":"Baker","given":"Jennifer L."},{"family":"Bakkannavar","given":"Shankar M."},{"family":"Bako","given":"Abdulaziz T."},{"family":"Balakrishnan","given":"Senthilkumar"},{"family":"Bam","given":"Kiran"},{"family":"Banik","given":"Palash Chandra"},{"family":"Barchitta","given":"Martina"},{"family":"Bardhan","given":"Mainak"},{"family":"Bardideh","given":"Erfan"},{"family":"Barker-Collo","given":"Suzanne Lyn"},{"family":"Barqawi","given":"Hiba Jawdat"},{"family":"Barrow","given":"Amadou"},{"family":"Barteit","given":"Sandra"},{"family":"Barua","given":"Lingkan"},{"family":"Aliabadi","given":"Somaye Bashiri"},{"family":"Basiru","given":"Afisu"},{"family":"Basu","given":"Sanjay"},{"family":"Basu","given":"Saurav"},{"family":"Bathini","given":"Prapthi Persis"},{"family":"Batra","given":"Kavita"},{"family":"Baune","given":"Bernhard T."},{"family":"Bayileyegn","given":"Nebiyou Simegnew"},{"family":"Behnam","given":"Babak"},{"family":"Behnoush","given":"Amir Hossein"},{"family":"Beiranvand","given":"Maryam"},{"family":"Ramirez","given":"Diana Fernanda Bejarano"},{"family":"Bell","given":"Michelle L."},{"family":"Bello","given":"Olorunjuwon Omolaja"},{"family":"Beloukas","given":"Apostolos"},{"family":"Bensenor","given":"Isabela M."},{"family":"Berezvai","given":"Zombor"},{"family":"Bernabe","given":"Eduardo"},{"family":"Bernstein","given":"Robert S."},{"family":"Bettencourt","given":"Paulo J. G."},{"family":"Bhagavathula","given":"Akshaya Srikanth"},{"family":"Bhala","given":"Neeraj"},{"family":"Bhandari","given":"Dinesh"},{"family":"Bhargava","given":"Ashish"},{"family":"Bhaskar","given":"Sonu"},{"family":"Bhat","given":"Vivek"},{"family":"Bhatti","given":"Gurjit Kaur"},{"family":"Bhatti","given":"Jasvinder Singh"},{"family":"Bhatti","given":"Manpreet S."},{"family":"Bhatti","given":"Rajbir"},{"family":"Bhutta","given":"Zulfiqar A."},{"family":"Bikbov","given":"Boris"},{"family":"Bishai","given":"Jessica Devin"},{"family":"Bisignano","given":"Catherine"},{"family":"Bitra","given":"Veera R."},{"family":"Bjørge","given":"Tone"},{"family":"Bodolica","given":"Virginia"},{"family":"Bodunrin","given":"Aadam Olalekan"},{"family":"Bogale","given":"Eyob Ketema"},{"family":"Hashemi","given":"Milad Bonakdar"},{"family":"Bonny","given":"Aime"},{"family":"Basara","given":"Berrak Bora"},{"family":"Borhany","given":"Hamed"},{"family":"Boxe","given":"Christopher"},{"family":"Brady","given":"Oliver J."},{"family":"Bragazzi","given":"Nicola Luigi"},{"family":"Braithwaite","given":"Dejana"},{"family":"Brant","given":"Luisa C."},{"family":"Brauer","given":"Michael"},{"family":"Breitner","given":"Susanne"},{"family":"Brenner","given":"Hermann"},{"family":"Brown","given":"Julie"},{"family":"Brugha","given":"Traolach"},{"family":"Bulamu","given":"Norma B."},{"family":"Buonsenso","given":"Danilo"},{"family":"Burkart","given":"Katrin"},{"family":"Burns","given":"Richard A."},{"family":"Busse","given":"Reinhard"},{"family":"Bustanji","given":"Yasser"},{"family":"Butt","given":"Zahid A."},{"family":"Byun","given":"Justin"},{"family":"Santos","given":"Florentino Luciano Caetano","dropping-particle":"dos"},{"family":"Calina","given":"Daniela"},{"family":"Cámera","given":"Luis Alberto"},{"family":"Campos-Nonato","given":"Ismael R."},{"family":"Cao","given":"Chao"},{"family":"Capodici","given":"Angelo"},{"family":"Carr","given":"Sinclair"},{"family":"Carreras","given":"Giulia"},{"family":"Carugno","given":"Andrea"},{"family":"Carvalho","given":"Márcia"},{"family":"Castaldelli-Maia","given":"Joao Mauricio"},{"family":"Castañeda-Orjuela","given":"Carlos A."},{"family":"Castelpietra","given":"Giulio"},{"family":"Catapano","given":"Alberico L."},{"family":"Cattaruzza","given":"Maria Sofia"},{"family":"Caye","given":"Arthur"},{"family":"Cegolon","given":"Luca"},{"family":"Cembranel","given":"Francieli"},{"family":"Cenderadewi","given":"Muthia"},{"family":"Cerin","given":"Ester"},{"family":"Chakraborty","given":"Promit Ananyo"},{"family":"Chan","given":"Jeffrey Shi Kai"},{"family":"Chan","given":"Raymond N. C."},{"family":"Chandika","given":"Rama Mohan"},{"family":"Chandrasekar","given":"Eeshwar K."},{"family":"Charalampous","given":"Periklis"},{"family":"Chattu","given":"Vijay Kumar"},{"family":"Chatzimavridou-Grigoriadou","given":"Victoria"},{"family":"Chen","given":"Angela W."},{"family":"Chen","given":"An-Tian"},{"family":"Chen","given":"Catherine S."},{"family":"Chen","given":"Haowei"},{"family":"Chen","given":"Nathalie M."},{"family":"Cheng","given":"Esther T. W."},{"family":"Chimed-Ochir","given":"Odgerel"},{"family":"Chimoriya","given":"Ritesh"},{"family":"Ching","given":"Patrick R."},{"family":"Cho","given":"William C. S."},{"family":"Choi","given":"Sungchul"},{"family":"Chong","given":"Bryan"},{"family":"Chong","given":"Yuen Yu"},{"family":"Choudhari","given":"Sonali Gajanan"},{"family":"Chowdhury","given":"Rajiv"},{"family":"Christensen","given":"Steffan Wittrup McPhee"},{"family":"Chu","given":"Dinh-Toi"},{"family":"Chukwu","given":"Isaac Sunday"},{"family":"Chung","given":"Eric"},{"family":"Chung","given":"Eunice"},{"family":"Chutiyami","given":"Muhammad"},{"family":"Claassens","given":"Mareli M."},{"family":"Cogen","given":"Rebecca M."},{"family":"Columbus","given":"Alyssa"},{"family":"Conde","given":"Joao"},{"family":"Cortesi","given":"Paolo Angelo"},{"family":"Cousin","given":"Ewerton"},{"family":"Criqui","given":"Michael H."},{"family":"Cruz-Martins","given":"Natália"},{"family":"Dadras","given":"Omid"},{"family":"Dai","given":"Siyu"},{"family":"Dai","given":"Xiaochen"},{"family":"Dai","given":"Zhaoli"},{"family":"Dalaba","given":"Maxwell Ayindenaba"},{"family":"Damiani","given":"Giovanni"},{"family":"Das","given":"Jai K."},{"family":"Das","given":"Saswati"},{"family":"Dashti","given":"Mohsen"},{"family":"Dávila-Cervantes","given":"Claudio Alberto"},{"family":"Davletov","given":"Kairat"},{"family":"Leo","given":"Diego De"},{"family":"Debele","given":"Aklilu Tamire"},{"family":"Debopadhaya","given":"Shayom"},{"family":"DeCleene","given":"Nicole K."},{"family":"Deeba","given":"Farah"},{"family":"Degenhardt","given":"Louisa"},{"family":"Bo'","given":"Cristian Del"},{"family":"Delgado-Enciso","given":"Ivan"},{"family":"Demetriades","given":"Andreas K."},{"family":"Denova-Gutiérrez","given":"Edgar"},{"family":"Dervenis","given":"Nikolaos"},{"family":"Desai","given":"Hardik Dineshbhai"},{"family":"Desai","given":"Rupak"},{"family":"Deuba","given":"Keshab"},{"family":"Dhama","given":"Kuldeep"},{"family":"Dharmaratne","given":"Samath Dhamminda"},{"family":"Dhingra","given":"Sameer"},{"family":"Silva","given":"Diana Dias","dropping-particle":"da"},{"family":"Diaz","given":"Daniel"},{"family":"Diaz","given":"Luis Antonio"},{"family":"Diaz","given":"Michael J."},{"family":"Dima","given":"Adriana"},{"family":"Ding","given":"Delaney D."},{"family":"Dirac","given":"M. Ashworth"},{"family":"Do","given":"Thao Huynh Phuong"},{"family":"Prado","given":"Camila Bruneli","dropping-particle":"do"},{"family":"Dohare","given":"Sushil"},{"family":"Dominguez","given":"Regina-Mae Villanueva"},{"family":"Dong","given":"Wanyue"},{"family":"Dongarwar","given":"Deepa"},{"family":"D'Oria","given":"Mario"},{"family":"Dorsey","given":"E. Ray"},{"family":"Doshmangir","given":"Leila"},{"family":"Dowou","given":"Robert Kokou"},{"family":"Driscoll","given":"Tim Robert"},{"family":"Dsouza","given":"Haneil Larson"},{"family":"Dsouza","given":"Viola"},{"family":"Dube","given":"John"},{"family":"Dumith","given":"Samuel C."},{"family":"Duncan","given":"Bruce B."},{"family":"Duraes","given":"Andre Rodrigues"},{"family":"Duraisamy","given":"Senbagam"},{"family":"Durojaiye","given":"Oyewole Christopher"},{"family":"Dzianach","given":"Paulina Agnieszka"},{"family":"Dziedzic","given":"Arkadiusz Marian"},{"family":"Eboreime","given":"Ejemai"},{"family":"Ebrahimi","given":"Alireza"},{"family":"Edinur","given":"Hisham Atan"},{"family":"Edvardsson","given":"David"},{"family":"Eikemo","given":"Terje Andreas"},{"family":"Eini","given":"Ebrahim"},{"family":"Ekholuenetale","given":"Michael"},{"family":"Ekundayo","given":"Temitope Cyrus"},{"family":"Sayed","given":"Iman El"},{"family":"Tantawi","given":"Maha El"},{"family":"Elbarazi","given":"Iffat"},{"family":"Elemam","given":"Noha Mousaad"},{"family":"ElGohary","given":"Ghada Metwally Tawfik"},{"family":"Elhadi","given":"Muhammed"},{"family":"Elmeligy","given":"Omar Abdelsadek Abdou"},{"family":"ELNahas","given":"Gihan"},{"family":"Elshaer","given":"Mohammed"},{"family":"Elsohaby","given":"Ibrahim"},{"family":"Bain","given":"Luchuo Engelbert"},{"family":"Erkhembayar","given":"Ryenchindorj"},{"family":"Eshrati","given":"Babak"},{"family":"Estep","given":"Kara"},{"family":"Fabin","given":"Natalia"},{"family":"Fagbamigbe","given":"Adeniyi Francis"},{"family":"Falzone","given":"Luca"},{"family":"Fareed","given":"Mohammad"},{"family":"Farinha","given":"Carla Sofia e Sá"},{"family":"Faris","given":"MoezAlIslam Ezzat Mahmoud"},{"family":"Faro","given":"Andre"},{"family":"Farrokhi","given":"Pegah"},{"family":"Fatehizadeh","given":"Ali"},{"family":"Fauk","given":"Nelsensius Klau"},{"family":"Feigin","given":"Valery L."},{"family":"Feng","given":"Xiaoqi"},{"family":"Fereshtehnejad","given":"Seyed-Mohammad"},{"family":"Feroze","given":"Abdullah Hamid"},{"family":"Ferreira","given":"Nuno"},{"family":"Ferreira","given":"Paulo H."},{"family":"Fischer","given":"Florian"},{"family":"Flavel","given":"Joanne"},{"family":"Flood","given":"David"},{"family":"Flor","given":"Luisa S."},{"family":"Foigt","given":"Nataliya A."},{"family":"Folayan","given":"Morenike Oluwatoyin"},{"family":"Force","given":"Lisa M."},{"family":"Fortuna","given":"Daniela"},{"family":"Foschi","given":"Matteo"},{"family":"Franklin","given":"Richard Charles"},{"family":"Freitas","given":"Alberto"},{"family":"Fukumoto","given":"Takeshi"},{"family":"Furtado","given":"João M."},{"family":"Gaal","given":"Peter Andras"},{"family":"Gadanya","given":"Muktar A."},{"family":"Gaidhane","given":"Abhay Motiramji"},{"family":"Gaihre","given":"Santosh"},{"family":"Galali","given":"Yaseen"},{"family":"Ganbat","given":"Mandukhai"},{"family":"Gandhi","given":"Aravind P."},{"family":"Ganesan","given":"Balasankar"},{"family":"Ganie","given":"Mohd Ashraf"},{"family":"Ganiyani","given":"Mohammad Arfat"},{"family":"Gardner","given":"William M."},{"family":"Gebi","given":"Tilaye Gebru"},{"family":"Gebregergis","given":"Miglas W."},{"family":"Gebrehiwot","given":"Mesfin"},{"family":"Gebremariam","given":"Tesfay B. B."},{"family":"Gebremeskel","given":"Teferi Gebru"},{"family":"Gela","given":"Yibeltal Yismaw"},{"family":"Georgescu","given":"Simona Roxana"},{"family":"Obsa","given":"Abera Getachew"},{"family":"Gething","given":"Peter W."},{"family":"Getie","given":"Molla"},{"family":"Ghadiri","given":"Keyghobad"},{"family":"Ghadirian","given":"Fataneh"},{"family":"Ghailan","given":"Khalid Yaser"},{"family":"Ghajar","given":"Alireza"},{"family":"Ghasemi","given":"MohammadReza"},{"family":"Dabaghi","given":"Ghazal Ghasempour"},{"family":"Ghasemzadeh","given":"Afsaneh"},{"family":"Ghazy","given":"Ramy Mohamed"},{"family":"Gholamrezanezhad","given":"Ali"},{"family":"Ghorbani","given":"Mahsa"},{"family":"Ghotbi","given":"Elena"},{"family":"Gibson","given":"Ruth Margaret"},{"family":"Gill","given":"Tiffany K."},{"family":"Ginindza","given":"Themba G."},{"family":"Girmay","given":"Alem"},{"family":"Glasbey","given":"James C."},{"family":"Göbölös","given":"Laszlo"},{"family":"Godinho","given":"Myron Anthony"},{"family":"Goharinezhad","given":"Salime"},{"family":"Goldust","given":"Mohamad"},{"family":"Golechha","given":"Mahaveer"},{"family":"Goleij","given":"Pouya"},{"family":"Gona","given":"Philimon N."},{"family":"Gorini","given":"Giuseppe"},{"family":"Goulart","given":"Alessandra C."},{"family":"Grada","given":"Ayman"},{"family":"Grivna","given":"Michal"},{"family":"Guan","given":"Shi-Yang"},{"family":"Guarducci","given":"Giovanni"},{"family":"Gubari","given":"Mohammed Ibrahim Mohialdeen"},{"family":"Gudeta","given":"Mesay Dechasa"},{"family":"Guha","given":"Avirup"},{"family":"Guicciardi","given":"Stefano"},{"family":"Gulati","given":"Snigdha"},{"family":"Gulisashvili","given":"David"},{"family":"Gunawardane","given":"Damitha Asanga"},{"family":"Guo","given":"Cui"},{"family":"Gupta","given":"Anish Kumar"},{"family":"Gupta","given":"Bhawna"},{"family":"Gupta","given":"Ishita"},{"family":"Gupta","given":"Mohak"},{"family":"Gupta","given":"Rajeev"},{"family":"Gupta","given":"Veer Bala"},{"family":"Gupta","given":"Vijai Kumar"},{"family":"Gupta","given":"Vivek Kumar"},{"family":"Gutiérrez","given":"Reyna Alma"},{"family":"Habibzadeh","given":"Farrokh"},{"family":"Habibzadeh","given":"Parham"},{"family":"Haddadi","given":"Rasool"},{"family":"Hadi","given":"Najah R."},{"family":"Haep","given":"Nils"},{"family":"Hafezi-Nejad","given":"Nima"},{"family":"Hafiz","given":"Abdul"},{"family":"Hagins","given":"Hailey"},{"family":"Halboub","given":"Esam S."},{"family":"Halimi","given":"Aram"},{"family":"Haller","given":"Sebastian"},{"family":"Halwani","given":"Rabih"},{"family":"Hamilton","given":"Erin B."},{"family":"Hankey","given":"Graeme J."},{"family":"Hannan","given":"Md Abdul"},{"family":"Haque","given":"Md Nuruzzaman"},{"family":"Harapan","given":"Harapan"},{"family":"Haro","given":"Josep Maria"},{"family":"Hartvigsen","given":"Jan"},{"family":"Hasaballah","given":"Ahmed I."},{"family":"Hasan","given":"Ikramul"},{"family":"Hasanian","given":"Mohammad"},{"family":"Hasnain","given":"Md Saquib"},{"family":"Hassan","given":"Amr"},{"family":"Haubold","given":"Johannes"},{"family":"Havmoeller","given":"Rasmus J."},{"family":"Hay","given":"Simon I."},{"family":"Hayat","given":"Khezar"},{"family":"Hebert","given":"Jeffrey J."},{"family":"Hegazi","given":"Omar E."},{"family":"Heidari","given":"Golnaz"},{"family":"Helfer","given":"Bartosz"},{"family":"Hemmati","given":"Mehdi"},{"family":"Hendrie","given":"Delia"},{"family":"Henson","given":"Claire A."},{"family":"Hezam","given":"Kamal"},{"family":"Hiraike","given":"Yuta"},{"family":"Hoan","given":"Nguyen Quoc"},{"family":"Holla","given":"Ramesh"},{"family":"Hon","given":"Julia"},{"family":"Hossain","given":"Md Mahbub"},{"family":"Hosseinzadeh","given":"Hassan"},{"family":"Hosseinzadeh","given":"Mehdi"},{"family":"Hostiuc","given":"Mihaela"},{"family":"Hostiuc","given":"Sorin"},{"family":"Hsu","given":"Johnathan M."},{"family":"Huang","given":"Junjie"},{"family":"Hugo","given":"Fernando N."},{"family":"Hushmandi","given":"Kiavash"},{"family":"Hussain","given":"Javid"},{"family":"Hussein","given":"Nawfal R."},{"family":"Huynh","given":"Chantal K."},{"family":"Huynh","given":"Hong-Han"},{"family":"Hwang","given":"Bing-Fang"},{"family":"Iannucci","given":"Vincent C."},{"family":"Ihler","given":"Audrey L."},{"family":"Ikiroma","given":"Adalia I."},{"family":"Ikuta","given":"Kevin S."},{"family":"Ilesanmi","given":"Olayinka Stephen"},{"family":"Ilic","given":"Irena M."},{"family":"Ilic","given":"Milena D."},{"family":"Imam","given":"Mohammad Tarique"},{"family":"Immurana","given":"Mustapha"},{"family":"Irham","given":"Lalu Muhammad"},{"family":"Islam","given":"Md Rabiul"},{"family":"Islam","given":"Sheikh Mohammed Shariful"},{"family":"Islami","given":"Farhad"},{"family":"Ismail","given":"Faisal"},{"family":"Ismail","given":"Nahlah Elkudssiah"},{"family":"Isola","given":"Gaetano"},{"family":"Iwagami","given":"Masao"},{"family":"Iwu","given":"Chidozie C. D."},{"family":"Iyer","given":"Mahalaxmi"},{"family":"Jaafari","given":"Jalil"},{"family":"Jacobsen","given":"Kathryn H."},{"family":"Jadidi-Niaragh","given":"Farhad"},{"family":"Jafarinia","given":"Morteza"},{"family":"Jaggi","given":"Khushleen"},{"family":"Jahankhani","given":"Kasra"},{"family":"Jahanmehr","given":"Nader"},{"family":"Jahrami","given":"Haitham"},{"family":"Jain","given":"Akhil"},{"family":"Jain","given":"Nityanand"},{"family":"Jairoun","given":"Ammar Abdulrahman"},{"family":"Jaiswal","given":"Abhishek"},{"family":"Jakovljevic","given":"Mihajlo"},{"family":"Jatau","given":"Abubakar Ibrahim"},{"family":"Javadov","given":"Sabzali"},{"family":"Javaheri","given":"Tahereh"},{"family":"Jayapal","given":"Sathish Kumar"},{"family":"Jayaram","given":"Shubha"},{"family":"Jee","given":"Sun Ha"},{"family":"Jeganathan","given":"Jayakumar"},{"family":"Jeyakumar","given":"Angeline"},{"family":"Jha","given":"Anil K."},{"family":"Jiang","given":"Heng"},{"family":"Jin","given":"Yinzi"},{"family":"Jonas","given":"Jost B."},{"family":"Joo","given":"Tamas"},{"family":"Joseph","given":"Abel"},{"family":"Joseph","given":"Nitin"},{"family":"Joshua","given":"Charity Ehimwenma"},{"family":"Jozwiak","given":"Jacek Jerzy"},{"family":"Jürisson","given":"Mikk"},{"family":"K","given":"Vaishali"},{"family":"Kaambwa","given":"Billingsley"},{"family":"Kabir","given":"Ali"},{"family":"Kabir","given":"Zubair"},{"family":"Kadashetti","given":"Vidya"},{"family":"Kalani","given":"Rizwan"},{"family":"Kalankesh","given":"Leila R."},{"family":"Kaliyadan","given":"Feroze"},{"family":"Kalra","given":"Sanjay"},{"family":"Kamenov","given":"Kaloyan"},{"family":"Kamyari","given":"Naser"},{"family":"Kanagasabai","given":"Thanigaivelan"},{"family":"Kandel","given":"Himal"},{"family":"Kanmanthareddy","given":"Arun R."},{"family":"Kanmodi","given":"Kehinde Kazeem"},{"family":"Kantar","given":"Rami S."},{"family":"Karaye","given":"Ibraheem M."},{"family":"Karim","given":"Asima"},{"family":"Karimi","given":"Salah Eddin"},{"family":"Karimi","given":"Yeganeh"},{"family":"Kasraei","given":"Hengameh"},{"family":"Kassel","given":"Molly B."},{"family":"Kauppila","given":"Joonas H."},{"family":"Kawakami","given":"Norito"},{"family":"Kayode","given":"Gbenga A."},{"family":"Kazemi","given":"Foad"},{"family":"Kazemian","given":"Sina"},{"family":"Keikavoosi-Arani","given":"Leila"},{"family":"Keller","given":"Cathleen"},{"family":"Kempen","given":"John H."},{"family":"Kerr","given":"Jessica A."},{"family":"Keshtkar","given":"Kamyab"},{"family":"Kesse-Guyot","given":"Emmanuelle"},{"family":"Keykhaei","given":"Mohammad"},{"family":"Khajuria","given":"Himanshu"},{"family":"Khalaji","given":"Amirmohammad"},{"family":"Khalid","given":"Asaad"},{"family":"Khalid","given":"Nauman"},{"family":"Khalilian","given":"Alireza"},{"family":"Khamesipour","given":"Faham"},{"family":"Khan","given":"Asaduzzaman"},{"family":"Khan","given":"Ikramullah"},{"family":"Khan","given":"Maseer"},{"family":"Khan","given":"Moien AB"},{"family":"Khanmohammadi","given":"Shaghayegh"},{"family":"Khatab","given":"Khaled"},{"family":"Khatami","given":"Fatemeh"},{"family":"Khatatbeh","given":"Moawiah Mohammad"},{"family":"Khater","given":"Amir M."},{"family":"Kashani","given":"Hamid Reza Khayat"},{"family":"Khidri","given":"Feriha Fatima"},{"family":"Khodadoust","given":"Elaheh"},{"family":"Khormali","given":"Moein"},{"family":"Khorrami","given":"Zahra"},{"family":"Kifle","given":"Zemene Demelash"},{"family":"Kim","given":"Min Seo"},{"family":"Kimokoti","given":"Ruth W."},{"family":"Kisa","given":"Adnan"},{"family":"Kisa","given":"Sezer"},{"family":"Knudsen","given":"Ann Kristin Skrindo"},{"family":"Kocarnik","given":"Jonathan M."},{"family":"Kochhar","given":"Sonali"},{"family":"Koh","given":"Hyun Yong"},{"family":"Kolahi","given":"Ali-Asghar"},{"family":"Kompani","given":"Farzad"},{"family":"Koren","given":"Gerbrand"},{"family":"Korzh","given":"Oleksii"},{"family":"Kosen","given":"Soewarta"},{"family":"Laxminarayana","given":"Sindhura Lakshmi Koulmane"},{"family":"Krishan","given":"Kewal"},{"family":"Krishna","given":"Varun"},{"family":"Krishnamoorthy","given":"Vijay"},{"family":"Defo","given":"Barthelemy Kuate"},{"family":"Kuddus","given":"Md Abdul"},{"family":"Kuddus","given":"Mohammed"},{"family":"Kuitunen","given":"Ilari"},{"family":"Kulkarni","given":"Vishnutheertha"},{"family":"Kumar","given":"Manasi"},{"family":"Kumar","given":"Nithin"},{"family":"Kumar","given":"Rakesh"},{"family":"Kurmi","given":"Om P."},{"family":"Kusuma","given":"Dian"},{"family":"Kyu","given":"Hmwe Hmwe"},{"family":"Vecchia","given":"Carlo La"},{"family":"Lacey","given":"Ben"},{"family":"Ladan","given":"Muhammad Awwal"},{"family":"Laflamme","given":"Lucie"},{"family":"Lafranconi","given":"Alessandra"},{"family":"Lahariya","given":"Chandrakant"},{"family":"Lai","given":"Daphne Teck Ching"},{"family":"Lal","given":"Dharmesh Kumar"},{"family":"Lalloo","given":"Ratilal"},{"family":"Lallukka","given":"Tea"},{"family":"Lám","given":"Judit"},{"family":"Lan","given":"Qing"},{"family":"Lan","given":"Tuo"},{"family":"Landires","given":"Iván"},{"family":"Lanfranchi","given":"Francesco"},{"family":"Langguth","given":"Berthold"},{"family":"Laplante-Lévesque","given":"Ariane"},{"family":"Larijani","given":"Bagher"},{"family":"Larsson","given":"Anders O."},{"family":"Lasrado","given":"Savita"},{"family":"Lauriola","given":"Paolo"},{"family":"Le","given":"Huu-Hoai"},{"family":"Le","given":"Long Khanh Dao"},{"family":"Le","given":"Nhi Huu Hanh"},{"family":"Le","given":"Trang Diep Thanh"},{"family":"Leasher","given":"Janet L."},{"family":"Ledda","given":"Caterina"},{"family":"Lee","given":"Munjae"},{"family":"Lee","given":"Paul H."},{"family":"Lee","given":"Sang-woong"},{"family":"Lee","given":"Seung Won"},{"family":"Lee","given":"Wei-Chen"},{"family":"Lee","given":"Yo Han"},{"family":"LeGrand","given":"Kate E."},{"family":"Lenzi","given":"Jacopo"},{"family":"Leong","given":"Elvynna"},{"family":"Leung","given":"Janni"},{"family":"Li","given":"Ming-Chieh"},{"family":"Li","given":"Wei"},{"family":"Li","given":"Xiaopan"},{"family":"Li","given":"Yichong"},{"family":"Li","given":"Yongze"},{"family":"Lim","given":"Lee-Ling"},{"family":"Lim","given":"Stephen S."},{"family":"Lindstrom","given":"Megan"},{"family":"Linn","given":"Shai"},{"family":"Liu","given":"Gang"},{"family":"Liu","given":"Runben"},{"family":"Liu","given":"Shiwei"},{"family":"Liu","given":"Wei"},{"family":"Liu","given":"Xiaofeng"},{"family":"Liu","given":"Xuefeng"},{"family":"Llanaj","given":"Erand"},{"family":"Lo","given":"Chun-Han"},{"family":"López-Bueno","given":"Rubén"},{"family":"Loreche","given":"Arianna Maever"},{"family":"Lorenzovici","given":"László"},{"family":"Lozano","given":"Rafael"},{"family":"Lubinda","given":"Jailos"},{"family":"Lucchetti","given":"Giancarlo"},{"family":"Lunevicius","given":"Raimundas"},{"family":"Lusk","given":"Jay B."},{"family":"Lv","given":"Hengliang"},{"family":"Ma","given":"Zheng Feei"},{"family":"Machairas","given":"Nikolaos"},{"family":"Madureira-Carvalho","given":"Áurea M."},{"family":"Gómez","given":"Javier A. Magaña"},{"family":"Maghazachi","given":"Azzam A."},{"family":"Maharjan","given":"Preeti"},{"family":"Mahasha","given":"Phetole Walter"},{"family":"Maheri","given":"Mina"},{"family":"Mahjoub","given":"Soleiman"},{"family":"Mahmoud","given":"Mansour Adam"},{"family":"Mahmoudi","given":"Elham"},{"family":"Majeed","given":"Azeem"},{"family":"Makris","given":"Konstantinos Christos"},{"family":"Rad","given":"Elaheh Malakan"},{"family":"Malhotra","given":"Kashish"},{"family":"Malik","given":"Ahmad Azam"},{"family":"Malik","given":"Iram"},{"family":"Malta","given":"Deborah Carvalho"},{"family":"Manla","given":"Yosef"},{"family":"Mansour","given":"Ali"},{"family":"Mansouri","given":"Pejman"},{"family":"Mansournia","given":"Mohammad Ali"},{"family":"Herrera","given":"Ana M. Mantilla"},{"family":"Mantovani","given":"Lorenzo Giovanni"},{"family":"Manu","given":"Emmanuel"},{"family":"Marateb","given":"Hamid Reza"},{"family":"Mardi","given":"Parham"},{"family":"Martinez","given":"Gabriel"},{"family":"Martinez-Piedra","given":"Ramon"},{"family":"Martini","given":"Daniela"},{"family":"Martins-Melo","given":"Francisco Rogerlândio"},{"family":"Martorell","given":"Miquel"},{"family":"Marx","given":"Wolfgang"},{"family":"Maryam","given":"Sharmeen"},{"family":"Marzo","given":"Roy Rillera"},{"family":"Mathangasinghe","given":"Yasith"},{"family":"Mathieson","given":"Stephanie"},{"family":"Mathioudakis","given":"Alexander G."},{"family":"Mattumpuram","given":"Jishanth"},{"family":"Maugeri","given":"Andrea"},{"family":"Mayeli","given":"Mahsa"},{"family":"Mazidi","given":"Mohsen"},{"family":"Mazzotti","given":"Antonio"},{"family":"McGrath","given":"John J."},{"family":"McKee","given":"Martin"},{"family":"McKowen","given":"Anna Laura W."},{"family":"McPhail","given":"Michael A."},{"family":"Mehrabani-Zeinabad","given":"Kamran"},{"family":"Nasab","given":"Entezar Mehrabi"},{"family":"Meto","given":"Tesfahun Mekene"},{"family":"Mendoza","given":"Walter"},{"family":"Menezes","given":"Ritesh G."},{"family":"Mensah","given":"George A."},{"family":"Mentis","given":"Alexios-Fotios A."},{"family":"Meo","given":"Sultan Ayoub"},{"family":"Meresa","given":"Haftu Asmerom"},{"family":"Meretoja","given":"Atte"},{"family":"Meretoja","given":"Tuomo J."},{"family":"Mersha","given":"Abera M."},{"family":"Mestrovic","given":"Tomislav"},{"family":"Mettananda","given":"Kukulege Chamila Dinushi"},{"family":"Mettananda","given":"Sachith"},{"family":"Michalek","given":"Irmina Maria"},{"family":"Miller","given":"Paul Anthony"},{"family":"Miller","given":"Ted R."},{"family":"Mills","given":"Edward J."},{"family":"Minh","given":"Le Huu Nhat"},{"family":"Mirijello","given":"Antonio"},{"family":"Mirrakhimov","given":"Erkin M."},{"family":"Mirutse","given":"Mizan Kiros"},{"family":"Mirza-Aghazadeh-Attari","given":"Mohammad"},{"family":"Mirzaei","given":"Maryam"},{"family":"Mirzaei","given":"Roya"},{"family":"Misganaw","given":"Awoke"},{"family":"Mishra","given":"Ajay Kumar"},{"family":"Mitchell","given":"Philip B."},{"family":"Mittal","given":"Chaitanya"},{"family":"Moazen","given":"Babak"},{"family":"Moberg","given":"Madeline E."},{"family":"Mohamed","given":"Jama"},{"family":"Mohamed","given":"Mouhand F. H."},{"family":"Mohamed","given":"Nouh Saad"},{"family":"Mohammadi","given":"Esmaeil"},{"family":"Mohammadi","given":"Soheil"},{"family":"Mohammed","given":"Hussen"},{"family":"Mohammed","given":"Salahuddin"},{"family":"Mohammed","given":"Shafiu"},{"family":"Mohr","given":"Robin M."},{"family":"Mokdad","given":"Ali H."},{"family":"Molinaro","given":"Sabrina"},{"family":"Momtazmanesh","given":"Sara"},{"family":"Monasta","given":"Lorenzo"},{"family":"Mondello","given":"Stefania"},{"family":"Ghalibaf","given":"AmirAli Moodi"},{"family":"Moradi","given":"Maryam"},{"family":"Moradi","given":"Yousef"},{"family":"Moradi-Lakeh","given":"Maziar"},{"family":"Moraga","given":"Paula"},{"family":"Morawska","given":"Lidia"},{"family":"Moreira","given":"Rafael Silveira"},{"family":"Morovatdar","given":"Negar"},{"family":"Morrison","given":"Shane Douglas"},{"family":"Morze","given":"Jakub"},{"family":"Mosapour","given":"Abbas"},{"family":"Mosser","given":"Jonathan F."},{"family":"Mossialos","given":"Elias"},{"family":"Motappa","given":"Rohith"},{"family":"Mougin","given":"Vincent"},{"family":"Mouodi","given":"Simin"},{"family":"Mrejen","given":"Matías"},{"family":"Msherghi","given":"Ahmed"},{"family":"Mubarik","given":"Sumaira"},{"family":"Mueller","given":"Ulrich Otto"},{"family":"Mulita","given":"Francesk"},{"family":"Munjal","given":"Kavita"},{"family":"Murillo-Zamora","given":"Efrén"},{"family":"Murlimanju","given":"B. V."},{"family":"Mustafa","given":"Ghulam"},{"family":"Muthu","given":"Sathish"},{"family":"Muzaffar","given":"Muhammad"},{"family":"Myung","given":"Woojae"},{"family":"Nagarajan","given":"Ahamarshan Jayaraman"},{"family":"Naghavi","given":"Pirouz"},{"family":"Naik","given":"Ganesh R."},{"family":"Nainu","given":"Firzan"},{"family":"Nair","given":"Sanjeev"},{"family":"Najmuldeen","given":"Hastyar Hama Rashid"},{"family":"Nangia","given":"Vinay"},{"family":"Naqvi","given":"Atta Abbas"},{"family":"Narayana","given":"Aparna Ichalangod"},{"family":"Nargus","given":"Shumaila"},{"family":"Nascimento","given":"Gustavo G."},{"family":"Nashwan","given":"Abdulqadir J."},{"family":"Nasrollahizadeh","given":"Ali"},{"family":"Nasrollahizadeh","given":"Amir"},{"family":"Natto","given":"Zuhair S."},{"family":"Nayak","given":"Biswa Prakash"},{"family":"Nayak","given":"Vinod C."},{"family":"Nduaguba","given":"Sabina Onyinye"},{"family":"Negash","given":"Hadush"},{"family":"Negoi","given":"Ionut"},{"family":"Negoi","given":"Ruxandra Irina"},{"family":"Nejadghaderi","given":"Seyed Aria"},{"family":"Nesbit","given":"Olivia D."},{"family":"Netsere","given":"Henok Biresaw"},{"family":"Ng","given":"Marie"},{"family":"Nguefack-Tsague","given":"Georges"},{"family":"Ngunjiri","given":"Josephine W."},{"family":"Nguyen","given":"Dang H."},{"family":"Nguyen","given":"Hien Quang"},{"family":"Niazi","given":"Robina Khan"},{"family":"Nikolouzakis","given":"Taxiarchis Konstantinos"},{"family":"Nikoobar","given":"Ali"},{"family":"Nikoomanesh","given":"Fatemeh"},{"family":"Nikpoor","given":"Amin Reza"},{"family":"Nnaji","given":"Chukwudi A."},{"family":"Nnyanzi","given":"Lawrence Achilles"},{"family":"Noman","given":"Efaq Ali"},{"family":"Nomura","given":"Shuhei"},{"family":"Norrving","given":"Bo"},{"family":"Nri-Ezedi","given":"Chisom Adaobi"},{"family":"Ntaios","given":"George"},{"family":"Ntsekhe","given":"Mpiko"},{"family":"Nurrika","given":"Dieta"},{"family":"Nzoputam","given":"Chimezie Igwegbe"},{"family":"Nzoputam","given":"Ogochukwu Janet"},{"family":"Oancea","given":"Bogdan"},{"family":"Odetokun","given":"Ismail A."},{"family":"O'Donnell","given":"Martin James"},{"family":"Oguntade","given":"Ayodipupo Sikiru"},{"family":"Oguta","given":"James Odhiambo"},{"family":"Okati-Aliabad","given":"Hassan"},{"family":"Okeke","given":"Sylvester Reuben"},{"family":"Okekunle","given":"Akinkunmi Paul"},{"family":"Okonji","given":"Osaretin Christabel"},{"family":"Olagunju","given":"Andrew T."},{"family":"Olasupo","given":"Omotola O."},{"family":"Olatubi","given":"Matthew Idowu"},{"family":"Oliveira","given":"Gláucia Maria Moraes"},{"family":"Olufadewa","given":"Isaac Iyinoluwa"},{"family":"Olusanya","given":"Bolajoko Olubukunola"},{"family":"Olusanya","given":"Jacob Olusegun"},{"family":"Omar","given":"Hany A."},{"family":"Omer","given":"Goran Latif"},{"family":"Omonisi","given":"Abidemi E. Emmanuel"},{"family":"Onie","given":"Sandersan"},{"family":"Onwujekwe","given":"Obinna E."},{"family":"Ordak","given":"Michal"},{"family":"Orish","given":"Verner N."},{"family":"Ortega-Altamirano","given":"Doris V."},{"family":"Ortiz","given":"Alberto"},{"family":"Ortiz-Brizuela","given":"Edgar"},{"family":"Osman","given":"Wael M. S."},{"family":"Ostroff","given":"Samuel M."},{"family":"Osuagwu","given":"Uchechukwu Levi"},{"family":"Otoiu","given":"Adrian"},{"family":"Otstavnov","given":"Nikita"},{"family":"Otstavnov","given":"Stanislav S."},{"family":"Ouyahia","given":"Amel"},{"family":"Ouyang","given":"Guoqing"},{"family":"Owolabi","given":"Mayowa O."},{"family":"A","given":"Mahesh Padukudru P."},{"family":"Padron-Monedero","given":"Alicia"},{"family":"Padubidri","given":"Jagadish Rao"},{"family":"Palicz","given":"Tamás"},{"family":"Palladino","given":"Claudia"},{"family":"Pan","given":"Feng"},{"family":"Pandi-Perumal","given":"Seithikurippu R."},{"family":"Pangaribuan","given":"Helena Ullyartha"},{"family":"Panos","given":"Georgios D."},{"family":"Panos","given":"Leonidas D."},{"family":"Stoian","given":"Anca Mihaela Pantea"},{"family":"Pardhan","given":"Shahina"},{"family":"Parikh","given":"Romil R."},{"family":"Pashaei","given":"Ava"},{"family":"Pasovic","given":"Maja"},{"family":"Passera","given":"Roberto"},{"family":"Patel","given":"Jay"},{"family":"Patel","given":"Sangram Kishor"},{"family":"Patil","given":"Shankargouda"},{"family":"Patoulias","given":"Dimitrios"},{"family":"Patthipati","given":"Venkata Suresh"},{"family":"Pawar","given":"Shrikant"},{"family":"Toroudi","given":"Hamidreza Pazoki"},{"family":"Pease","given":"Spencer A."},{"family":"Peden","given":"Amy E."},{"family":"Pedersini","given":"Paolo"},{"family":"Peng","given":"Minjin"},{"family":"Pensato","given":"Umberto"},{"family":"Pepito","given":"Veincent Christian Filipino"},{"family":"Peprah","given":"Emmanuel K."},{"family":"Peprah","given":"Prince"},{"family":"Perdigão","given":"João"},{"family":"Pereira","given":"Maria Odete"},{"family":"Perianayagam","given":"Arokiasamy"},{"family":"Perico","given":"Norberto"},{"family":"Pesudovs","given":"Konrad"},{"family":"Petermann-Rocha","given":"Fanny Emily"},{"family":"Petri","given":"William A."},{"family":"Pham","given":"Hoang Tran"},{"family":"Philip","given":"Anil K."},{"family":"Phillips","given":"Michael R."},{"family":"Pigeolet","given":"Manon"},{"family":"Pigott","given":"David M."},{"family":"Pillay","given":"Julian David"},{"family":"Piracha","given":"Zahra Zahid"},{"family":"Pirouzpanah","given":"Saeed"},{"family":"Plass","given":"Dietrich"},{"family":"Plotnikov","given":"Evgenii"},{"family":"Poddighe","given":"Dimitri"},{"family":"Polinder","given":"Suzanne"},{"family":"Postma","given":"Maarten J."},{"family":"Pourtaheri","given":"Naeimeh"},{"family":"Prada","given":"Sergio I."},{"family":"Pradhan","given":"Pranil Man Singh"},{"family":"Prakash","given":"V."},{"family":"Prasad","given":"Manya"},{"family":"Prates","given":"Elton Junio Sady"},{"family":"Priscilla","given":"Tina"},{"family":"Pritchett","given":"Natalie"},{"family":"Puri","given":"Pooja"},{"family":"Puvvula","given":"Jagadeesh"},{"family":"Qasim","given":"Nameer Hashim"},{"family":"Qattea","given":"Ibrahim"},{"family":"Qazi","given":"Asma Saleem"},{"family":"Qian","given":"Gangzhen"},{"family":"Rad","given":"Mehrdad Rabiee"},{"family":"Radhakrishnan","given":"Raghu Anekal"},{"family":"Radhakrishnan","given":"Venkatraman"},{"family":"Shahraki","given":"Hadi Raeisi"},{"family":"Rafferty","given":"Quinn"},{"family":"Raggi","given":"Alberto"},{"family":"Raghav","given":"Pankaja Raghav"},{"family":"Rahim","given":"Md Jillur"},{"family":"Rahman","given":"Md Mosfequr"},{"family":"Rahman","given":"Mohammad Hifz Ur"},{"family":"Rahman","given":"Mosiur"},{"family":"Rahman","given":"Muhammad Aziz"},{"family":"Rahmani","given":"Shayan"},{"family":"Rahmanian","given":"Mohammad"},{"family":"Rahmawaty","given":"Setyaningrum"},{"family":"Rajaa","given":"Sathish"},{"family":"Ramadan","given":"Mahmoud Mohammed"},{"family":"Ramasamy","given":"Shakthi Kumaran"},{"family":"Ramasubramani","given":"Premkumar"},{"family":"Ramazanu","given":"Sheena"},{"family":"Rana","given":"Kritika"},{"family":"Ranabhat","given":"Chhabi Lal"},{"family":"Rancic","given":"Nemanja"},{"family":"Rane","given":"Amey"},{"family":"Rao","given":"Chythra R."},{"family":"Rao","given":"Kumuda"},{"family":"Rao","given":"Mithun"},{"family":"Rao","given":"Sowmya J."},{"family":"Rashidi","given":"Mohammad-Mahdi"},{"family":"Babu","given":"Giridhara Rathnaiah"},{"family":"Rauniyar","given":"Santosh Kumar"},{"family":"Rawaf","given":"David Laith"},{"family":"Rawaf","given":"Salman"},{"family":"Razo","given":"Christian"},{"family":"Reddy","given":"Murali Mohan Rama Krishna"},{"family":"Redwan","given":"Elrashdy Moustafa Mohamed"},{"family":"Reifels","given":"Lennart"},{"family":"Jr","given":"Robert C. Reiner"},{"family":"Remuzzi","given":"Giuseppe"},{"family":"Renzaho","given":"Andre M. N."},{"family":"Reshmi","given":"Bhageerathy"},{"family":"Reyes","given":"Luis Felipe"},{"family":"Rezaei","given":"Nazila"},{"family":"Rezaei","given":"Negar"},{"family":"Rezaei","given":"Nima"},{"family":"Hachesu","given":"Peyman Rezaei"},{"family":"Rezaeian","given":"Mohsen"},{"family":"Rickard","given":"Jennifer"},{"family":"Rodrigues","given":"Célia Fortuna"},{"family":"Rodriguez","given":"Jefferson Antonio Buendia"},{"family":"Roever","given":"Leonardo"},{"family":"Ronfani","given":"Luca"},{"family":"Roshandel","given":"Gholamreza"},{"family":"Rotimi","given":"Kunle"},{"family":"Rout","given":"Himanshu Sekhar"},{"family":"Roy","given":"Bedanta"},{"family":"Roy","given":"Nitai"},{"family":"Roy","given":"Priyanka"},{"family":"Rubagotti","given":"Enrico"},{"family":"N","given":"Chandan S."},{"family":"Saad","given":"Aly M. A."},{"family":"Saber-Ayad","given":"Maha Mohamed"},{"family":"Sabour","given":"Siamak"},{"family":"Sacco","given":"Simona"},{"family":"Sachdev","given":"Perminder S."},{"family":"Saddik","given":"Basema"},{"family":"Saddler","given":"Adam"},{"family":"Sadee","given":"Bashdar Abuzed"},{"family":"Sadeghi","given":"Erfan"},{"family":"Sadeghi","given":"Masoumeh"},{"family":"Saeb","given":"Mohammad Reza"},{"family":"Saeed","given":"Umar"},{"family":"Safi","given":"Sher Zaman"},{"family":"Sagar","given":"Rajesh"},{"family":"Sagoe","given":"Dominic"},{"family":"Saif","given":"Zahra"},{"family":"Sajid","given":"Mirza Rizwan"},{"family":"Sakshaug","given":"Joseph W."},{"family":"Salam","given":"Nasir"},{"family":"Salami","given":"Afeez Abolarinwa"},{"family":"Salaroli","given":"Luciane B."},{"family":"Saleh","given":"Mohamed A."},{"family":"Salem","given":"Marwa Rashad"},{"family":"Salem","given":"Mohammed Z. Y."},{"family":"Sallam","given":"Malik"},{"family":"Samadzadeh","given":"Sara"},{"family":"Samargandy","given":"Saad"},{"family":"Samodra","given":"Yoseph Leonardo"},{"family":"Samy","given":"Abdallah M."},{"family":"Sanabria","given":"Juan"},{"family":"Sanna","given":"Francesca"},{"family":"Santos","given":"Itamar S."},{"family":"Santric-Milicevic","given":"Milena M."},{"family":"Sarasmita","given":"Made Ary"},{"family":"Sarikhani","given":"Yaser"},{"family":"Sarmiento-Suárez","given":"Rodrigo"},{"family":"Sarode","given":"Gargi Sachin"},{"family":"Sarode","given":"Sachin C."},{"family":"Sarveazad","given":"Arash"},{"family":"Sathian","given":"Brijesh"},{"family":"Sathyanarayan","given":"Anudeep"},{"family":"Satpathy","given":"Maheswar"},{"family":"Sawhney","given":"Monika"},{"family":"Scarmeas","given":"Nikolaos"},{"family":"Schaarschmidt","given":"Benedikt Michael"},{"family":"Schmidt","given":"Maria Inês"},{"family":"Schneider","given":"Ione Jayce Ceola"},{"family":"Schumacher","given":"Austin E."},{"family":"Schwebel","given":"David C."},{"family":"Schwendicke","given":"Falk"},{"family":"Sedighi","given":"Mansour"},{"family":"Senapati","given":"Sabyasachi"},{"family":"Senthilkumaran","given":"Subramanian"},{"family":"Sepanlou","given":"Sadaf G."},{"family":"Sethi","given":"Yashendra"},{"family":"Setoguchi","given":"Soko"},{"family":"Seylani","given":"Allen"},{"family":"Shadid","given":"Jamileh"},{"family":"Shafie","given":"Mahan"},{"family":"Shah","given":"Humaira"},{"family":"Shah","given":"Nilay S."},{"family":"Shah","given":"Pritik A."},{"family":"Shahbandi","given":"Ataollah"},{"family":"Shahid","given":"Samiah"},{"family":"Shahid","given":"Wajeehah"},{"family":"Shahwan","given":"Moyad Jamal"},{"family":"Shaikh","given":"Masood Ali"},{"family":"Shakeri","given":"Alireza"},{"family":"Shalash","given":"Ali S."},{"family":"Sham","given":"Sunder"},{"family":"Shamim","given":"Muhammad Aaqib"},{"family":"Shamshirgaran","given":"Mohammad Ali"},{"family":"Shamsi","given":"Mohammad Anas"},{"family":"Shanawaz","given":"Mohd"},{"family":"Shankar","given":"Abhishek"},{"family":"Shannawaz","given":"Mohammed"},{"family":"Sharath","given":"Medha"},{"family":"Sharifan","given":"Amin"},{"family":"Sharifi-Rad","given":"Javad"},{"family":"Sharma","given":"Manoj"},{"family":"Sharma","given":"Rajesh"},{"family":"Sharma","given":"Saurab"},{"family":"Sharma","given":"Ujjawal"},{"family":"Sharma","given":"Vishal"},{"family":"Shastry","given":"Rajesh P."},{"family":"Shavandi","given":"Amin"},{"family":"Shayan","given":"Amir Mehdi"},{"family":"Shayan","given":"Maryam"},{"family":"Shehabeldine","given":"Amr Mohamed Elsayed"},{"family":"Shetty","given":"Pavanchand H."},{"family":"Shibuya","given":"Kenji"},{"family":"Shifa","given":"Jemal Ebrahim"},{"family":"Shiferaw","given":"Desalegn"},{"family":"Shiferaw","given":"Wondimeneh Shibabaw"},{"family":"Shigematsu","given":"Mika"},{"family":"Shiri","given":"Rahman"},{"family":"Shitaye","given":"Nebiyu Aniley"},{"family":"Shittu","given":"Aminu"},{"family":"Shivakumar","given":"K. M."},{"family":"Shivarov","given":"Velizar"},{"family":"Eshkiki","given":"Zahra Shokati"},{"family":"Shool","given":"Sina"},{"family":"Shrestha","given":"Sunil"},{"family":"Shuval","given":"Kerem"},{"family":"Sibhat","given":"Migbar Mekonnen"},{"family":"Siddig","given":"Emmanuel Edwar"},{"family":"Sigfusdottir","given":"Inga Dora"},{"family":"Silva","given":"Diego Augusto Santos"},{"family":"Silva","given":"João Pedro"},{"family":"Silva","given":"Luís Manuel Lopes Rodrigues"},{"family":"Silva","given":"Soraia"},{"family":"Simpson","given":"Colin R."},{"family":"Singal","given":"Anjali"},{"family":"Singh","given":"Abhinav"},{"family":"Singh","given":"Balbir Bagicha"},{"family":"Singh","given":"Harmanjit"},{"family":"Singh","given":"Jasvinder A."},{"family":"Singh","given":"Mahendra"},{"family":"Singh","given":"Paramdeep"},{"family":"Skou","given":"Søren T."},{"family":"Sleet","given":"David A."},{"family":"Slepak","given":"Erica Leigh N."},{"family":"Solanki","given":"Ranjan"},{"family":"Soliman","given":"Sameh S. M."},{"family":"Song","given":"Suhang"},{"family":"Song","given":"Yimeng"},{"family":"Sorensen","given":"Reed J. D."},{"family":"Soriano","given":"Joan B."},{"family":"Soyiri","given":"Ireneous N."},{"family":"Spartalis","given":"Michael"},{"family":"Sreeramareddy","given":"Chandrashekhar T."},{"family":"Stark","given":"Benjamin A."},{"family":"Starodubova","given":"Antonina V."},{"family":"Stein","given":"Caroline"},{"family":"Stein","given":"Dan J."},{"family":"Steiner","given":"Caitlyn"},{"family":"Steiner","given":"Timothy J."},{"family":"Steinmetz","given":"Jaimie D."},{"family":"Steiropoulos","given":"Paschalis"},{"family":"Stockfelt","given":"Leo"},{"family":"Stokes","given":"Mark A."},{"family":"Subedi","given":"Narayan Subedi"},{"family":"Subramaniyan","given":"Vetriselvan"},{"family":"Suemoto","given":"Claudia Kimie"},{"family":"Suleman","given":"Muhammad"},{"family":"Abdulkader","given":"Rizwan Suliankatchi"},{"family":"Sultana","given":"Abida"},{"family":"Sundström","given":"Johan"},{"family":"Swain","given":"Chandan Kumar"},{"family":"Szarpak","given":"Lukasz"},{"family":"Damavandi","given":"Payam Tabaee"},{"family":"Tabarés-Seisdedos","given":"Rafael"},{"family":"Malazy","given":"Ozra Tabatabaei"},{"family":"Tabatabaeizadeh","given":"Seyed-Amir"},{"family":"Tabatabai","given":"Shima"},{"family":"Tabche","given":"Celine"},{"family":"Tabish","given":"Mohammad"},{"family":"Tadakamadla","given":"Santosh Kumar"},{"family":"Abkenar","given":"Yasaman Taheri"},{"family":"Soodejani","given":"Moslem Taheri"},{"family":"Taherkhani","given":"Amir"},{"family":"Taiba","given":"Jabeen"},{"family":"Talaat","given":"Iman M."},{"family":"Talukder","given":"Ashis"},{"family":"Tampa","given":"Mircea"},{"family":"Tamuzi","given":"Jacques Lukenze"},{"family":"Tan","given":"Ker-Kan"},{"family":"Tandukar","given":"Sarmila"},{"family":"Tang","given":"Haosu"},{"family":"Oliaee","given":"Razieh Tavakoli"},{"family":"Tavangar","given":"Seyed Mohammad"},{"family":"Teimoori","given":"Mojtaba"},{"family":"Temsah","given":"Mohamad-Hani"},{"family":"Teramoto","given":"Masayuki"},{"family":"Thangaraju","given":"Pugazhenthan"},{"family":"Thankappan","given":"Kavumpurathu Raman"},{"family":"Thapar","given":"Rekha"},{"family":"Thayakaran","given":"Rasiah"},{"family":"Thirunavukkarasu","given":"Sathish"},{"family":"Thomas","given":"Nihal"},{"family":"Thomas","given":"Nikhil Kenny"},{"family":"Thum","given":"Chern Choong Chern"},{"family":"Tichopad","given":"Ales"},{"family":"Ticoalu","given":"Jansje Henny Vera"},{"family":"Tillawi","given":"Tala"},{"family":"Tiruye","given":"Tenaw Yimer"},{"family":"Tobe-Gai","given":"Ruoyan"},{"family":"Tonelli","given":"Marcello"},{"family":"Topor-Madry","given":"Roman"},{"family":"Torre","given":"Anna E."},{"family":"Touvier","given":"Mathilde"},{"family":"Tovani-Palone","given":"Marcos Roberto"},{"family":"Tran","given":"Jasmine T."},{"family":"Tran","given":"Mai Thi Ngoc"},{"family":"Tran","given":"Nghia Minh"},{"family":"Tran","given":"Ngoc-Ha"},{"family":"Trico","given":"Domenico"},{"family":"Tromans","given":"Samuel Joseph"},{"family":"Truyen","given":"Thien Tan Tri Tai"},{"family":"Tsatsakis","given":"Aristidis"},{"family":"Tsegay","given":"Guesh Mebrahtom"},{"family":"Tsermpini","given":"Evangelia Eirini"},{"family":"Tumurkhuu","given":"Munkhtuya"},{"family":"Tyrovolas","given":"Stefanos"},{"family":"Udoh","given":"Arit"},{"family":"Umair","given":"Muhammad"},{"family":"Umakanthan","given":"Srikanth"},{"family":"Umar","given":"Tungki Pratama"},{"family":"Undurraga","given":"Eduardo A."},{"family":"Unim","given":"Brigid"},{"family":"Unnikrishnan","given":"Bhaskaran"},{"family":"Unsworth","given":"Carolyn Anne"},{"family":"Upadhyay","given":"Era"},{"family":"Urso","given":"Daniele"},{"family":"Usman","given":"Jibrin Sammani"},{"family":"Vahabi","given":"Seyed Mohammad"},{"family":"Vaithinathan","given":"Asokan Govindaraj"},{"family":"Eynde","given":"Jef Van","dropping-particle":"den"},{"family":"Varga","given":"Orsolya"},{"family":"Varma","given":"Ravi Prasad"},{"family":"Vart","given":"Priya"},{"family":"Vasankari","given":"Tommi Juhani"},{"family":"Vasic","given":"Milena"},{"family":"Vaziri","given":"Siavash"},{"family":"Vellingiri","given":"Balachandar"},{"family":"Venketasubramanian","given":"Narayanaswamy"},{"family":"Veroux","given":"Massimiliano"},{"family":"Verras","given":"Georgios-Ioannis"},{"family":"Vervoort","given":"Dominique"},{"family":"Villafañe","given":"Jorge Hugo"},{"family":"Violante","given":"Francesco S."},{"family":"Vlassov","given":"Vasily"},{"family":"Vollset","given":"Stein Emil"},{"family":"Volovat","given":"Simona Ruxandra"},{"family":"Vongpradith","given":"Avina"},{"family":"Waheed","given":"Yasir"},{"family":"Wang","given":"Cong"},{"family":"Wang","given":"Fang"},{"family":"Wang","given":"Ning"},{"family":"Wang","given":"Shu"},{"family":"Wang","given":"Yanzhong"},{"family":"Wang","given":"Yuan-Pang"},{"family":"Ward","given":"Paul"},{"family":"Wassie","given":"Emebet Gashaw"},{"family":"Weaver","given":"Marcia R."},{"family":"Weerakoon","given":"Kosala Gayan"},{"family":"Weintraub","given":"Robert G."},{"family":"Weiss","given":"Daniel J."},{"family":"Weldemariam","given":"Abrha Hailay"},{"family":"Wells","given":"Katherine M."},{"family":"Wen","given":"Yi Feng"},{"family":"Whisnant","given":"Joanna L."},{"family":"Whiteford","given":"Harvey A."},{"family":"Wiangkham","given":"Taweewat"},{"family":"Wickramasinghe","given":"Dakshitha Praneeth"},{"family":"Wickramasinghe","given":"Nuwan Darshana"},{"family":"Wilandika","given":"Angga"},{"family":"Wilkerson","given":"Caroline"},{"family":"Willeit","given":"Peter"},{"family":"Wimo","given":"Anders"},{"family":"Woldegebreal","given":"Demewoz H."},{"family":"Wolf","given":"Axel Walter"},{"family":"Wong","given":"Yen Jun"},{"family":"Woolf","given":"Anthony D."},{"family":"Wu","given":"Chenkai"},{"family":"Wu","given":"Felicia"},{"family":"Wu","given":"Xinsheng"},{"family":"Wu","given":"Zenghong"},{"family":"Hanson","given":"Sarah Wulf"},{"family":"Xia","given":"Yanjie"},{"family":"Xiao","given":"Hong"},{"family":"Xu","given":"Xiaoyue"},{"family":"Xu","given":"Yvonne Yiru"},{"family":"Yadav","given":"Lalit"},{"family":"Yadollahpour","given":"Ali"},{"family":"Yaghoubi","given":"Sajad"},{"family":"Yamagishi","given":"Kazumasa"},{"family":"Yang","given":"Lin"},{"family":"Yano","given":"Yuichiro"},{"family":"Yao","given":"Yao"},{"family":"Yaribeygi","given":"Habib"},{"family":"Yazdanpanah","given":"Mohammad Hosein"},{"family":"Ye","given":"Pengpeng"},{"family":"Yehualashet","given":"Sisay Shewasinad"},{"family":"Yesuf","given":"Subah Abderehim"},{"family":"Yezli","given":"Saber"},{"family":"Yiğit","given":"Arzu"},{"family":"Yiğit","given":"Vahit"},{"family":"Yigzaw","given":"Zeamanuel Anteneh"},{"family":"Yismaw","given":"Yazachew"},{"family":"Yon","given":"Dong Keon"},{"family":"Yonemoto","given":"Naohiro"},{"family":"Younis","given":"Mustafa Z."},{"family":"Yu","given":"Chuanhua"},{"family":"Yu","given":"Yong"},{"family":"Yusuf","given":"Hadiza"},{"family":"Zahid","given":"Mondal Hasan"},{"family":"Zakham","given":"Fathiah"},{"family":"Zaki","given":"Leila"},{"family":"Zaki","given":"Nazar"},{"family":"Zaman","given":"Burhan Abdullah"},{"family":"Zamora","given":"Nelson"},{"family":"Zand","given":"Ramin"},{"family":"Zandieh","given":"Ghazal G. Z."},{"family":"Zar","given":"Heather J."},{"family":"Zarrintan","given":"Armin"},{"family":"Zastrozhin","given":"Mikhail Sergeevich"},{"family":"Zhang","given":"Haijun"},{"family":"Zhang","given":"Ning"},{"family":"Zhang","given":"Yunquan"},{"family":"Zhao","given":"Hanqing"},{"family":"Zhong","given":"Chenwen"},{"family":"Zhong","given":"Panliang"},{"family":"Zhou","given":"Juexiao"},{"family":"Zhu","given":"Zhaohua"},{"family":"Ziafati","given":"Makan"},{"family":"Zielińska","given":"Magdalena"},{"family":"Zimsen","given":"Stephanie R. M."},{"family":"Zoladl","given":"Mohammad"},{"family":"Zumla","given":"Alimuddin"},{"family":"Zyoud","given":"Samer H."},{"family":"Vos","given":"Theo"},{"family":"Murray","given":"Christopher J. L."}],"issued":{"date-parts":[["2024",5,18]]}}}],"schema":"https://github.com/citation-style-language/schema/raw/master/csl-citation.json"} </w:instrText>
      </w:r>
      <w:r w:rsidR="00B67AD1">
        <w:rPr>
          <w:rFonts w:cs="Arial"/>
          <w:sz w:val="20"/>
          <w:lang w:val="en-GB"/>
        </w:rPr>
        <w:fldChar w:fldCharType="separate"/>
      </w:r>
      <w:r w:rsidR="00B67AD1">
        <w:rPr>
          <w:rFonts w:cs="Arial"/>
          <w:noProof/>
          <w:sz w:val="20"/>
          <w:lang w:val="en-GB"/>
        </w:rPr>
        <w:t>(27)</w:t>
      </w:r>
      <w:r w:rsidR="00B67AD1">
        <w:rPr>
          <w:rFonts w:cs="Arial"/>
          <w:sz w:val="20"/>
          <w:lang w:val="en-GB"/>
        </w:rPr>
        <w:fldChar w:fldCharType="end"/>
      </w:r>
      <w:r w:rsidRPr="00F60335">
        <w:rPr>
          <w:rFonts w:cs="Arial"/>
          <w:sz w:val="20"/>
          <w:lang w:val="en-GB"/>
        </w:rPr>
        <w:t xml:space="preserve">. </w:t>
      </w:r>
      <w:proofErr w:type="spellStart"/>
      <w:r w:rsidRPr="00F60335">
        <w:rPr>
          <w:rFonts w:cs="Arial"/>
          <w:sz w:val="20"/>
          <w:lang w:val="en-GB"/>
        </w:rPr>
        <w:t>Color</w:t>
      </w:r>
      <w:proofErr w:type="spellEnd"/>
      <w:r w:rsidRPr="00F60335">
        <w:rPr>
          <w:rFonts w:cs="Arial"/>
          <w:sz w:val="20"/>
          <w:lang w:val="en-GB"/>
        </w:rPr>
        <w:t xml:space="preserve"> intensity indicates publication volume. UK Biobank demonstrates broad thematic coverage, while other biobanks show selective emphasis and limited engagement with diseases like malaria, tuberculosis, and neglected tropical diseases. </w:t>
      </w:r>
      <w:r w:rsidRPr="00F60335">
        <w:rPr>
          <w:rFonts w:cs="Arial"/>
          <w:b/>
          <w:sz w:val="20"/>
          <w:lang w:val="en-GB"/>
        </w:rPr>
        <w:t>(B)</w:t>
      </w:r>
      <w:r w:rsidRPr="00F60335">
        <w:rPr>
          <w:rFonts w:cs="Arial"/>
          <w:sz w:val="20"/>
          <w:lang w:val="en-GB"/>
        </w:rPr>
        <w:t xml:space="preserve"> Bar plot showing each biobank’s Research Opportunity Score, defined as the summed burden of diseases with ≤2 associated publications. Higher scores indicate more unmet potential to address critical global health gaps.</w:t>
      </w:r>
    </w:p>
    <w:p w14:paraId="4A137510" w14:textId="449B9EFE" w:rsidR="00A87058" w:rsidRPr="00165B02" w:rsidRDefault="00A87058" w:rsidP="00165B02">
      <w:pPr>
        <w:pStyle w:val="Heading3"/>
      </w:pPr>
      <w:r w:rsidRPr="00165B02">
        <w:t>Structural Imbalances in Disease Representation</w:t>
      </w:r>
    </w:p>
    <w:p w14:paraId="677EBEC7" w14:textId="07DE99A9" w:rsidR="00A87058" w:rsidRPr="00F60335" w:rsidRDefault="00993EC0" w:rsidP="00A87058">
      <w:pPr>
        <w:rPr>
          <w:rFonts w:cs="Arial"/>
          <w:lang w:val="en-GB"/>
        </w:rPr>
      </w:pPr>
      <w:r w:rsidRPr="00F60335">
        <w:rPr>
          <w:rFonts w:cs="Arial"/>
          <w:lang w:val="en-GB"/>
        </w:rPr>
        <w:t>W</w:t>
      </w:r>
      <w:r w:rsidR="00A87058" w:rsidRPr="00F60335">
        <w:rPr>
          <w:rFonts w:cs="Arial"/>
          <w:lang w:val="en-GB"/>
        </w:rPr>
        <w:t>e evaluated the overall landscape of research gaps across all 25 disease areas, integrating gap severity, burden</w:t>
      </w:r>
      <w:r w:rsidRPr="00F60335">
        <w:rPr>
          <w:rFonts w:cs="Arial"/>
          <w:lang w:val="en-GB"/>
        </w:rPr>
        <w:t>-</w:t>
      </w:r>
      <w:r w:rsidR="00A87058" w:rsidRPr="00F60335">
        <w:rPr>
          <w:rFonts w:cs="Arial"/>
          <w:lang w:val="en-GB"/>
        </w:rPr>
        <w:t>research misalignment, category-level intensity, and priority areas for intervention (</w:t>
      </w:r>
      <w:r w:rsidR="00A87058" w:rsidRPr="00F60335">
        <w:rPr>
          <w:rFonts w:cs="Arial"/>
          <w:b/>
          <w:lang w:val="en-GB"/>
        </w:rPr>
        <w:t>Figure 5</w:t>
      </w:r>
      <w:r w:rsidR="00A87058" w:rsidRPr="00F60335">
        <w:rPr>
          <w:rFonts w:cs="Arial"/>
          <w:lang w:val="en-GB"/>
        </w:rPr>
        <w:t>). Among the diseases assessed, 64% were classified as having low research gaps, while 8% showed moderate gaps, 12% high gaps, and 16% critical gaps</w:t>
      </w:r>
      <w:r w:rsidRPr="00F60335">
        <w:rPr>
          <w:rFonts w:cs="Arial"/>
          <w:lang w:val="en-GB"/>
        </w:rPr>
        <w:t xml:space="preserve">, </w:t>
      </w:r>
      <w:r w:rsidR="00A87058" w:rsidRPr="00F60335">
        <w:rPr>
          <w:rFonts w:cs="Arial"/>
          <w:lang w:val="en-GB"/>
        </w:rPr>
        <w:t xml:space="preserve">defined by high burden and minimal biobank </w:t>
      </w:r>
      <w:r w:rsidR="00A87058" w:rsidRPr="00F60335">
        <w:rPr>
          <w:rFonts w:cs="Arial"/>
          <w:lang w:val="en-GB"/>
        </w:rPr>
        <w:lastRenderedPageBreak/>
        <w:t>representation (</w:t>
      </w:r>
      <w:r w:rsidR="00A87058" w:rsidRPr="00F60335">
        <w:rPr>
          <w:rFonts w:cs="Arial"/>
          <w:b/>
          <w:lang w:val="en-GB"/>
        </w:rPr>
        <w:t>Figure 5A</w:t>
      </w:r>
      <w:r w:rsidR="00A87058" w:rsidRPr="00F60335">
        <w:rPr>
          <w:rFonts w:cs="Arial"/>
          <w:lang w:val="en-GB"/>
        </w:rPr>
        <w:t>). This distribution underscores that while many diseases are reasonably represented, a significant subset remains severely neglected.</w:t>
      </w:r>
    </w:p>
    <w:p w14:paraId="0469BB94" w14:textId="5EC8D9B5" w:rsidR="00A87058" w:rsidRPr="00F60335" w:rsidRDefault="00A87058" w:rsidP="00A87058">
      <w:pPr>
        <w:rPr>
          <w:rFonts w:cs="Arial"/>
          <w:lang w:val="en-GB"/>
        </w:rPr>
      </w:pPr>
      <w:r w:rsidRPr="00F60335">
        <w:rPr>
          <w:rFonts w:cs="Arial"/>
          <w:b/>
          <w:lang w:val="en-GB"/>
        </w:rPr>
        <w:t>Figure 5B</w:t>
      </w:r>
      <w:r w:rsidRPr="00F60335">
        <w:rPr>
          <w:rFonts w:cs="Arial"/>
          <w:lang w:val="en-GB"/>
        </w:rPr>
        <w:t xml:space="preserve"> compares disease burden and research output for the ten highest-burden conditions using normali</w:t>
      </w:r>
      <w:r w:rsidR="000805F4" w:rsidRPr="00F60335">
        <w:rPr>
          <w:rFonts w:cs="Arial"/>
          <w:lang w:val="en-GB"/>
        </w:rPr>
        <w:t>s</w:t>
      </w:r>
      <w:r w:rsidRPr="00F60335">
        <w:rPr>
          <w:rFonts w:cs="Arial"/>
          <w:lang w:val="en-GB"/>
        </w:rPr>
        <w:t>ed values. While stroke and ischemic heart disease show roughly proportional research engagement, several diseases</w:t>
      </w:r>
      <w:r w:rsidR="00993EC0" w:rsidRPr="00F60335">
        <w:rPr>
          <w:rFonts w:cs="Arial"/>
          <w:lang w:val="en-GB"/>
        </w:rPr>
        <w:t xml:space="preserve"> (</w:t>
      </w:r>
      <w:r w:rsidRPr="00F60335">
        <w:rPr>
          <w:rFonts w:cs="Arial"/>
          <w:lang w:val="en-GB"/>
        </w:rPr>
        <w:t>including diarrheal diseases, low back pain, road traffic accidents, depression, and malaria</w:t>
      </w:r>
      <w:r w:rsidR="00993EC0" w:rsidRPr="00F60335">
        <w:rPr>
          <w:rFonts w:cs="Arial"/>
          <w:lang w:val="en-GB"/>
        </w:rPr>
        <w:t xml:space="preserve">) </w:t>
      </w:r>
      <w:r w:rsidRPr="00F60335">
        <w:rPr>
          <w:rFonts w:cs="Arial"/>
          <w:lang w:val="en-GB"/>
        </w:rPr>
        <w:t>stand out for their high global burden yet disproportionately low biobank-linked publication counts. These imbalances suggest missed opportunities for impact in areas of major public health importance.</w:t>
      </w:r>
    </w:p>
    <w:p w14:paraId="674DC3BA" w14:textId="7DCE88C9" w:rsidR="00A87058" w:rsidRPr="00F60335" w:rsidRDefault="00993EC0" w:rsidP="00A87058">
      <w:pPr>
        <w:rPr>
          <w:rFonts w:cs="Arial"/>
          <w:lang w:val="en-GB"/>
        </w:rPr>
      </w:pPr>
      <w:r w:rsidRPr="00F60335">
        <w:rPr>
          <w:rFonts w:cs="Arial"/>
          <w:lang w:val="en-GB"/>
        </w:rPr>
        <w:t xml:space="preserve">Research intensity also varied substantially across disease categories, as shown in </w:t>
      </w:r>
      <w:r w:rsidRPr="00F60335">
        <w:rPr>
          <w:rFonts w:cs="Arial"/>
          <w:b/>
          <w:lang w:val="en-GB"/>
        </w:rPr>
        <w:t>Figure 5C</w:t>
      </w:r>
      <w:r w:rsidRPr="00F60335">
        <w:rPr>
          <w:rFonts w:cs="Arial"/>
          <w:lang w:val="en-GB"/>
        </w:rPr>
        <w:t xml:space="preserve">. </w:t>
      </w:r>
      <w:r w:rsidRPr="00F60335">
        <w:rPr>
          <w:rFonts w:cs="Arial"/>
          <w:bCs/>
          <w:lang w:val="en-GB"/>
        </w:rPr>
        <w:t>Injuries, maternal and child health, infectious diseases, and neglected diseases</w:t>
      </w:r>
      <w:r w:rsidRPr="00F60335">
        <w:rPr>
          <w:rFonts w:cs="Arial"/>
          <w:lang w:val="en-GB"/>
        </w:rPr>
        <w:t xml:space="preserve"> exhibited the </w:t>
      </w:r>
      <w:r w:rsidRPr="00F60335">
        <w:rPr>
          <w:rFonts w:cs="Arial"/>
          <w:bCs/>
          <w:lang w:val="en-GB"/>
        </w:rPr>
        <w:t>lowest levels of research intensity</w:t>
      </w:r>
      <w:r w:rsidRPr="00F60335">
        <w:rPr>
          <w:rFonts w:cs="Arial"/>
          <w:lang w:val="en-GB"/>
        </w:rPr>
        <w:t xml:space="preserve">, indicating the largest misalignment between global burden and biobank-linked research activity. In contrast, </w:t>
      </w:r>
      <w:r w:rsidRPr="00F60335">
        <w:rPr>
          <w:rFonts w:cs="Arial"/>
          <w:bCs/>
          <w:lang w:val="en-GB"/>
        </w:rPr>
        <w:t>endocrine and neurological diseases</w:t>
      </w:r>
      <w:r w:rsidRPr="00F60335">
        <w:rPr>
          <w:rFonts w:cs="Arial"/>
          <w:lang w:val="en-GB"/>
        </w:rPr>
        <w:t xml:space="preserve"> showed the highest research intensity, suggesting that these areas receive disproportionately more attention relative to their DALY burden. This pattern reflects structural imbalances in thematic focus, where conditions prevalent in high-income settings are more comprehensively studied than those disproportionately affecting low- and middle-income populations</w:t>
      </w:r>
      <w:r w:rsidR="00A87058" w:rsidRPr="00F60335">
        <w:rPr>
          <w:rFonts w:cs="Arial"/>
          <w:lang w:val="en-GB"/>
        </w:rPr>
        <w:t>.</w:t>
      </w:r>
    </w:p>
    <w:p w14:paraId="05F95473" w14:textId="7FFB9E0D" w:rsidR="00A87058" w:rsidRPr="00F60335" w:rsidRDefault="00A87058" w:rsidP="00993EC0">
      <w:pPr>
        <w:rPr>
          <w:rFonts w:cs="Arial"/>
          <w:lang w:val="en-GB"/>
        </w:rPr>
      </w:pPr>
      <w:r w:rsidRPr="00F60335">
        <w:rPr>
          <w:rFonts w:cs="Arial"/>
          <w:lang w:val="en-GB"/>
        </w:rPr>
        <w:t xml:space="preserve">Four diseases emerged as especially critical: diarrheal diseases, malaria, tuberculosis, and neglected tropical diseases. As shown in </w:t>
      </w:r>
      <w:r w:rsidRPr="00F60335">
        <w:rPr>
          <w:rFonts w:cs="Arial"/>
          <w:b/>
          <w:lang w:val="en-GB"/>
        </w:rPr>
        <w:t>Figure 5D</w:t>
      </w:r>
      <w:r w:rsidRPr="00F60335">
        <w:rPr>
          <w:rFonts w:cs="Arial"/>
          <w:lang w:val="en-GB"/>
        </w:rPr>
        <w:t xml:space="preserve">, these conditions account for a combined burden of over 175 million DALYs but have received negligible attention in biobank-enabled research. </w:t>
      </w:r>
    </w:p>
    <w:p w14:paraId="72EB612A" w14:textId="3A0E87DF" w:rsidR="00993EC0" w:rsidRPr="00F60335" w:rsidRDefault="00993EC0" w:rsidP="00993EC0">
      <w:pPr>
        <w:rPr>
          <w:rFonts w:cs="Arial"/>
          <w:lang w:val="en-GB"/>
        </w:rPr>
      </w:pPr>
      <w:r w:rsidRPr="00F60335">
        <w:rPr>
          <w:rFonts w:cs="Arial"/>
          <w:noProof/>
          <w:lang w:val="en-GB"/>
        </w:rPr>
        <w:lastRenderedPageBreak/>
        <w:drawing>
          <wp:inline distT="0" distB="0" distL="0" distR="0" wp14:anchorId="5A7F3BB2" wp14:editId="1CA2E76B">
            <wp:extent cx="5759450" cy="447675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5-research_gap_summary_25disease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9450" cy="4476750"/>
                    </a:xfrm>
                    <a:prstGeom prst="rect">
                      <a:avLst/>
                    </a:prstGeom>
                  </pic:spPr>
                </pic:pic>
              </a:graphicData>
            </a:graphic>
          </wp:inline>
        </w:drawing>
      </w:r>
    </w:p>
    <w:p w14:paraId="17642B7F" w14:textId="0512F18A" w:rsidR="00993EC0" w:rsidRPr="00F60335" w:rsidRDefault="00993EC0" w:rsidP="00993EC0">
      <w:pPr>
        <w:rPr>
          <w:rFonts w:cs="Arial"/>
          <w:sz w:val="20"/>
          <w:lang w:val="en-GB"/>
        </w:rPr>
      </w:pPr>
      <w:r w:rsidRPr="00F60335">
        <w:rPr>
          <w:rFonts w:cs="Arial"/>
          <w:b/>
          <w:bCs/>
          <w:sz w:val="20"/>
          <w:lang w:val="en-GB"/>
        </w:rPr>
        <w:t>Figure 5. Summary of research gaps across 25 high-burden diseases.</w:t>
      </w:r>
      <w:r w:rsidRPr="00F60335">
        <w:rPr>
          <w:rFonts w:cs="Arial"/>
          <w:sz w:val="20"/>
          <w:lang w:val="en-GB"/>
        </w:rPr>
        <w:t xml:space="preserve"> </w:t>
      </w:r>
      <w:r w:rsidRPr="00F60335">
        <w:rPr>
          <w:rFonts w:cs="Arial"/>
          <w:b/>
          <w:sz w:val="20"/>
          <w:lang w:val="en-GB"/>
        </w:rPr>
        <w:t>(A)</w:t>
      </w:r>
      <w:r w:rsidRPr="00F60335">
        <w:rPr>
          <w:rFonts w:cs="Arial"/>
          <w:sz w:val="20"/>
          <w:lang w:val="en-GB"/>
        </w:rPr>
        <w:t xml:space="preserve"> Pie chart showing the distribution of research gap severity classifications across 25 diseases. Categories are defined based on gap score thresholds derived from burden and publication alignment: Critical (&gt;70), High (50–70), Moderate (30–50), and Low (&lt;30). </w:t>
      </w:r>
      <w:r w:rsidRPr="00F60335">
        <w:rPr>
          <w:rFonts w:cs="Arial"/>
          <w:b/>
          <w:sz w:val="20"/>
          <w:lang w:val="en-GB"/>
        </w:rPr>
        <w:t>(B)</w:t>
      </w:r>
      <w:r w:rsidRPr="00F60335">
        <w:rPr>
          <w:rFonts w:cs="Arial"/>
          <w:sz w:val="20"/>
          <w:lang w:val="en-GB"/>
        </w:rPr>
        <w:t xml:space="preserve"> Bar plot comparing normali</w:t>
      </w:r>
      <w:r w:rsidR="000805F4" w:rsidRPr="00F60335">
        <w:rPr>
          <w:rFonts w:cs="Arial"/>
          <w:sz w:val="20"/>
          <w:lang w:val="en-GB"/>
        </w:rPr>
        <w:t>s</w:t>
      </w:r>
      <w:r w:rsidRPr="00F60335">
        <w:rPr>
          <w:rFonts w:cs="Arial"/>
          <w:sz w:val="20"/>
          <w:lang w:val="en-GB"/>
        </w:rPr>
        <w:t xml:space="preserve">ed disease burden (red) and research publications (blue) for the top 10 highest-burden conditions. Values are scaled from 0 to 100 for comparability. Discrepancies highlight under-researched conditions with disproportionately high global burden. </w:t>
      </w:r>
      <w:r w:rsidRPr="00F60335">
        <w:rPr>
          <w:rFonts w:cs="Arial"/>
          <w:b/>
          <w:sz w:val="20"/>
          <w:lang w:val="en-GB"/>
        </w:rPr>
        <w:t>(C)</w:t>
      </w:r>
      <w:r w:rsidRPr="00F60335">
        <w:rPr>
          <w:rFonts w:cs="Arial"/>
          <w:sz w:val="20"/>
          <w:lang w:val="en-GB"/>
        </w:rPr>
        <w:t xml:space="preserve"> Research intensity across disease categories, calculated as the number of biobank-linked publications per million DALYs. Lower bars indicate greater thematic neglect. Injuries, maternal and child health, infectious diseases, and neglected diseases rank among the lowest. </w:t>
      </w:r>
      <w:r w:rsidRPr="00F60335">
        <w:rPr>
          <w:rFonts w:cs="Arial"/>
          <w:b/>
          <w:sz w:val="20"/>
          <w:lang w:val="en-GB"/>
        </w:rPr>
        <w:t>(D)</w:t>
      </w:r>
      <w:r w:rsidRPr="00F60335">
        <w:rPr>
          <w:rFonts w:cs="Arial"/>
          <w:sz w:val="20"/>
          <w:lang w:val="en-GB"/>
        </w:rPr>
        <w:t xml:space="preserve"> Bar chart showing the disease burden (in millions of DALYs) for the four most critically underrepresented conditions: diarrheal diseases, malaria, tuberculosis, and neglected tropical diseases. These conditions received minimal or no attention in the biobank literature and represent urgent priorities for realignment.</w:t>
      </w:r>
    </w:p>
    <w:p w14:paraId="0CA99756" w14:textId="150EB5B1" w:rsidR="008D58CD" w:rsidRPr="0066337A" w:rsidRDefault="00D143BA" w:rsidP="0066337A">
      <w:pPr>
        <w:pStyle w:val="Heading1"/>
      </w:pPr>
      <w:r w:rsidRPr="0066337A">
        <w:t>Implications</w:t>
      </w:r>
      <w:r w:rsidR="0066337A">
        <w:t xml:space="preserve"> for the Field</w:t>
      </w:r>
    </w:p>
    <w:p w14:paraId="67D42627" w14:textId="4AC9B3A5" w:rsidR="005C1EFF" w:rsidRPr="00F60335" w:rsidRDefault="005C1EFF" w:rsidP="005C1EFF">
      <w:pPr>
        <w:rPr>
          <w:rFonts w:cs="Arial"/>
          <w:lang w:val="en-GB"/>
        </w:rPr>
      </w:pPr>
      <w:r w:rsidRPr="00F60335">
        <w:rPr>
          <w:rFonts w:cs="Arial"/>
          <w:lang w:val="en-GB"/>
        </w:rPr>
        <w:t>This review offers a data-driven analysis of the research footprint of five globally prominent EHR-linked biobanks, uncovering critical asymmetries between research activity and global disease burden. Over the past decade, research output from these initiatives has expanded rapidly, with 14,142 peer-reviewed publications indexed between 2000 and 2024. This surge reflects a broader inflection point in genomics, marked by the rise of open-access data models, high-throughput genotyping, and scalable analytic pipelines. UK Biobank stands out as the dominant contributor by volume, but newer program</w:t>
      </w:r>
      <w:r w:rsidR="004D3B82">
        <w:rPr>
          <w:rFonts w:cs="Arial"/>
          <w:lang w:val="en-GB"/>
        </w:rPr>
        <w:t>me</w:t>
      </w:r>
      <w:r w:rsidRPr="00F60335">
        <w:rPr>
          <w:rFonts w:cs="Arial"/>
          <w:lang w:val="en-GB"/>
        </w:rPr>
        <w:t xml:space="preserve">s such as </w:t>
      </w:r>
      <w:proofErr w:type="spellStart"/>
      <w:r w:rsidRPr="00F60335">
        <w:rPr>
          <w:rFonts w:cs="Arial"/>
          <w:lang w:val="en-GB"/>
        </w:rPr>
        <w:t>FinnGen</w:t>
      </w:r>
      <w:proofErr w:type="spellEnd"/>
      <w:r w:rsidRPr="00F60335">
        <w:rPr>
          <w:rFonts w:cs="Arial"/>
          <w:lang w:val="en-GB"/>
        </w:rPr>
        <w:t xml:space="preserve"> are gaining momentum, </w:t>
      </w:r>
      <w:r w:rsidRPr="00F60335">
        <w:rPr>
          <w:rFonts w:cs="Arial"/>
          <w:lang w:val="en-GB"/>
        </w:rPr>
        <w:lastRenderedPageBreak/>
        <w:t>demonstrating rapid growth and a strong focus on methodological coherence. Notably, each biobank exhibits a distinct thematic identity shaped by its institutional design, participant demographics, and data architecture.</w:t>
      </w:r>
    </w:p>
    <w:p w14:paraId="50C89E34" w14:textId="4817A425" w:rsidR="005C1EFF" w:rsidRPr="00F60335" w:rsidRDefault="005C1EFF" w:rsidP="005C1EFF">
      <w:pPr>
        <w:rPr>
          <w:rFonts w:cs="Arial"/>
          <w:lang w:val="en-GB"/>
        </w:rPr>
      </w:pPr>
      <w:r w:rsidRPr="00F60335">
        <w:rPr>
          <w:rFonts w:cs="Arial"/>
          <w:lang w:val="en-GB"/>
        </w:rPr>
        <w:t xml:space="preserve">Thematic profiles derived from </w:t>
      </w:r>
      <w:proofErr w:type="spellStart"/>
      <w:r w:rsidRPr="00F60335">
        <w:rPr>
          <w:rFonts w:cs="Arial"/>
          <w:lang w:val="en-GB"/>
        </w:rPr>
        <w:t>MeSH</w:t>
      </w:r>
      <w:proofErr w:type="spellEnd"/>
      <w:r w:rsidRPr="00F60335">
        <w:rPr>
          <w:rFonts w:cs="Arial"/>
          <w:lang w:val="en-GB"/>
        </w:rPr>
        <w:t xml:space="preserve"> term </w:t>
      </w:r>
      <w:proofErr w:type="gramStart"/>
      <w:r w:rsidRPr="00F60335">
        <w:rPr>
          <w:rFonts w:cs="Arial"/>
          <w:lang w:val="en-GB"/>
        </w:rPr>
        <w:t>frequencies  reveal</w:t>
      </w:r>
      <w:proofErr w:type="gramEnd"/>
      <w:r w:rsidRPr="00F60335">
        <w:rPr>
          <w:rFonts w:cs="Arial"/>
          <w:lang w:val="en-GB"/>
        </w:rPr>
        <w:t xml:space="preserve"> how these identities are encoded in the published literature. UK Biobank integrates infrastructure-related terms and environmental health descriptors, whereas </w:t>
      </w:r>
      <w:proofErr w:type="spellStart"/>
      <w:r w:rsidRPr="00F60335">
        <w:rPr>
          <w:rFonts w:cs="Arial"/>
          <w:lang w:val="en-GB"/>
        </w:rPr>
        <w:t>FinnGen</w:t>
      </w:r>
      <w:proofErr w:type="spellEnd"/>
      <w:r w:rsidRPr="00F60335">
        <w:rPr>
          <w:rFonts w:cs="Arial"/>
          <w:lang w:val="en-GB"/>
        </w:rPr>
        <w:t xml:space="preserve"> emphasi</w:t>
      </w:r>
      <w:r w:rsidR="001342AA" w:rsidRPr="00F60335">
        <w:rPr>
          <w:rFonts w:cs="Arial"/>
          <w:lang w:val="en-GB"/>
        </w:rPr>
        <w:t>s</w:t>
      </w:r>
      <w:r w:rsidRPr="00F60335">
        <w:rPr>
          <w:rFonts w:cs="Arial"/>
          <w:lang w:val="en-GB"/>
        </w:rPr>
        <w:t>es Mendelian randomi</w:t>
      </w:r>
      <w:r w:rsidR="00BF3CD4">
        <w:rPr>
          <w:rFonts w:cs="Arial"/>
          <w:lang w:val="en-GB"/>
        </w:rPr>
        <w:t>s</w:t>
      </w:r>
      <w:r w:rsidRPr="00F60335">
        <w:rPr>
          <w:rFonts w:cs="Arial"/>
          <w:lang w:val="en-GB"/>
        </w:rPr>
        <w:t>ation and registry-based phenotyping. All of Us prioriti</w:t>
      </w:r>
      <w:r w:rsidR="00467F6B">
        <w:rPr>
          <w:rFonts w:cs="Arial"/>
          <w:lang w:val="en-GB"/>
        </w:rPr>
        <w:t>s</w:t>
      </w:r>
      <w:r w:rsidRPr="00F60335">
        <w:rPr>
          <w:rFonts w:cs="Arial"/>
          <w:lang w:val="en-GB"/>
        </w:rPr>
        <w:t xml:space="preserve">es diversity and </w:t>
      </w:r>
      <w:proofErr w:type="spellStart"/>
      <w:r w:rsidRPr="00F60335">
        <w:rPr>
          <w:rFonts w:cs="Arial"/>
          <w:lang w:val="en-GB"/>
        </w:rPr>
        <w:t>socioclinical</w:t>
      </w:r>
      <w:proofErr w:type="spellEnd"/>
      <w:r w:rsidRPr="00F60335">
        <w:rPr>
          <w:rFonts w:cs="Arial"/>
          <w:lang w:val="en-GB"/>
        </w:rPr>
        <w:t xml:space="preserve"> themes, while MVP is characteri</w:t>
      </w:r>
      <w:r w:rsidR="001342AA" w:rsidRPr="00F60335">
        <w:rPr>
          <w:rFonts w:cs="Arial"/>
          <w:lang w:val="en-GB"/>
        </w:rPr>
        <w:t>s</w:t>
      </w:r>
      <w:r w:rsidRPr="00F60335">
        <w:rPr>
          <w:rFonts w:cs="Arial"/>
          <w:lang w:val="en-GB"/>
        </w:rPr>
        <w:t xml:space="preserve">ed by veteran-specific descriptors. These </w:t>
      </w:r>
      <w:proofErr w:type="spellStart"/>
      <w:r w:rsidRPr="00F60335">
        <w:rPr>
          <w:rFonts w:cs="Arial"/>
          <w:lang w:val="en-GB"/>
        </w:rPr>
        <w:t>MeSH</w:t>
      </w:r>
      <w:proofErr w:type="spellEnd"/>
      <w:r w:rsidRPr="00F60335">
        <w:rPr>
          <w:rFonts w:cs="Arial"/>
          <w:lang w:val="en-GB"/>
        </w:rPr>
        <w:t xml:space="preserve">-based distinctions are reinforced by semantic clustering, which reveals not only differences in research volume but in the conceptual terrain that each biobank occupies. For instance, UK Biobank’s wide cluster dispersion reflects broad methodological and phenotypic coverage, with dedicated clusters for neuroimaging and environmental exposure. In contrast, </w:t>
      </w:r>
      <w:proofErr w:type="spellStart"/>
      <w:r w:rsidRPr="00F60335">
        <w:rPr>
          <w:rFonts w:cs="Arial"/>
          <w:lang w:val="en-GB"/>
        </w:rPr>
        <w:t>FinnGen</w:t>
      </w:r>
      <w:proofErr w:type="spellEnd"/>
      <w:r w:rsidRPr="00F60335">
        <w:rPr>
          <w:rFonts w:cs="Arial"/>
          <w:lang w:val="en-GB"/>
        </w:rPr>
        <w:t xml:space="preserve"> and the Estonian Biobank exhibit tightly packed clusters centred on GWAS and molecular trait analysis, indicating narrower but deeply developed thematic foci. All of Us shows a broader but more fragmented distribution, while MVP occupies a distinct semantic space focused on military-specific exposures, mental health, and cardiovascular risk.</w:t>
      </w:r>
    </w:p>
    <w:p w14:paraId="3B6A0A48" w14:textId="5E6E527C" w:rsidR="005C1EFF" w:rsidRPr="00F60335" w:rsidRDefault="005C1EFF" w:rsidP="005C1EFF">
      <w:pPr>
        <w:rPr>
          <w:rFonts w:cs="Arial"/>
          <w:lang w:val="en-GB"/>
        </w:rPr>
      </w:pPr>
      <w:r w:rsidRPr="00F60335">
        <w:rPr>
          <w:rFonts w:cs="Arial"/>
          <w:lang w:val="en-GB"/>
        </w:rPr>
        <w:t>The clustering framework thus offers a</w:t>
      </w:r>
      <w:r w:rsidR="006B16EC" w:rsidRPr="00F60335">
        <w:rPr>
          <w:rFonts w:cs="Arial"/>
          <w:lang w:val="en-GB"/>
        </w:rPr>
        <w:t>n over</w:t>
      </w:r>
      <w:r w:rsidRPr="00F60335">
        <w:rPr>
          <w:rFonts w:cs="Arial"/>
          <w:lang w:val="en-GB"/>
        </w:rPr>
        <w:t xml:space="preserve">view of how research priorities, methodological traditions, and institutional mandates translate into published knowledge. While traditional bibliometrics can capture growth trends, semantic analysis enables comparative insight into what is studied, by whom, and through what lens. The compactness of </w:t>
      </w:r>
      <w:proofErr w:type="spellStart"/>
      <w:r w:rsidRPr="00F60335">
        <w:rPr>
          <w:rFonts w:cs="Arial"/>
          <w:lang w:val="en-GB"/>
        </w:rPr>
        <w:t>FinnGen’s</w:t>
      </w:r>
      <w:proofErr w:type="spellEnd"/>
      <w:r w:rsidRPr="00F60335">
        <w:rPr>
          <w:rFonts w:cs="Arial"/>
          <w:lang w:val="en-GB"/>
        </w:rPr>
        <w:t xml:space="preserve"> clusters, the spread of All of Us, and the semantic outlier status of MVP all point to biobanks as epistemically differentiated entities. As biobanks continue to scale, tracking thematic drift and blind spots through semantic embeddings may be critical for evaluating conceptual equity and research breadth.</w:t>
      </w:r>
    </w:p>
    <w:p w14:paraId="6E193A61" w14:textId="166DD093" w:rsidR="005C1EFF" w:rsidRPr="00F60335" w:rsidRDefault="005C1EFF" w:rsidP="005C1EFF">
      <w:pPr>
        <w:rPr>
          <w:rFonts w:cs="Arial"/>
          <w:lang w:val="en-GB"/>
        </w:rPr>
      </w:pPr>
      <w:r w:rsidRPr="00F60335">
        <w:rPr>
          <w:rFonts w:cs="Arial"/>
          <w:lang w:val="en-GB"/>
        </w:rPr>
        <w:t>While thematic profiles illuminate what biobanks choose to study, alignment with global disease burden reveals what remains overlooked. Our findings show that research outputs remain disproportionately concentrated in conditions prevalent in high-income countries, particularly cardiovascular, metabolic, and neurodegenerative disorders. Conditions such as malaria, tuberculosis, diarrheal diseases, and neglected tropical diseases, despite their global health impact, are strikingly underrepresented across all five biobank</w:t>
      </w:r>
      <w:r w:rsidR="00BF3CD4">
        <w:rPr>
          <w:rFonts w:cs="Arial"/>
          <w:lang w:val="en-GB"/>
        </w:rPr>
        <w:t>s</w:t>
      </w:r>
      <w:r w:rsidRPr="00F60335">
        <w:rPr>
          <w:rFonts w:cs="Arial"/>
          <w:lang w:val="en-GB"/>
        </w:rPr>
        <w:t>. This imbalance signals missed opportunities to apply biobank-scale, genomically informed methods to urgent public health challenges.</w:t>
      </w:r>
    </w:p>
    <w:p w14:paraId="58E18D5A" w14:textId="45C1530E" w:rsidR="005C1EFF" w:rsidRPr="00F60335" w:rsidRDefault="005C1EFF" w:rsidP="005C1EFF">
      <w:pPr>
        <w:rPr>
          <w:rFonts w:cs="Arial"/>
          <w:lang w:val="en-GB"/>
        </w:rPr>
      </w:pPr>
      <w:r w:rsidRPr="00F60335">
        <w:rPr>
          <w:rFonts w:cs="Arial"/>
          <w:lang w:val="en-GB"/>
        </w:rPr>
        <w:t xml:space="preserve">The divergence between research intensity and disease burden is partly explained by each biobank’s mandate and design. UK Biobank, while population-based, remains geographically and demographically constrained. MVP and All of Us pursue targeted priorities (veteran health and inclusivity, respectively) but operate within U.S. institutional contexts. None of the five initiatives </w:t>
      </w:r>
      <w:r w:rsidR="00125C7E" w:rsidRPr="00F60335">
        <w:rPr>
          <w:rFonts w:cs="Arial"/>
          <w:lang w:val="en-GB"/>
        </w:rPr>
        <w:t xml:space="preserve">has </w:t>
      </w:r>
      <w:r w:rsidRPr="00F60335">
        <w:rPr>
          <w:rFonts w:cs="Arial"/>
          <w:lang w:val="en-GB"/>
        </w:rPr>
        <w:t>an explicit remit to serve the Global South, where most neglected conditions are concentrated. Our burden-adjusted research opportunity score quantifies this mismatch and identifies concrete areas where each biobank could expand its thematic footprint.</w:t>
      </w:r>
    </w:p>
    <w:p w14:paraId="5FF8A81C" w14:textId="57C137AD" w:rsidR="005C1EFF" w:rsidRDefault="005C1EFF" w:rsidP="005C1EFF">
      <w:pPr>
        <w:rPr>
          <w:ins w:id="30" w:author="Manuel Corpas" w:date="2025-11-10T20:06:00Z" w16du:dateUtc="2025-11-10T20:06:00Z"/>
          <w:rFonts w:cs="Arial"/>
          <w:lang w:val="en-GB"/>
        </w:rPr>
      </w:pPr>
      <w:r w:rsidRPr="00F60335">
        <w:rPr>
          <w:rFonts w:cs="Arial"/>
          <w:lang w:val="en-GB"/>
        </w:rPr>
        <w:lastRenderedPageBreak/>
        <w:t>Aggregated across all 25 diseases (chosen to reflect high global burden, broad category representation, and equity relevance), the research gap landscape shows that 16% of conditions represent critical gaps, defined by high DALYs and minimal publication activity. Diarrheal diseases, malaria, tuberculosis, and neglected tropical diseases each carry substantial burden yet remain nearly absent from biobank research. The research intensity analysis further reveals that maternal and child health, injuries, and infectious diseases are systematically deprioriti</w:t>
      </w:r>
      <w:r w:rsidR="00294D4C" w:rsidRPr="00F60335">
        <w:rPr>
          <w:rFonts w:cs="Arial"/>
          <w:lang w:val="en-GB"/>
        </w:rPr>
        <w:t>s</w:t>
      </w:r>
      <w:r w:rsidRPr="00F60335">
        <w:rPr>
          <w:rFonts w:cs="Arial"/>
          <w:lang w:val="en-GB"/>
        </w:rPr>
        <w:t>ed. These gaps are not only epidemiological blind spots</w:t>
      </w:r>
      <w:r w:rsidR="00C90485" w:rsidRPr="00F60335">
        <w:rPr>
          <w:rFonts w:cs="Arial"/>
          <w:lang w:val="en-GB"/>
        </w:rPr>
        <w:t xml:space="preserve">, </w:t>
      </w:r>
      <w:proofErr w:type="gramStart"/>
      <w:r w:rsidRPr="00F60335">
        <w:rPr>
          <w:rFonts w:cs="Arial"/>
          <w:lang w:val="en-GB"/>
        </w:rPr>
        <w:t>they are</w:t>
      </w:r>
      <w:proofErr w:type="gramEnd"/>
      <w:r w:rsidRPr="00F60335">
        <w:rPr>
          <w:rFonts w:cs="Arial"/>
          <w:lang w:val="en-GB"/>
        </w:rPr>
        <w:t xml:space="preserve"> symptoms of entrenched disparities in data architecture, cohort accessibility, and research agenda-setting.</w:t>
      </w:r>
    </w:p>
    <w:p w14:paraId="212CA3D3" w14:textId="4BAFD1BC" w:rsidR="002A531D" w:rsidRPr="00F60335" w:rsidRDefault="002A531D" w:rsidP="002A531D">
      <w:pPr>
        <w:rPr>
          <w:rFonts w:cs="Arial"/>
          <w:lang w:val="en-GB"/>
        </w:rPr>
      </w:pPr>
      <w:ins w:id="31" w:author="Manuel Corpas" w:date="2025-11-10T20:06:00Z">
        <w:r w:rsidRPr="0011338F">
          <w:rPr>
            <w:rFonts w:cs="Arial"/>
            <w:lang w:val="en-GB"/>
          </w:rPr>
          <w:t>The impact of biobanks is further conditioned by accessibility</w:t>
        </w:r>
        <w:r w:rsidRPr="002A531D">
          <w:rPr>
            <w:rFonts w:cs="Arial"/>
            <w:lang w:val="en-GB"/>
          </w:rPr>
          <w:t xml:space="preserve">, </w:t>
        </w:r>
        <w:r w:rsidRPr="0011338F">
          <w:rPr>
            <w:rFonts w:cs="Arial"/>
            <w:lang w:val="en-GB"/>
          </w:rPr>
          <w:t>both financial and procedural. Data access fees, institutional eligibility criteria, and complex governance requirements can inadvertently disadvantage researchers in the Global South, constraining equitable participation in biobank-enabled science. Future work could integrate access feasibility as a quantitative dimension of equity assessment.</w:t>
        </w:r>
      </w:ins>
    </w:p>
    <w:p w14:paraId="61562205" w14:textId="5835184B" w:rsidR="005C1EFF" w:rsidRPr="00F60335" w:rsidRDefault="005C1EFF" w:rsidP="005C1EFF">
      <w:pPr>
        <w:rPr>
          <w:rFonts w:cs="Arial"/>
          <w:lang w:val="en-GB"/>
        </w:rPr>
      </w:pPr>
      <w:r w:rsidRPr="00F60335">
        <w:rPr>
          <w:rFonts w:cs="Arial"/>
          <w:lang w:val="en-GB"/>
        </w:rPr>
        <w:t xml:space="preserve">Our </w:t>
      </w:r>
      <w:proofErr w:type="gramStart"/>
      <w:r w:rsidRPr="00F60335">
        <w:rPr>
          <w:rFonts w:cs="Arial"/>
          <w:lang w:val="en-GB"/>
        </w:rPr>
        <w:t>analysis  carries</w:t>
      </w:r>
      <w:proofErr w:type="gramEnd"/>
      <w:r w:rsidRPr="00F60335">
        <w:rPr>
          <w:rFonts w:cs="Arial"/>
          <w:lang w:val="en-GB"/>
        </w:rPr>
        <w:t xml:space="preserve"> </w:t>
      </w:r>
      <w:r w:rsidR="00125C7E" w:rsidRPr="00F60335">
        <w:rPr>
          <w:rFonts w:cs="Arial"/>
          <w:lang w:val="en-GB"/>
        </w:rPr>
        <w:t xml:space="preserve">some </w:t>
      </w:r>
      <w:r w:rsidRPr="00F60335">
        <w:rPr>
          <w:rFonts w:cs="Arial"/>
          <w:lang w:val="en-GB"/>
        </w:rPr>
        <w:t xml:space="preserve">limitations. First, the reliance on </w:t>
      </w:r>
      <w:proofErr w:type="spellStart"/>
      <w:r w:rsidRPr="00F60335">
        <w:rPr>
          <w:rFonts w:cs="Arial"/>
          <w:lang w:val="en-GB"/>
        </w:rPr>
        <w:t>MeSH</w:t>
      </w:r>
      <w:proofErr w:type="spellEnd"/>
      <w:r w:rsidRPr="00F60335">
        <w:rPr>
          <w:rFonts w:cs="Arial"/>
          <w:lang w:val="en-GB"/>
        </w:rPr>
        <w:t xml:space="preserve"> term annotations may underrepresent recent or not-yet-indexed publications and miss cases where disease relevance is implicit rather than explicit. Second, while the </w:t>
      </w:r>
      <w:proofErr w:type="spellStart"/>
      <w:r w:rsidRPr="00F60335">
        <w:rPr>
          <w:rFonts w:cs="Arial"/>
          <w:lang w:val="en-GB"/>
        </w:rPr>
        <w:t>MeSH</w:t>
      </w:r>
      <w:proofErr w:type="spellEnd"/>
      <w:r w:rsidRPr="00F60335">
        <w:rPr>
          <w:rFonts w:cs="Arial"/>
          <w:lang w:val="en-GB"/>
        </w:rPr>
        <w:t>-to-disease mappings were manually curated for precision, they may still overlook multisystem or comorbid presentations. Third, our global burden estimates are derived from DALYs, deaths, and prevalence aggregated at the global level, without regional stratification. Finally, our analysis includes only biobanks with substantial PubMed presence; the inclusion of region-specific or emerging biobanks may alter observed patterns and should be a focus of future work.</w:t>
      </w:r>
    </w:p>
    <w:p w14:paraId="40641094" w14:textId="507AF955" w:rsidR="005C1EFF" w:rsidRPr="00F60335" w:rsidRDefault="005C1EFF" w:rsidP="005C1EFF">
      <w:pPr>
        <w:rPr>
          <w:rFonts w:cs="Arial"/>
          <w:lang w:val="en-GB"/>
        </w:rPr>
      </w:pPr>
      <w:r w:rsidRPr="00F60335">
        <w:rPr>
          <w:rFonts w:cs="Arial"/>
          <w:lang w:val="en-GB"/>
        </w:rPr>
        <w:t>Despite these constraints, the semantic and burden-based scoring framework presented here offers a scalable tool for monitoring thematic balance in biomedical research. Metrics such as the research opportunity score could be incorporated into annual reporting, strategic reviews, and data access committee deliberations. Researchers selecting biobanks should be encouraged to consider not just sample size or analytic infrastructure, but the thematic alignment and representational footprint of the resource. Funders, meanwhile, could incentivi</w:t>
      </w:r>
      <w:r w:rsidR="0079525A" w:rsidRPr="00F60335">
        <w:rPr>
          <w:rFonts w:cs="Arial"/>
          <w:lang w:val="en-GB"/>
        </w:rPr>
        <w:t>s</w:t>
      </w:r>
      <w:r w:rsidRPr="00F60335">
        <w:rPr>
          <w:rFonts w:cs="Arial"/>
          <w:lang w:val="en-GB"/>
        </w:rPr>
        <w:t>e coverage of underrepresented conditions, support cross-biobank harmoni</w:t>
      </w:r>
      <w:r w:rsidR="0079525A" w:rsidRPr="00F60335">
        <w:rPr>
          <w:rFonts w:cs="Arial"/>
          <w:lang w:val="en-GB"/>
        </w:rPr>
        <w:t>s</w:t>
      </w:r>
      <w:r w:rsidRPr="00F60335">
        <w:rPr>
          <w:rFonts w:cs="Arial"/>
          <w:lang w:val="en-GB"/>
        </w:rPr>
        <w:t>ation, and invest in platforms serving neglected populations.</w:t>
      </w:r>
    </w:p>
    <w:p w14:paraId="2000F4CB" w14:textId="5D7DE5FE" w:rsidR="00F37B82" w:rsidRDefault="005C1EFF" w:rsidP="00CF7756">
      <w:pPr>
        <w:rPr>
          <w:rFonts w:cs="Arial"/>
          <w:lang w:val="en-GB"/>
        </w:rPr>
      </w:pPr>
      <w:r w:rsidRPr="00F60335">
        <w:rPr>
          <w:rFonts w:cs="Arial"/>
          <w:lang w:val="en-GB"/>
        </w:rPr>
        <w:t xml:space="preserve">These findings also raise structural questions about global inclusivity in biobank science. The underrepresentation of diseases endemic to the Global South may reflect deeper </w:t>
      </w:r>
      <w:r w:rsidR="00A97A8A">
        <w:rPr>
          <w:rFonts w:cs="Arial"/>
          <w:lang w:val="en-GB"/>
        </w:rPr>
        <w:t>authorship, agenda-setting, and data governance inequities</w:t>
      </w:r>
      <w:r w:rsidRPr="00F60335">
        <w:rPr>
          <w:rFonts w:cs="Arial"/>
          <w:lang w:val="en-GB"/>
        </w:rPr>
        <w:t xml:space="preserve">. </w:t>
      </w:r>
      <w:r w:rsidR="00CF7756" w:rsidRPr="00CF7756">
        <w:rPr>
          <w:rFonts w:cs="Arial"/>
          <w:lang w:val="en-GB"/>
        </w:rPr>
        <w:t xml:space="preserve">This echoes the WHO Genomics Programme’s recent call for equitable implementation of genomics worldwide </w:t>
      </w:r>
      <w:r w:rsidR="007B2CA8">
        <w:rPr>
          <w:rFonts w:cs="Arial"/>
          <w:lang w:val="en-GB"/>
        </w:rPr>
        <w:fldChar w:fldCharType="begin"/>
      </w:r>
      <w:r w:rsidR="00C753A3">
        <w:rPr>
          <w:rFonts w:cs="Arial"/>
          <w:lang w:val="en-GB"/>
        </w:rPr>
        <w:instrText xml:space="preserve"> ADDIN ZOTERO_ITEM CSL_CITATION {"citationID":"4Vp3Bi2l","properties":{"formattedCitation":"(9)","plainCitation":"(9)","noteIndex":0},"citationItems":[{"id":954,"uris":["http://zotero.org/users/16405780/items/YDBFNJJ8"],"itemData":{"id":954,"type":"article-journal","container-title":"Nature Medicine","DOI":"10.1038/s41591-024-03225-x","ISSN":"1546-170X","issue":"10","journalAbbreviation":"Nat Med","language":"en","license":"2024 The Author(s), under exclusive licence to Springer Nature America, Inc.","note":"publisher: Nature Publishing Group","page":"2711-2713","source":"www.nature.com","title":"The WHO genomics program of work for equitable implementation of human genomics for global health","volume":"30","author":[{"family":"Ambrosino","given":"Elena"},{"family":"Abou Tayoun","given":"Ahmad N."},{"family":"Abramowicz","given":"Marc"},{"family":"Zilfalil","given":"Bin Alwi"},{"family":"Boughtwood","given":"Tiffany"},{"family":"Hamdi","given":"Yosr"},{"family":"Hubbard","given":"Tim"},{"family":"Kato","given":"Kazuto"},{"family":"Lopes-Cendes","given":"Iscia"},{"family":"Majumder","given":"Partha Pratim"},{"family":"Mascalzoni","given":"Deborah"},{"family":"Ndiaye","given":"Rokhaya"},{"family":"Ramsay","given":"Michèle"},{"family":"Repetto","given":"Gabriela M."},{"family":"Shotelersuk","given":"Vorasuk"},{"family":"Taylor","given":"Sherry"},{"family":"Reeder","given":"John C."},{"family":"Ross","given":"Anna Laura"}],"issued":{"date-parts":[["2024",10]]}}}],"schema":"https://github.com/citation-style-language/schema/raw/master/csl-citation.json"} </w:instrText>
      </w:r>
      <w:r w:rsidR="007B2CA8">
        <w:rPr>
          <w:rFonts w:cs="Arial"/>
          <w:lang w:val="en-GB"/>
        </w:rPr>
        <w:fldChar w:fldCharType="separate"/>
      </w:r>
      <w:r w:rsidR="00C753A3">
        <w:rPr>
          <w:rFonts w:cs="Arial"/>
          <w:noProof/>
          <w:lang w:val="en-GB"/>
        </w:rPr>
        <w:t>(9)</w:t>
      </w:r>
      <w:r w:rsidR="007B2CA8">
        <w:rPr>
          <w:rFonts w:cs="Arial"/>
          <w:lang w:val="en-GB"/>
        </w:rPr>
        <w:fldChar w:fldCharType="end"/>
      </w:r>
      <w:r w:rsidR="00CF7756" w:rsidRPr="00CF7756">
        <w:rPr>
          <w:rFonts w:cs="Arial"/>
          <w:lang w:val="en-GB"/>
        </w:rPr>
        <w:t xml:space="preserve"> and aligns with ethical critiques of how genomic technologies must balance benefit and harm across diverse populations</w:t>
      </w:r>
      <w:r w:rsidR="007B2CA8">
        <w:rPr>
          <w:rFonts w:cs="Arial"/>
          <w:lang w:val="en-GB"/>
        </w:rPr>
        <w:t xml:space="preserve"> </w:t>
      </w:r>
      <w:r w:rsidR="007B2CA8">
        <w:rPr>
          <w:rFonts w:cs="Arial"/>
          <w:lang w:val="en-GB"/>
        </w:rPr>
        <w:fldChar w:fldCharType="begin"/>
      </w:r>
      <w:r w:rsidR="000E0A55">
        <w:rPr>
          <w:rFonts w:cs="Arial"/>
          <w:lang w:val="en-GB"/>
        </w:rPr>
        <w:instrText xml:space="preserve"> ADDIN ZOTERO_ITEM CSL_CITATION {"citationID":"BmNJ86UF","properties":{"formattedCitation":"(28)","plainCitation":"(28)","noteIndex":0},"citationItems":[{"id":956,"uris":["http://zotero.org/users/16405780/items/DRGWLJTF"],"itemData":{"id":956,"type":"article-journal","abstract":"This study investigates changes in the social valuation of the human genome over the more than 30 years since the establishment of the Human Genome Project. It offers a descriptive sociological analysis of the three waves of this valuation, mainly by considering three key UNESCO declarations and a relevant report. These waves represent a shifting balance between collectivism and individualism, starting with a broadly constructed valuation of the human genome as common human heritage and moving toward a valuation of dynamic applications within various social and medical contexts (e.g., personalized genomic medicine and genome editing). We seek to broaden the analytical perspective by examining how the declarations’ ethical foci are framed within the context of rapidly evolving genetic technologies and their social applications. We conclude by discussing continuity and change in value balancing vis-à-vis changing genomic technologies.","container-title":"European Journal of Human Genetics","DOI":"10.1038/s41431-024-01549-3","ISSN":"1018-4813","issue":"6","journalAbbreviation":"Eur J Hum Genet","note":"PMID: 38355962\nPMCID: PMC11153547","page":"725-730","source":"PubMed Central","title":"The interplay of ethics and genetic technologies in balancing the social valuation of the human genome in UNESCO declarations","volume":"32","author":[{"family":"Gaydarska","given":"Hristina"},{"family":"Takashima","given":"Kayo"},{"family":"Shahrier","given":"Shibly"},{"family":"Raz","given":"Aviad"},{"family":"Minari","given":"Jusaku"}],"issued":{"date-parts":[["2024",6]]}}}],"schema":"https://github.com/citation-style-language/schema/raw/master/csl-citation.json"} </w:instrText>
      </w:r>
      <w:r w:rsidR="007B2CA8">
        <w:rPr>
          <w:rFonts w:cs="Arial"/>
          <w:lang w:val="en-GB"/>
        </w:rPr>
        <w:fldChar w:fldCharType="separate"/>
      </w:r>
      <w:r w:rsidR="000E0A55">
        <w:rPr>
          <w:rFonts w:cs="Arial"/>
          <w:noProof/>
          <w:lang w:val="en-GB"/>
        </w:rPr>
        <w:t>(28)</w:t>
      </w:r>
      <w:r w:rsidR="007B2CA8">
        <w:rPr>
          <w:rFonts w:cs="Arial"/>
          <w:lang w:val="en-GB"/>
        </w:rPr>
        <w:fldChar w:fldCharType="end"/>
      </w:r>
      <w:r w:rsidR="00CF7756" w:rsidRPr="00CF7756">
        <w:rPr>
          <w:rFonts w:cs="Arial"/>
          <w:lang w:val="en-GB"/>
        </w:rPr>
        <w:t>.</w:t>
      </w:r>
      <w:r w:rsidR="00CF7756">
        <w:rPr>
          <w:rFonts w:cs="Arial"/>
          <w:lang w:val="en-GB"/>
        </w:rPr>
        <w:t xml:space="preserve"> </w:t>
      </w:r>
      <w:r w:rsidRPr="00F60335">
        <w:rPr>
          <w:rFonts w:cs="Arial"/>
          <w:lang w:val="en-GB"/>
        </w:rPr>
        <w:t>Initiatives in Latin America, Africa, and Southeast Asia offer a historic opportunity to rebalance the ecosystem</w:t>
      </w:r>
      <w:r w:rsidR="00C90485" w:rsidRPr="00F60335">
        <w:rPr>
          <w:rFonts w:cs="Arial"/>
          <w:lang w:val="en-GB"/>
        </w:rPr>
        <w:t xml:space="preserve">, </w:t>
      </w:r>
      <w:r w:rsidRPr="00F60335">
        <w:rPr>
          <w:rFonts w:cs="Arial"/>
          <w:lang w:val="en-GB"/>
        </w:rPr>
        <w:t xml:space="preserve">provided they are supported by equitable funding, global collaboration frameworks, and robust governance. As biobank-scale research continues to shape the future of </w:t>
      </w:r>
      <w:r w:rsidRPr="00F60335">
        <w:rPr>
          <w:rFonts w:cs="Arial"/>
          <w:lang w:val="en-GB"/>
        </w:rPr>
        <w:lastRenderedPageBreak/>
        <w:t>precision medicine, ensuring thematic diversity and burden alignment will be essential for realising its full scientific and societal potential</w:t>
      </w:r>
      <w:r w:rsidR="008906E6" w:rsidRPr="00F60335">
        <w:rPr>
          <w:rFonts w:cs="Arial"/>
          <w:lang w:val="en-GB"/>
        </w:rPr>
        <w:t>.</w:t>
      </w:r>
    </w:p>
    <w:p w14:paraId="37DD6A05" w14:textId="3B198645" w:rsidR="002E622B" w:rsidRPr="00727048" w:rsidRDefault="00727048" w:rsidP="00EF3BEC">
      <w:pPr>
        <w:pStyle w:val="Heading1"/>
        <w:rPr>
          <w:lang w:val="en-GB"/>
        </w:rPr>
      </w:pPr>
      <w:r w:rsidRPr="00727048">
        <w:rPr>
          <w:lang w:val="en-GB"/>
        </w:rPr>
        <w:t xml:space="preserve">Opportunities </w:t>
      </w:r>
      <w:r w:rsidR="00AF089E">
        <w:rPr>
          <w:lang w:val="en-GB"/>
        </w:rPr>
        <w:t>and Future Directions</w:t>
      </w:r>
    </w:p>
    <w:p w14:paraId="59DF4926" w14:textId="09974CA1" w:rsidR="00590C36" w:rsidRDefault="00590C36" w:rsidP="00590C36">
      <w:pPr>
        <w:rPr>
          <w:ins w:id="32" w:author="Manuel Corpas" w:date="2025-11-10T20:10:00Z" w16du:dateUtc="2025-11-10T20:10:00Z"/>
          <w:lang w:val="en-GB"/>
        </w:rPr>
      </w:pPr>
      <w:r w:rsidRPr="00590C36">
        <w:rPr>
          <w:lang w:val="en-GB"/>
        </w:rPr>
        <w:t xml:space="preserve">The analyses presented here reveal deep asymmetries in how biobank-enabled research maps onto global health priorities. </w:t>
      </w:r>
      <w:r w:rsidR="00A11FD3">
        <w:t>Yet q</w:t>
      </w:r>
      <w:proofErr w:type="spellStart"/>
      <w:r w:rsidRPr="00590C36">
        <w:rPr>
          <w:lang w:val="en-GB"/>
        </w:rPr>
        <w:t>uantifying</w:t>
      </w:r>
      <w:proofErr w:type="spellEnd"/>
      <w:r w:rsidRPr="00590C36">
        <w:rPr>
          <w:lang w:val="en-GB"/>
        </w:rPr>
        <w:t xml:space="preserve"> inequities in biobank-driven research should not remain a scholarly exercise. Composite gap scores and opportunity indices can be operationalised as </w:t>
      </w:r>
      <w:r w:rsidRPr="00590C36">
        <w:rPr>
          <w:bCs/>
          <w:lang w:val="en-GB"/>
        </w:rPr>
        <w:t>governance instruments</w:t>
      </w:r>
      <w:r w:rsidRPr="00590C36">
        <w:rPr>
          <w:lang w:val="en-GB"/>
        </w:rPr>
        <w:t xml:space="preserve">. Just as funders demand reporting on diversity in clinical trials, biobanks could be required to disclose annual “equity dashboards” that track research output against </w:t>
      </w:r>
      <w:r w:rsidR="00144240">
        <w:rPr>
          <w:lang w:val="en-GB"/>
        </w:rPr>
        <w:t xml:space="preserve">the </w:t>
      </w:r>
      <w:r w:rsidRPr="00590C36">
        <w:rPr>
          <w:lang w:val="en-GB"/>
        </w:rPr>
        <w:t xml:space="preserve">global burden of disease. Data access committees could integrate disparity metrics into their evaluation frameworks, ensuring that decisions about sample release are aligned </w:t>
      </w:r>
      <w:r w:rsidR="00144240">
        <w:rPr>
          <w:lang w:val="en-GB"/>
        </w:rPr>
        <w:t>with scientific rigour and</w:t>
      </w:r>
      <w:r w:rsidRPr="00590C36">
        <w:rPr>
          <w:lang w:val="en-GB"/>
        </w:rPr>
        <w:t xml:space="preserve"> health </w:t>
      </w:r>
      <w:r w:rsidR="00144240">
        <w:rPr>
          <w:lang w:val="en-GB"/>
        </w:rPr>
        <w:t>needs</w:t>
      </w:r>
      <w:r w:rsidRPr="00590C36">
        <w:rPr>
          <w:lang w:val="en-GB"/>
        </w:rPr>
        <w:t xml:space="preserve">. </w:t>
      </w:r>
      <w:r w:rsidR="00F71473">
        <w:rPr>
          <w:lang w:val="en-GB"/>
        </w:rPr>
        <w:t>If</w:t>
      </w:r>
      <w:r w:rsidRPr="00590C36">
        <w:rPr>
          <w:lang w:val="en-GB"/>
        </w:rPr>
        <w:t xml:space="preserve"> systematic disparity analys</w:t>
      </w:r>
      <w:r w:rsidR="00F71473">
        <w:rPr>
          <w:lang w:val="en-GB"/>
        </w:rPr>
        <w:t>es are embedded</w:t>
      </w:r>
      <w:r w:rsidRPr="00590C36">
        <w:rPr>
          <w:lang w:val="en-GB"/>
        </w:rPr>
        <w:t xml:space="preserve"> into governance, biobanks can move from being passive infrastructures to active stewards of equity.</w:t>
      </w:r>
    </w:p>
    <w:p w14:paraId="7F774E77" w14:textId="25A98C89" w:rsidR="002A531D" w:rsidRPr="00A11FD3" w:rsidRDefault="002A531D" w:rsidP="002A531D">
      <w:ins w:id="33" w:author="Manuel Corpas" w:date="2025-11-10T20:10:00Z">
        <w:r w:rsidRPr="0011338F">
          <w:rPr>
            <w:lang w:val="en-GB"/>
          </w:rPr>
          <w:t>While global disease burden provides a valuable external benchmark, any equity-scoring or dashboard framework must remain adaptable to local health mandates. Most biobanks are funded through national agencies and aligned to domestic health priorities. Therefore, a balanced approach should combine global burden indicators with national relevance metrics to contextualise performance fairly.</w:t>
        </w:r>
      </w:ins>
    </w:p>
    <w:p w14:paraId="14EC96C2" w14:textId="2CB3D563" w:rsidR="00590C36" w:rsidRPr="00147908" w:rsidRDefault="00590C36" w:rsidP="00590C36">
      <w:pPr>
        <w:rPr>
          <w:lang w:val="en-GB"/>
        </w:rPr>
      </w:pPr>
      <w:r w:rsidRPr="00147908">
        <w:rPr>
          <w:bCs/>
          <w:lang w:val="en-GB"/>
        </w:rPr>
        <w:t>AI-driven phenotyping</w:t>
      </w:r>
      <w:r w:rsidRPr="00147908">
        <w:rPr>
          <w:lang w:val="en-GB"/>
        </w:rPr>
        <w:t xml:space="preserve"> and natural language processing of electronic health records can uncover latent patterns in </w:t>
      </w:r>
      <w:proofErr w:type="spellStart"/>
      <w:r w:rsidRPr="00147908">
        <w:rPr>
          <w:lang w:val="en-GB"/>
        </w:rPr>
        <w:t>undercoded</w:t>
      </w:r>
      <w:proofErr w:type="spellEnd"/>
      <w:r w:rsidRPr="00147908">
        <w:rPr>
          <w:lang w:val="en-GB"/>
        </w:rPr>
        <w:t xml:space="preserve"> populations, improving inclusion where structured data are sparse. Large language models (LLMs), if retrained on multilingual and non-Western corpora, could accelerate discovery in neglected disease areas by mining literature beyond English-language dominance. These tools are not inherently equitable but</w:t>
      </w:r>
      <w:r w:rsidR="00147908">
        <w:rPr>
          <w:lang w:val="en-GB"/>
        </w:rPr>
        <w:t>,</w:t>
      </w:r>
      <w:r w:rsidRPr="00147908">
        <w:rPr>
          <w:lang w:val="en-GB"/>
        </w:rPr>
        <w:t xml:space="preserve"> deployed deliberately, they could democratise analytic power and reduce barriers for low-resource settings.</w:t>
      </w:r>
    </w:p>
    <w:p w14:paraId="3140C09D" w14:textId="23FA2188" w:rsidR="00590C36" w:rsidRPr="00147908" w:rsidRDefault="00851F97" w:rsidP="00590C36">
      <w:pPr>
        <w:rPr>
          <w:lang w:val="en-GB"/>
        </w:rPr>
      </w:pPr>
      <w:r>
        <w:rPr>
          <w:lang w:val="en-GB"/>
        </w:rPr>
        <w:t>Although h</w:t>
      </w:r>
      <w:r w:rsidR="00590C36" w:rsidRPr="00147908">
        <w:rPr>
          <w:lang w:val="en-GB"/>
        </w:rPr>
        <w:t>armonisation has often been pursued in the name of efficiency</w:t>
      </w:r>
      <w:r>
        <w:rPr>
          <w:lang w:val="en-GB"/>
        </w:rPr>
        <w:t>,</w:t>
      </w:r>
      <w:r w:rsidR="00590C36" w:rsidRPr="00147908">
        <w:rPr>
          <w:lang w:val="en-GB"/>
        </w:rPr>
        <w:t xml:space="preserve"> it must now be reoriented toward equity. The </w:t>
      </w:r>
      <w:r w:rsidR="00590C36" w:rsidRPr="00147908">
        <w:rPr>
          <w:bCs/>
          <w:lang w:val="en-GB"/>
        </w:rPr>
        <w:t>Global Alliance for Genomics and Health (GA4GH)</w:t>
      </w:r>
      <w:r w:rsidR="00F03CC2">
        <w:rPr>
          <w:lang w:val="en-GB"/>
        </w:rPr>
        <w:t xml:space="preserve"> </w:t>
      </w:r>
      <w:r w:rsidR="00590C36" w:rsidRPr="00147908">
        <w:rPr>
          <w:lang w:val="en-GB"/>
        </w:rPr>
        <w:t>consortia have demonstrated the feasibility of aligning data standards, access frameworks, and metadata schemas</w:t>
      </w:r>
      <w:r w:rsidR="00F03CC2">
        <w:rPr>
          <w:lang w:val="en-GB"/>
        </w:rPr>
        <w:t xml:space="preserve"> </w:t>
      </w:r>
      <w:r w:rsidR="002162C3">
        <w:rPr>
          <w:lang w:val="en-GB"/>
        </w:rPr>
        <w:fldChar w:fldCharType="begin"/>
      </w:r>
      <w:r w:rsidR="000E0A55">
        <w:rPr>
          <w:lang w:val="en-GB"/>
        </w:rPr>
        <w:instrText xml:space="preserve"> ADDIN ZOTERO_ITEM CSL_CITATION {"citationID":"EjU16NWO","properties":{"formattedCitation":"(29)","plainCitation":"(29)","noteIndex":0},"citationItems":[{"id":936,"uris":["http://zotero.org/users/16405780/items/5JGWJKPB"],"itemData":{"id":936,"type":"article-journal","abstract":"The Global Alliance for Genomics and Health (GA4GH) aims to accelerate biomedical advances by enabling the responsible sharing of clinical and genomic data through both harmonized data aggregation and federated approaches. The decreasing cost of genomic sequencing (along with other genome-wide molecular assays) and increasing evidence of its clinical utility will soon drive the generation of sequence data from tens of millions of humans, with increasing levels of diversity. In this perspective, we present the GA4GH strategies for addressing the major challenges of this data revolution. We describe the GA4GH organization, which is fueled by the development efforts of eight Work Streams and informed by the needs of 24 Driver Projects and other key stakeholders. We present the GA4GH suite of secure, interoperable technical standards and policy frameworks and review the current status of standards, their relevance to key domains of research and clinical care, and future plans of GA4GH. Broad international participation in building, adopting, and deploying GA4GH standards and frameworks will catalyze an unprecedented effort in data sharing that will be critical to advancing genomic medicine and ensuring that all populations can access its benefits.","container-title":"Cell Genomics","DOI":"10.1016/j.xgen.2021.100029","ISSN":"2666-979X","issue":"2","journalAbbreviation":"Cell Genomics","page":"100029","source":"ScienceDirect","title":"GA4GH: International policies and standards for data sharing across genomic research and healthcare","title-short":"GA4GH","volume":"1","author":[{"family":"Rehm","given":"Heidi L."},{"family":"Page","given":"Angela J. H."},{"family":"Smith","given":"Lindsay"},{"family":"Adams","given":"Jeremy B."},{"family":"Alterovitz","given":"Gil"},{"family":"Babb","given":"Lawrence J."},{"family":"Barkley","given":"Maxmillian P."},{"family":"Baudis","given":"Michael"},{"family":"Beauvais","given":"Michael J. S."},{"family":"Beck","given":"Tim"},{"family":"Beckmann","given":"Jacques S."},{"family":"Beltran","given":"Sergi"},{"family":"Bernick","given":"David"},{"family":"Bernier","given":"Alexander"},{"family":"Bonfield","given":"James K."},{"family":"Boughtwood","given":"Tiffany F."},{"family":"Bourque","given":"Guillaume"},{"family":"Bowers","given":"Sarion R."},{"family":"Brookes","given":"Anthony J."},{"family":"Brudno","given":"Michael"},{"family":"Brush","given":"Matthew H."},{"family":"Bujold","given":"David"},{"family":"Burdett","given":"Tony"},{"family":"Buske","given":"Orion J."},{"family":"Cabili","given":"Moran N."},{"family":"Cameron","given":"Daniel L."},{"family":"Carroll","given":"Robert J."},{"family":"Casas-Silva","given":"Esmeralda"},{"family":"Chakravarty","given":"Debyani"},{"family":"Chaudhari","given":"Bimal P."},{"family":"Chen","given":"Shu Hui"},{"family":"Cherry","given":"J. Michael"},{"family":"Chung","given":"Justina"},{"family":"Cline","given":"Melissa"},{"family":"Clissold","given":"Hayley L."},{"family":"Cook-Deegan","given":"Robert M."},{"family":"Courtot","given":"Mélanie"},{"family":"Cunningham","given":"Fiona"},{"family":"Cupak","given":"Miro"},{"family":"Davies","given":"Robert M."},{"family":"Denisko","given":"Danielle"},{"family":"Doerr","given":"Megan J."},{"family":"Dolman","given":"Lena I."},{"family":"Dove","given":"Edward S."},{"family":"Dursi","given":"L. Jonathan"},{"family":"Dyke","given":"Stephanie O. M."},{"family":"Eddy","given":"James A."},{"family":"Eilbeck","given":"Karen"},{"family":"Ellrott","given":"Kyle P."},{"family":"Fairley","given":"Susan"},{"family":"Fakhro","given":"Khalid A."},{"family":"Firth","given":"Helen V."},{"family":"Fitzsimons","given":"Michael S."},{"family":"Fiume","given":"Marc"},{"family":"Flicek","given":"Paul"},{"family":"Fore","given":"Ian M."},{"family":"Freeberg","given":"Mallory A."},{"family":"Freimuth","given":"Robert R."},{"family":"Fromont","given":"Lauren A."},{"family":"Fuerth","given":"Jonathan"},{"family":"Gaff","given":"Clara L."},{"family":"Gan","given":"Weiniu"},{"family":"Ghanaim","given":"Elena M."},{"family":"Glazer","given":"David"},{"family":"Green","given":"Robert C."},{"family":"Griffith","given":"Malachi"},{"family":"Griffith","given":"Obi L."},{"family":"Grossman","given":"Robert L."},{"family":"Groza","given":"Tudor"},{"family":"Guidry Auvil","given":"Jaime M."},{"family":"Guigó","given":"Roderic"},{"family":"Gupta","given":"Dipayan"},{"family":"Haendel","given":"Melissa A."},{"family":"Hamosh","given":"Ada"},{"family":"Hansen","given":"David P."},{"family":"Hart","given":"Reece K."},{"family":"Hartley","given":"Dean Mitchell"},{"family":"Haussler","given":"David"},{"family":"Hendricks-Sturrup","given":"Rachele M."},{"family":"Ho","given":"Calvin W. L."},{"family":"Hobb","given":"Ashley E."},{"family":"Hoffman","given":"Michael M."},{"family":"Hofmann","given":"Oliver M."},{"family":"Holub","given":"Petr"},{"family":"Hsu","given":"Jacob Shujui"},{"family":"Hubaux","given":"Jean-Pierre"},{"family":"Hunt","given":"Sarah E."},{"family":"Husami","given":"Ammar"},{"family":"Jacobsen","given":"Julius O."},{"family":"Jamuar","given":"Saumya S."},{"family":"Janes","given":"Elizabeth L."},{"family":"Jeanson","given":"Francis"},{"family":"Jené","given":"Aina"},{"family":"Johns","given":"Amber L."},{"family":"Joly","given":"Yann"},{"family":"Jones","given":"Steven J. M."},{"family":"Kanitz","given":"Alexander"},{"family":"Kato","given":"Kazuto"},{"family":"Keane","given":"Thomas M."},{"family":"Kekesi-Lafrance","given":"Kristina"},{"family":"Kelleher","given":"Jerome"},{"family":"Kerry","given":"Giselle"},{"family":"Khor","given":"Seik-Soon"},{"family":"Knoppers","given":"Bartha M."},{"family":"Konopko","given":"Melissa A."},{"family":"Kosaki","given":"Kenjiro"},{"family":"Kuba","given":"Martin"},{"family":"Lawson","given":"Jonathan"},{"family":"Leinonen","given":"Rasko"},{"family":"Li","given":"Stephanie"},{"family":"Lin","given":"Michael F."},{"family":"Linden","given":"Mikael"},{"family":"Liu","given":"Xianglin"},{"family":"Liyanage","given":"Isuru Udara"},{"family":"Lopez","given":"Javier"},{"family":"Lucassen","given":"Anneke M."},{"family":"Lukowski","given":"Michael"},{"family":"Mann","given":"Alice L."},{"family":"Marshall","given":"John"},{"family":"Mattioni","given":"Michele"},{"family":"Metke-Jimenez","given":"Alejandro"},{"family":"Middleton","given":"Anna"},{"family":"Milne","given":"Richard J."},{"family":"Molnár-Gábor","given":"Fruzsina"},{"family":"Mulder","given":"Nicola"},{"family":"Munoz-Torres","given":"Monica C."},{"family":"Nag","given":"Rishi"},{"family":"Nakagawa","given":"Hidewaki"},{"family":"Nasir","given":"Jamal"},{"family":"Navarro","given":"Arcadi"},{"family":"Nelson","given":"Tristan H."},{"family":"Niewielska","given":"Ania"},{"family":"Nisselle","given":"Amy"},{"family":"Niu","given":"Jeffrey"},{"family":"Nyrönen","given":"Tommi H."},{"family":"O’Connor","given":"Brian D."},{"family":"Oesterle","given":"Sabine"},{"family":"Ogishima","given":"Soichi"},{"family":"Ota Wang","given":"Vivian"},{"family":"Paglione","given":"Laura A. D."},{"family":"Palumbo","given":"Emilio"},{"family":"Parkinson","given":"Helen E."},{"family":"Philippakis","given":"Anthony A."},{"family":"Pizarro","given":"Angel D."},{"family":"Prlic","given":"Andreas"},{"family":"Rambla","given":"Jordi"},{"family":"Rendon","given":"Augusto"},{"family":"Rider","given":"Renee A."},{"family":"Robinson","given":"Peter N."},{"family":"Rodarmer","given":"Kurt W."},{"family":"Rodriguez","given":"Laura Lyman"},{"family":"Rubin","given":"Alan F."},{"family":"Rueda","given":"Manuel"},{"family":"Rushton","given":"Gregory A."},{"family":"Ryan","given":"Rosalyn S."},{"family":"Saunders","given":"Gary I."},{"family":"Schuilenburg","given":"Helen"},{"family":"Schwede","given":"Torsten"},{"family":"Scollen","given":"Serena"},{"family":"Senf","given":"Alexander"},{"family":"Sheffield","given":"Nathan C."},{"family":"Skantharajah","given":"Neerjah"},{"family":"Smith","given":"Albert V."},{"family":"Sofia","given":"Heidi J."},{"family":"Spalding","given":"Dylan"},{"family":"Spurdle","given":"Amanda B."},{"family":"Stark","given":"Zornitza"},{"family":"Stein","given":"Lincoln D."},{"family":"Suematsu","given":"Makoto"},{"family":"Tan","given":"Patrick"},{"family":"Tedds","given":"Jonathan A."},{"family":"Thomson","given":"Alastair A."},{"family":"Thorogood","given":"Adrian"},{"family":"Tickle","given":"Timothy L."},{"family":"Tokunaga","given":"Katsushi"},{"family":"Törnroos","given":"Juha"},{"family":"Torrents","given":"David"},{"family":"Upchurch","given":"Sean"},{"family":"Valencia","given":"Alfonso"},{"family":"Guimera","given":"Roman Valls"},{"family":"Vamathevan","given":"Jessica"},{"family":"Varma","given":"Susheel"},{"family":"Vears","given":"Danya F."},{"family":"Viner","given":"Coby"},{"family":"Voisin","given":"Craig"},{"family":"Wagner","given":"Alex H."},{"family":"Wallace","given":"Susan E."},{"family":"Walsh","given":"Brian P."},{"family":"Williams","given":"Marc S."},{"family":"Winkler","given":"Eva C."},{"family":"Wold","given":"Barbara J."},{"family":"Wood","given":"Grant M."},{"family":"Woolley","given":"J. Patrick"},{"family":"Yamasaki","given":"Chisato"},{"family":"Yates","given":"Andrew D."},{"family":"Yung","given":"Christina K."},{"family":"Zass","given":"Lyndon J."},{"family":"Zaytseva","given":"Ksenia"},{"family":"Zhang","given":"Junjun"},{"family":"Goodhand","given":"Peter"},{"family":"North","given":"Kathryn"},{"family":"Birney","given":"Ewan"}],"issued":{"date-parts":[["2021",11,10]]}}}],"schema":"https://github.com/citation-style-language/schema/raw/master/csl-citation.json"} </w:instrText>
      </w:r>
      <w:r w:rsidR="002162C3">
        <w:rPr>
          <w:lang w:val="en-GB"/>
        </w:rPr>
        <w:fldChar w:fldCharType="separate"/>
      </w:r>
      <w:r w:rsidR="000E0A55">
        <w:rPr>
          <w:rFonts w:cs="Arial"/>
          <w:kern w:val="0"/>
        </w:rPr>
        <w:t>(29)</w:t>
      </w:r>
      <w:r w:rsidR="002162C3">
        <w:rPr>
          <w:lang w:val="en-GB"/>
        </w:rPr>
        <w:fldChar w:fldCharType="end"/>
      </w:r>
      <w:r w:rsidR="00590C36" w:rsidRPr="00147908">
        <w:rPr>
          <w:lang w:val="en-GB"/>
        </w:rPr>
        <w:t xml:space="preserve">. The next step is to embed </w:t>
      </w:r>
      <w:r w:rsidR="00590C36" w:rsidRPr="00147908">
        <w:rPr>
          <w:bCs/>
          <w:lang w:val="en-GB"/>
        </w:rPr>
        <w:t>equity benchmarks into harmonisation charters</w:t>
      </w:r>
      <w:r w:rsidR="00590C36" w:rsidRPr="00147908">
        <w:rPr>
          <w:lang w:val="en-GB"/>
        </w:rPr>
        <w:t xml:space="preserve">: ensuring that multi-biobank analyses do not simply aggregate data from high-income </w:t>
      </w:r>
      <w:proofErr w:type="gramStart"/>
      <w:r w:rsidR="00590C36" w:rsidRPr="00147908">
        <w:rPr>
          <w:lang w:val="en-GB"/>
        </w:rPr>
        <w:t>countries, but</w:t>
      </w:r>
      <w:proofErr w:type="gramEnd"/>
      <w:r w:rsidR="00590C36" w:rsidRPr="00147908">
        <w:rPr>
          <w:lang w:val="en-GB"/>
        </w:rPr>
        <w:t xml:space="preserve"> also prioritise the integration of underrepresented cohorts. Equity-sensitive harmonisation </w:t>
      </w:r>
      <w:r>
        <w:rPr>
          <w:lang w:val="en-GB"/>
        </w:rPr>
        <w:t>should</w:t>
      </w:r>
      <w:r w:rsidR="00590C36" w:rsidRPr="00147908">
        <w:rPr>
          <w:lang w:val="en-GB"/>
        </w:rPr>
        <w:t xml:space="preserve"> allow disease areas like tuberculosis, malaria, and maternal health to be studied with the same depth as cardiovascular or neurodegenerative disorders.</w:t>
      </w:r>
    </w:p>
    <w:p w14:paraId="1C2A0C92" w14:textId="0C6383C0" w:rsidR="00590C36" w:rsidRPr="00590C36" w:rsidRDefault="00590C36" w:rsidP="002162C3">
      <w:pPr>
        <w:pStyle w:val="Heading2"/>
      </w:pPr>
      <w:r w:rsidRPr="00590C36">
        <w:t xml:space="preserve">Regional Biobank Networks </w:t>
      </w:r>
      <w:r w:rsidR="00851F97">
        <w:t>and Policy Incentives for Equity</w:t>
      </w:r>
    </w:p>
    <w:p w14:paraId="14310619" w14:textId="1575D073" w:rsidR="00590C36" w:rsidRPr="002162C3" w:rsidRDefault="00590C36" w:rsidP="00590C36">
      <w:pPr>
        <w:rPr>
          <w:lang w:val="en-GB"/>
        </w:rPr>
      </w:pPr>
      <w:r w:rsidRPr="002162C3">
        <w:rPr>
          <w:lang w:val="en-GB"/>
        </w:rPr>
        <w:t xml:space="preserve">The most promising opportunities for rebalancing the global biobank ecosystem are emerging in </w:t>
      </w:r>
      <w:r w:rsidRPr="002162C3">
        <w:rPr>
          <w:bCs/>
          <w:lang w:val="en-GB"/>
        </w:rPr>
        <w:t>Latin America, Africa, and Southeast Asia</w:t>
      </w:r>
      <w:r w:rsidRPr="002162C3">
        <w:rPr>
          <w:lang w:val="en-GB"/>
        </w:rPr>
        <w:t xml:space="preserve">. Initiatives such as </w:t>
      </w:r>
      <w:r w:rsidRPr="002162C3">
        <w:rPr>
          <w:bCs/>
          <w:lang w:val="en-GB"/>
        </w:rPr>
        <w:t>H3Africa</w:t>
      </w:r>
      <w:r w:rsidR="002162C3">
        <w:rPr>
          <w:bCs/>
          <w:lang w:val="en-GB"/>
        </w:rPr>
        <w:t xml:space="preserve"> </w:t>
      </w:r>
      <w:r w:rsidR="002162C3">
        <w:rPr>
          <w:bCs/>
          <w:lang w:val="en-GB"/>
        </w:rPr>
        <w:fldChar w:fldCharType="begin"/>
      </w:r>
      <w:r w:rsidR="000E0A55">
        <w:rPr>
          <w:bCs/>
          <w:lang w:val="en-GB"/>
        </w:rPr>
        <w:instrText xml:space="preserve"> ADDIN ZOTERO_ITEM CSL_CITATION {"citationID":"SQLwq2yv","properties":{"formattedCitation":"(30)","plainCitation":"(30)","noteIndex":0},"citationItems":[{"id":939,"uris":["http://zotero.org/users/16405780/items/XZZ8TWNN"],"itemData":{"id":939,"type":"article-journal","abstract":"The Human Heredity and Health in Africa (H3Africa) consortium was initiated in 2012 to develop an enabling environment for fundamental and applied genomic research in Africa. By 2024, H3Africa included over 500 researchers across 30 African countries and had contributed to supporting 480 PhD graduates and 467 trainees, held over 200 workshops, and published over 700 papers. A distinguishing feature of this consortium was that the model enabled research to be led by African scientists and targeted research questions relevant to African populations. Prompted by the limited infrastructure, resources, and skills to conduct such research projects in most African countries, the consortium dedicated its early efforts and funding toward developing infrastructure and resources such as DNA biorepositories, bioinformatics capacity and ethical and legal guidelines to support such projects. The consortium operated under a complex framework that included a coordinating center, research projects, collaborative centers, and supporting infrastructure such as the biorepositories and the Pan-African bioinformatics network (H3ABioNet). In this brief review, we summarized some of the major contributions of H3Africa to omics research and towards developing a sustainable research enterprise in Africa. Although the funding for the consortium formally ended in 2023, H3Africa continues to sustain its core resources and generate new datasets, publications and collaborations. Given the limited genomic representation of the global south in complex trait genetics research, we illustrate the ways in which the H3Africa consortium is a template for transnational omics research in a resource-constrained setting.","container-title":"Human Molecular Genetics","DOI":"10.1093/hmg/ddaf113","ISSN":"0964-6906","journalAbbreviation":"Hum Mol Genet","page":"ddaf113","source":"Silverchair","title":"H3Africa: a model for implementing biobank-based genomic research in resource-constrained settings","title-short":"H3Africa","author":[{"family":"Sengupta","given":"Dhriti"},{"family":"Choudhury","given":"Ananyo"},{"family":"Ramsay","given":"Michèle"}],"issued":{"date-parts":[["2025",7,6]]}}}],"schema":"https://github.com/citation-style-language/schema/raw/master/csl-citation.json"} </w:instrText>
      </w:r>
      <w:r w:rsidR="002162C3">
        <w:rPr>
          <w:bCs/>
          <w:lang w:val="en-GB"/>
        </w:rPr>
        <w:fldChar w:fldCharType="separate"/>
      </w:r>
      <w:r w:rsidR="000E0A55">
        <w:rPr>
          <w:rFonts w:cs="Arial"/>
          <w:kern w:val="0"/>
        </w:rPr>
        <w:t>(30)</w:t>
      </w:r>
      <w:r w:rsidR="002162C3">
        <w:rPr>
          <w:bCs/>
          <w:lang w:val="en-GB"/>
        </w:rPr>
        <w:fldChar w:fldCharType="end"/>
      </w:r>
      <w:r w:rsidRPr="002162C3">
        <w:rPr>
          <w:lang w:val="en-GB"/>
        </w:rPr>
        <w:t xml:space="preserve">, </w:t>
      </w:r>
      <w:r w:rsidR="002162C3">
        <w:rPr>
          <w:lang w:val="en-GB"/>
        </w:rPr>
        <w:t xml:space="preserve">Uganda’s Genome Resource </w:t>
      </w:r>
      <w:r w:rsidR="002162C3">
        <w:rPr>
          <w:lang w:val="en-GB"/>
        </w:rPr>
        <w:fldChar w:fldCharType="begin"/>
      </w:r>
      <w:r w:rsidR="000E0A55">
        <w:rPr>
          <w:lang w:val="en-GB"/>
        </w:rPr>
        <w:instrText xml:space="preserve"> ADDIN ZOTERO_ITEM CSL_CITATION {"citationID":"5OZbDfAr","properties":{"formattedCitation":"(31)","plainCitation":"(31)","noteIndex":0},"citationItems":[{"id":942,"uris":["http://zotero.org/users/16405780/items/L63SEIGC"],"itemData":{"id":942,"type":"article-journal","abstract":"Genomic studies in African populations provide unique opportunities to understand disease etiology, human diversity, and population history. In the largest study of its kind, comprising genome-wide data from 6,400 individuals and whole-genome sequences from 1,978 individuals from rural Uganda, we find evidence of geographically correlated fine-scale population substructure. Historically, the ancestry of modern Ugandans was best represented by a mixture of ancient East African pastoralists. We demonstrate the value of the largest sequence panel from Africa to date as an imputation resource. Examining 34 cardiometabolic traits, we show systematic differences in trait heritability between European and African populations, probably reflecting the differential impact of genes and environment. In a multi-trait pan-African GWAS of up to 14,126 individuals, we identify novel loci associated with anthropometric, hematological, lipid, and glycemic traits. We find that several functionally important signals are driven by Africa-specific variants, highlighting the value of studying diverse populations across the region., , Genome-wide data from Ugandans reveal insights into their ancestry, trait heritability, and loci associated with metabolic parameters, thereby providing a diverse resource for the study of African population genetics.","container-title":"Cell","DOI":"10.1016/j.cell.2019.10.004","ISSN":"0092-8674","issue":"4","journalAbbreviation":"Cell","note":"PMID: 31675503\nPMCID: PMC7202134","page":"984-1002.e36","source":"PubMed Central","title":"Uganda Genome Resource Enables Insights into Population History and Genomic Discovery in Africa","volume":"179","author":[{"family":"Gurdasani","given":"Deepti"},{"family":"Carstensen","given":"Tommy"},{"family":"Fatumo","given":"Segun"},{"family":"Chen","given":"Guanjie"},{"family":"Franklin","given":"Chris S."},{"family":"Prado-Martinez","given":"Javier"},{"family":"Bouman","given":"Heleen"},{"family":"Abascal","given":"Federico"},{"family":"Haber","given":"Marc"},{"family":"Tachmazidou","given":"Ioanna"},{"family":"Mathieson","given":"Iain"},{"family":"Ekoru","given":"Kenneth"},{"family":"DeGorter","given":"Marianne K."},{"family":"Nsubuga","given":"Rebecca N."},{"family":"Finan","given":"Chris"},{"family":"Wheeler","given":"Eleanor"},{"family":"Chen","given":"Li"},{"family":"Cooper","given":"David N."},{"family":"Schiffels","given":"Stephan"},{"family":"Chen","given":"Yuan"},{"family":"Ritchie","given":"Graham R.S."},{"family":"Pollard","given":"Martin O."},{"family":"Fortune","given":"Mary D."},{"family":"Mentzer","given":"Alex J."},{"family":"Garrison","given":"Erik"},{"family":"Bergström","given":"Anders"},{"family":"Hatzikotoulas","given":"Konstantinos"},{"family":"Adeyemo","given":"Adebowale"},{"family":"Doumatey","given":"Ayo"},{"family":"Elding","given":"Heather"},{"family":"Wain","given":"Louise V."},{"family":"Ehret","given":"Georg"},{"family":"Auer","given":"Paul L."},{"family":"Kooperberg","given":"Charles L."},{"family":"Reiner","given":"Alexander P."},{"family":"Franceschini","given":"Nora"},{"family":"Maher","given":"Dermot"},{"family":"Montgomery","given":"Stephen B."},{"family":"Kadie","given":"Carl"},{"family":"Widmer","given":"Chris"},{"family":"Xue","given":"Yali"},{"family":"Seeley","given":"Janet"},{"family":"Asiki","given":"Gershim"},{"family":"Kamali","given":"Anatoli"},{"family":"Young","given":"Elizabeth H."},{"family":"Pomilla","given":"Cristina"},{"family":"Soranzo","given":"Nicole"},{"family":"Zeggini","given":"Eleftheria"},{"family":"Pirie","given":"Fraser"},{"family":"Morris","given":"Andrew P."},{"family":"Heckerman","given":"David"},{"family":"Tyler-Smith","given":"Chris"},{"family":"Motala","given":"Ayesha A."},{"family":"Rotimi","given":"Charles"},{"family":"Kaleebu","given":"Pontiano"},{"family":"Barroso","given":"Inês"},{"family":"Sandhu","given":"Manj S."}],"issued":{"date-parts":[["2019",10,31]]}}}],"schema":"https://github.com/citation-style-language/schema/raw/master/csl-citation.json"} </w:instrText>
      </w:r>
      <w:r w:rsidR="002162C3">
        <w:rPr>
          <w:lang w:val="en-GB"/>
        </w:rPr>
        <w:fldChar w:fldCharType="separate"/>
      </w:r>
      <w:r w:rsidR="000E0A55">
        <w:rPr>
          <w:rFonts w:cs="Arial"/>
          <w:kern w:val="0"/>
        </w:rPr>
        <w:t>(31)</w:t>
      </w:r>
      <w:r w:rsidR="002162C3">
        <w:rPr>
          <w:lang w:val="en-GB"/>
        </w:rPr>
        <w:fldChar w:fldCharType="end"/>
      </w:r>
      <w:r w:rsidRPr="002162C3">
        <w:rPr>
          <w:lang w:val="en-GB"/>
        </w:rPr>
        <w:t xml:space="preserve">, and the </w:t>
      </w:r>
      <w:r w:rsidRPr="002162C3">
        <w:rPr>
          <w:bCs/>
          <w:lang w:val="en-GB"/>
        </w:rPr>
        <w:t>Peruvian Genome Project</w:t>
      </w:r>
      <w:r w:rsidRPr="002162C3">
        <w:rPr>
          <w:lang w:val="en-GB"/>
        </w:rPr>
        <w:t xml:space="preserve"> </w:t>
      </w:r>
      <w:r w:rsidR="002162C3">
        <w:rPr>
          <w:lang w:val="en-GB"/>
        </w:rPr>
        <w:fldChar w:fldCharType="begin"/>
      </w:r>
      <w:r w:rsidR="000E0A55">
        <w:rPr>
          <w:lang w:val="en-GB"/>
        </w:rPr>
        <w:instrText xml:space="preserve"> ADDIN ZOTERO_ITEM CSL_CITATION {"citationID":"TyrsVc1Y","properties":{"formattedCitation":"(32)","plainCitation":"(32)","noteIndex":0},"citationItems":[{"id":944,"uris":["http://zotero.org/users/16405780/items/X45PUVVV"],"itemData":{"id":944,"type":"article-journal","abstract":"The process of inhabiting the Americas by ancestral native American populations involved many individuals settling in the Peruvian Andes and Amazonian regions. Due to Latin American countries representing less than 1% of the human genome data available in public reference databases, the evolution and migration processes involved in adapting have not yet been fully explained. The Peruvian Genome Project is an initiative, started in 2011, to address the genomic data underrepresentation from native South American populations. This project has collected 1,149 samples from 17 traditional native and 13 mestizo (mixed of native, African, and European ancestry) communities. Currently, 150 whole genomes and 873 array-genotyped individuals have been analyzed including coastal, Andes, and Amazonian regions. We discovered 1.6 million novel genetic variants with varying frequencies, indicative of local environmental adaptations and genetic drift. These novel variants allow us to infer adaptive traits and population-specific allele frequencies for people living at different altitudes and varying adaptations to pathogens or living conditions. The Peruvian Genome Project is the result of over a decade of work in sample selection, logistics, and approved regulatory community engagement, designed to enhance the human genome pool of native Americans diversity. The data collected here enable the targeted characterization of endemic diseases, trait adaptations, and new clinical significance variants in South America. The Peruvian Genome Project represents a step forward in international and multidisciplinary efforts to make precision medicine more inclusive and accessible for underrepresented communities in Latin America, offering significant potential for drug development and diagnostics in a neglected continent.","container-title":"Frontiers in Genetics","DOI":"10.3389/fgene.2025.1614021","ISSN":"1664-8021","journalAbbreviation":"Front Genet","note":"PMID: 40772273\nPMCID: PMC12325035","page":"1614021","source":"PubMed Central","title":"The peruvian genome project: expanding the global pool of genome diversity from South America","title-short":"The peruvian genome project","volume":"16","author":[{"family":"Guio","given":"Heinner"},{"family":"Sanchez","given":"Cesar"},{"family":"Borda","given":"Victor"},{"family":"Jaramillo-Valverde","given":"Luis"},{"family":"Caceres","given":"Omar"},{"family":"Padilla","given":"Carlos"},{"family":"Trujillo","given":"Omar"},{"family":"Poterico","given":"Julio A."},{"family":"Silva-Carvalho","given":"Carolina"},{"family":"Horton","given":"Mary"},{"family":"Lanata","given":"Cristina M."},{"family":"Carnevale","given":"Alessandra"},{"family":"Romero-Hidalgo","given":"Sandra"},{"family":"Canizales-Quinteros","given":"Samuel"},{"family":"Acuña-Alonzo","given":"Víctor"},{"family":"Machacuay-Romero","given":"Marco"},{"family":"Novoa","given":"Pedro"},{"family":"Frisancho","given":"Roberto"},{"family":"Shady","given":"Ruth"},{"family":"Flores-Villanueva","given":"Pedro"},{"family":"O’Connor","given":"Timothy D."},{"family":"Corpas","given":"Manuel"},{"family":"Tarazona-Santos","given":"Eduardo"}],"issued":{"date-parts":[["2025",7,23]]}}}],"schema":"https://github.com/citation-style-language/schema/raw/master/csl-citation.json"} </w:instrText>
      </w:r>
      <w:r w:rsidR="002162C3">
        <w:rPr>
          <w:lang w:val="en-GB"/>
        </w:rPr>
        <w:fldChar w:fldCharType="separate"/>
      </w:r>
      <w:r w:rsidR="000E0A55">
        <w:rPr>
          <w:rFonts w:cs="Arial"/>
          <w:kern w:val="0"/>
        </w:rPr>
        <w:t>(32)</w:t>
      </w:r>
      <w:r w:rsidR="002162C3">
        <w:rPr>
          <w:lang w:val="en-GB"/>
        </w:rPr>
        <w:fldChar w:fldCharType="end"/>
      </w:r>
      <w:r w:rsidR="002162C3">
        <w:rPr>
          <w:lang w:val="en-GB"/>
        </w:rPr>
        <w:t xml:space="preserve"> </w:t>
      </w:r>
      <w:r w:rsidRPr="002162C3">
        <w:rPr>
          <w:lang w:val="en-GB"/>
        </w:rPr>
        <w:t xml:space="preserve">demonstrate </w:t>
      </w:r>
      <w:r w:rsidRPr="002162C3">
        <w:rPr>
          <w:lang w:val="en-GB"/>
        </w:rPr>
        <w:lastRenderedPageBreak/>
        <w:t>that regional biobanks can serve as anchors of representation, rooted in local health priorities and cultural contexts. Regional networks can provide critical counterweights to Euro-American dominance, ensuring that genomic discovery is not decoupled from the disease burdens most acutely felt outside the Global North. These networks must be supported with sustained funding, equitable governance, and reciprocal data-sharing partnerships, avoiding extractive models of collaboration.</w:t>
      </w:r>
    </w:p>
    <w:p w14:paraId="6785F906" w14:textId="7BE2FA69" w:rsidR="00590C36" w:rsidRDefault="00590C36" w:rsidP="00590C36">
      <w:pPr>
        <w:rPr>
          <w:lang w:val="en-GB"/>
        </w:rPr>
      </w:pPr>
      <w:r w:rsidRPr="00A4615B">
        <w:rPr>
          <w:lang w:val="en-GB"/>
        </w:rPr>
        <w:t xml:space="preserve">Funders can establish </w:t>
      </w:r>
      <w:r w:rsidRPr="00A4615B">
        <w:rPr>
          <w:bCs/>
          <w:lang w:val="en-GB"/>
        </w:rPr>
        <w:t>protected streams for equity-driven research</w:t>
      </w:r>
      <w:r w:rsidRPr="00A4615B">
        <w:rPr>
          <w:lang w:val="en-GB"/>
        </w:rPr>
        <w:t xml:space="preserve">, insulated from shifting political climates. Journals can adopt explicit editorial policies protecting disparity research, ensuring that studies documenting underrepresentation are evaluated on scientific merit rather than political sensitivity. Regulators and ministries of health can require equity reporting as a condition for data release, in the same way that trial registries now enforce transparency. Incentives </w:t>
      </w:r>
      <w:proofErr w:type="gramStart"/>
      <w:r w:rsidRPr="00A4615B">
        <w:rPr>
          <w:lang w:val="en-GB"/>
        </w:rPr>
        <w:t>matter:</w:t>
      </w:r>
      <w:proofErr w:type="gramEnd"/>
      <w:r w:rsidRPr="00A4615B">
        <w:rPr>
          <w:lang w:val="en-GB"/>
        </w:rPr>
        <w:t xml:space="preserve"> without explicit policy levers, equity will remain aspirational rather than operational</w:t>
      </w:r>
      <w:r w:rsidR="00BF3CD4">
        <w:rPr>
          <w:lang w:val="en-GB"/>
        </w:rPr>
        <w:t xml:space="preserve"> </w:t>
      </w:r>
      <w:r w:rsidR="00BF3CD4">
        <w:rPr>
          <w:rFonts w:ascii="Helvetica" w:hAnsi="Helvetica" w:cs="Helvetica"/>
          <w:kern w:val="0"/>
          <w:lang w:val="en-GB"/>
        </w:rPr>
        <w:t>(See the sidebar titled Future Governance Levers for Equity in Biobanking)</w:t>
      </w:r>
      <w:r w:rsidRPr="00A4615B">
        <w:rPr>
          <w:lang w:val="en-GB"/>
        </w:rPr>
        <w:t>.</w:t>
      </w:r>
    </w:p>
    <w:tbl>
      <w:tblPr>
        <w:tblStyle w:val="TableGrid"/>
        <w:tblW w:w="0" w:type="auto"/>
        <w:tblLook w:val="04A0" w:firstRow="1" w:lastRow="0" w:firstColumn="1" w:lastColumn="0" w:noHBand="0" w:noVBand="1"/>
      </w:tblPr>
      <w:tblGrid>
        <w:gridCol w:w="9060"/>
      </w:tblGrid>
      <w:tr w:rsidR="00635781" w14:paraId="74365D2C" w14:textId="77777777" w:rsidTr="00635781">
        <w:tc>
          <w:tcPr>
            <w:tcW w:w="9060" w:type="dxa"/>
          </w:tcPr>
          <w:p w14:paraId="03AC6B49" w14:textId="60801CE1" w:rsidR="008260B6" w:rsidRDefault="008260B6" w:rsidP="008260B6">
            <w:pPr>
              <w:jc w:val="center"/>
              <w:rPr>
                <w:b/>
                <w:bCs/>
                <w:lang w:val="en-GB"/>
              </w:rPr>
            </w:pPr>
            <w:commentRangeStart w:id="34"/>
            <w:commentRangeStart w:id="35"/>
            <w:r w:rsidRPr="008260B6">
              <w:rPr>
                <w:b/>
                <w:bCs/>
                <w:lang w:val="en-GB"/>
              </w:rPr>
              <w:t>Box 2. Future Governance Levers for Equity in Biobanking</w:t>
            </w:r>
            <w:commentRangeEnd w:id="34"/>
            <w:r w:rsidR="00225B88">
              <w:rPr>
                <w:rStyle w:val="CommentReference"/>
              </w:rPr>
              <w:commentReference w:id="34"/>
            </w:r>
            <w:commentRangeEnd w:id="35"/>
            <w:r w:rsidR="00BF3CD4">
              <w:rPr>
                <w:rStyle w:val="CommentReference"/>
              </w:rPr>
              <w:commentReference w:id="35"/>
            </w:r>
          </w:p>
          <w:p w14:paraId="2DE0DEEC" w14:textId="77777777" w:rsidR="008260B6" w:rsidRPr="008260B6" w:rsidRDefault="008260B6" w:rsidP="008260B6">
            <w:pPr>
              <w:jc w:val="left"/>
              <w:rPr>
                <w:b/>
                <w:bCs/>
                <w:lang w:val="en-GB"/>
              </w:rPr>
            </w:pPr>
          </w:p>
          <w:p w14:paraId="089C91C3" w14:textId="26D4CEE4" w:rsidR="008260B6" w:rsidRDefault="008260B6" w:rsidP="008260B6">
            <w:pPr>
              <w:jc w:val="left"/>
              <w:rPr>
                <w:lang w:val="en-GB"/>
              </w:rPr>
            </w:pPr>
            <w:r w:rsidRPr="008260B6">
              <w:rPr>
                <w:b/>
                <w:bCs/>
                <w:lang w:val="en-GB"/>
              </w:rPr>
              <w:t>Equity dashboards as regulatory instruments</w:t>
            </w:r>
            <w:r w:rsidRPr="008260B6">
              <w:rPr>
                <w:lang w:val="en-GB"/>
              </w:rPr>
              <w:br/>
              <w:t>Annual publication of disparity metrics (e.g., gap scores, Research Opportunity Scores) could become a requirement for continued funding or data release, much like financial audits.</w:t>
            </w:r>
          </w:p>
          <w:p w14:paraId="4D11BB6C" w14:textId="77777777" w:rsidR="008260B6" w:rsidRPr="008260B6" w:rsidRDefault="008260B6" w:rsidP="008260B6">
            <w:pPr>
              <w:jc w:val="left"/>
              <w:rPr>
                <w:lang w:val="en-GB"/>
              </w:rPr>
            </w:pPr>
          </w:p>
          <w:p w14:paraId="799088D4" w14:textId="236A506B" w:rsidR="008260B6" w:rsidRDefault="008260B6" w:rsidP="008260B6">
            <w:pPr>
              <w:jc w:val="left"/>
              <w:rPr>
                <w:lang w:val="en-GB"/>
              </w:rPr>
            </w:pPr>
            <w:r w:rsidRPr="008260B6">
              <w:rPr>
                <w:b/>
                <w:bCs/>
                <w:lang w:val="en-GB"/>
              </w:rPr>
              <w:t>Conditional data access</w:t>
            </w:r>
            <w:r w:rsidRPr="008260B6">
              <w:rPr>
                <w:lang w:val="en-GB"/>
              </w:rPr>
              <w:br/>
              <w:t xml:space="preserve">Biobanks could adopt policies where access to high-value datasets is contingent on demonstrable equity commitments </w:t>
            </w:r>
            <w:r>
              <w:rPr>
                <w:lang w:val="en-GB"/>
              </w:rPr>
              <w:t>s</w:t>
            </w:r>
            <w:r w:rsidRPr="008260B6">
              <w:rPr>
                <w:lang w:val="en-GB"/>
              </w:rPr>
              <w:t>uch as inclusion of LMIC collaborators or disease areas of global relevance.</w:t>
            </w:r>
          </w:p>
          <w:p w14:paraId="632BFFBA" w14:textId="77777777" w:rsidR="008260B6" w:rsidRPr="008260B6" w:rsidRDefault="008260B6" w:rsidP="008260B6">
            <w:pPr>
              <w:jc w:val="left"/>
              <w:rPr>
                <w:lang w:val="en-GB"/>
              </w:rPr>
            </w:pPr>
          </w:p>
          <w:p w14:paraId="38DE268D" w14:textId="29FE7463" w:rsidR="008260B6" w:rsidRDefault="008260B6" w:rsidP="008260B6">
            <w:pPr>
              <w:jc w:val="left"/>
              <w:rPr>
                <w:lang w:val="en-GB"/>
              </w:rPr>
            </w:pPr>
            <w:r w:rsidRPr="008260B6">
              <w:rPr>
                <w:b/>
                <w:bCs/>
                <w:lang w:val="en-GB"/>
              </w:rPr>
              <w:t>Federated ethics review</w:t>
            </w:r>
            <w:r w:rsidRPr="008260B6">
              <w:rPr>
                <w:lang w:val="en-GB"/>
              </w:rPr>
              <w:br/>
              <w:t>Cross-biobank projects could be governed by distributed ethics committees with representation from multiple regions, preventing dominance of high-income country perspectives in sensitive decisions.</w:t>
            </w:r>
          </w:p>
          <w:p w14:paraId="21C3D06F" w14:textId="77777777" w:rsidR="008260B6" w:rsidRPr="008260B6" w:rsidRDefault="008260B6" w:rsidP="008260B6">
            <w:pPr>
              <w:jc w:val="left"/>
              <w:rPr>
                <w:lang w:val="en-GB"/>
              </w:rPr>
            </w:pPr>
          </w:p>
          <w:p w14:paraId="3D79BAAD" w14:textId="701FFD53" w:rsidR="008260B6" w:rsidRDefault="008260B6" w:rsidP="008260B6">
            <w:pPr>
              <w:jc w:val="left"/>
              <w:rPr>
                <w:lang w:val="en-GB"/>
              </w:rPr>
            </w:pPr>
            <w:r w:rsidRPr="008260B6">
              <w:rPr>
                <w:b/>
                <w:bCs/>
                <w:lang w:val="en-GB"/>
              </w:rPr>
              <w:t>Global equity index for funders</w:t>
            </w:r>
            <w:r w:rsidRPr="008260B6">
              <w:rPr>
                <w:lang w:val="en-GB"/>
              </w:rPr>
              <w:br/>
              <w:t>Funding agencies could use a standardised index (combining burden alignment, authorship parity, and data reciprocity) to evaluate whether biobank investments advance or hinder global health equity.</w:t>
            </w:r>
          </w:p>
          <w:p w14:paraId="1646528A" w14:textId="77777777" w:rsidR="008260B6" w:rsidRPr="008260B6" w:rsidRDefault="008260B6" w:rsidP="008260B6">
            <w:pPr>
              <w:jc w:val="left"/>
              <w:rPr>
                <w:lang w:val="en-GB"/>
              </w:rPr>
            </w:pPr>
          </w:p>
          <w:p w14:paraId="01FB5552" w14:textId="77777777" w:rsidR="008260B6" w:rsidRPr="008260B6" w:rsidRDefault="008260B6" w:rsidP="008260B6">
            <w:pPr>
              <w:jc w:val="left"/>
              <w:rPr>
                <w:lang w:val="en-GB"/>
              </w:rPr>
            </w:pPr>
            <w:r w:rsidRPr="008260B6">
              <w:rPr>
                <w:b/>
                <w:bCs/>
                <w:lang w:val="en-GB"/>
              </w:rPr>
              <w:t>Sovereignty-aware governance</w:t>
            </w:r>
            <w:r w:rsidRPr="008260B6">
              <w:rPr>
                <w:lang w:val="en-GB"/>
              </w:rPr>
              <w:br/>
              <w:t>New models could allow countries contributing genomic data to retain partial governance rights over secondary analyses, aligning with calls for “data sovereignty” in international genomics.</w:t>
            </w:r>
          </w:p>
          <w:p w14:paraId="1377C111" w14:textId="77777777" w:rsidR="00635781" w:rsidRDefault="00635781" w:rsidP="00590C36">
            <w:pPr>
              <w:rPr>
                <w:lang w:val="en-GB"/>
              </w:rPr>
            </w:pPr>
          </w:p>
        </w:tc>
      </w:tr>
    </w:tbl>
    <w:p w14:paraId="7EF57E92" w14:textId="77777777" w:rsidR="00635781" w:rsidRPr="00A4615B" w:rsidRDefault="00635781" w:rsidP="00590C36">
      <w:pPr>
        <w:rPr>
          <w:lang w:val="en-GB"/>
        </w:rPr>
      </w:pPr>
    </w:p>
    <w:p w14:paraId="19AF4894" w14:textId="77777777" w:rsidR="00590C36" w:rsidRPr="00165B02" w:rsidRDefault="00590C36" w:rsidP="00165B02">
      <w:pPr>
        <w:pStyle w:val="Heading2"/>
      </w:pPr>
      <w:r w:rsidRPr="00165B02">
        <w:t>A Decadal Vision for Equitable Biobanking</w:t>
      </w:r>
    </w:p>
    <w:p w14:paraId="748010BB" w14:textId="4EBAD971" w:rsidR="00590C36" w:rsidRPr="00590C36" w:rsidRDefault="00590C36" w:rsidP="00590C36">
      <w:pPr>
        <w:rPr>
          <w:lang w:val="en-GB"/>
        </w:rPr>
      </w:pPr>
      <w:r w:rsidRPr="00590C36">
        <w:rPr>
          <w:lang w:val="en-GB"/>
        </w:rPr>
        <w:t xml:space="preserve">Looking forward to 2035, we can envisage a transformed global ecosystem. Equity metrics would be routinely reported in biobank annual statements, just as financial </w:t>
      </w:r>
      <w:r w:rsidRPr="00590C36">
        <w:rPr>
          <w:lang w:val="en-GB"/>
        </w:rPr>
        <w:lastRenderedPageBreak/>
        <w:t xml:space="preserve">audits are today. Regional biobank networks across all WHO regions would ensure representation of major ancestries and health burdens, linked through harmonised standards that prioritise inclusion. AI-powered platforms would enable secure federated analyses across continents, democratising analytic capacity. Governance boards would include representatives from underrepresented populations, shifting power in agenda-setting. And critically, neglected diseases </w:t>
      </w:r>
      <w:r w:rsidR="002C037E">
        <w:rPr>
          <w:lang w:val="en-GB"/>
        </w:rPr>
        <w:t>(</w:t>
      </w:r>
      <w:r w:rsidRPr="00590C36">
        <w:rPr>
          <w:lang w:val="en-GB"/>
        </w:rPr>
        <w:t>malaria, tuberculosis, diarrhoeal conditions, maternal disorders</w:t>
      </w:r>
      <w:r w:rsidR="006F71DF">
        <w:rPr>
          <w:lang w:val="en-GB"/>
        </w:rPr>
        <w:t>)</w:t>
      </w:r>
      <w:r w:rsidRPr="00590C36">
        <w:rPr>
          <w:lang w:val="en-GB"/>
        </w:rPr>
        <w:t xml:space="preserve"> would feature in biobank-driven discoveries at a scale commensurate with their global impact.</w:t>
      </w:r>
    </w:p>
    <w:p w14:paraId="617ADDB5" w14:textId="0C9F6E3A" w:rsidR="002E622B" w:rsidRPr="006F71DF" w:rsidRDefault="00590C36" w:rsidP="0079525A">
      <w:pPr>
        <w:rPr>
          <w:lang w:val="en-GB"/>
        </w:rPr>
      </w:pPr>
      <w:r w:rsidRPr="00590C36">
        <w:rPr>
          <w:lang w:val="en-GB"/>
        </w:rPr>
        <w:t xml:space="preserve">Such a vision requires that we treat </w:t>
      </w:r>
      <w:r w:rsidRPr="00590C36">
        <w:rPr>
          <w:b/>
          <w:bCs/>
          <w:lang w:val="en-GB"/>
        </w:rPr>
        <w:t>equity as infrastructure</w:t>
      </w:r>
      <w:r w:rsidRPr="00590C36">
        <w:rPr>
          <w:lang w:val="en-GB"/>
        </w:rPr>
        <w:t>, not as an optional add-on. The opportunity is not merely to build larger biobanks, but to build fairer ones. In doing so, we ensure that the promise of precision medicine is not the privilege of a few populations, but a shared global good.</w:t>
      </w:r>
    </w:p>
    <w:p w14:paraId="2A5CBCB8" w14:textId="172FD193" w:rsidR="0012488E" w:rsidRPr="00EF3BEC" w:rsidRDefault="007B455F" w:rsidP="00EF3BEC">
      <w:pPr>
        <w:pStyle w:val="Heading1"/>
      </w:pPr>
      <w:r w:rsidRPr="00EF3BEC">
        <w:t>Conclu</w:t>
      </w:r>
      <w:r w:rsidR="00AF089E">
        <w:t>ding Remarks</w:t>
      </w:r>
    </w:p>
    <w:p w14:paraId="1B5B6F33" w14:textId="14A1C911" w:rsidR="006F71DF" w:rsidRPr="006F71DF" w:rsidRDefault="006F71DF" w:rsidP="006F71DF">
      <w:pPr>
        <w:rPr>
          <w:rFonts w:cs="Arial"/>
          <w:lang w:val="en-GB"/>
        </w:rPr>
      </w:pPr>
      <w:r w:rsidRPr="006F71DF">
        <w:rPr>
          <w:rFonts w:cs="Arial"/>
          <w:lang w:val="en-GB"/>
        </w:rPr>
        <w:t xml:space="preserve">This review of 14,142 peer-reviewed publications linked to five globally influential EHR-linked biobanks </w:t>
      </w:r>
      <w:r>
        <w:rPr>
          <w:rFonts w:cs="Arial"/>
          <w:lang w:val="en-GB"/>
        </w:rPr>
        <w:t>(</w:t>
      </w:r>
      <w:r w:rsidRPr="006F71DF">
        <w:rPr>
          <w:rFonts w:cs="Arial"/>
          <w:lang w:val="en-GB"/>
        </w:rPr>
        <w:t xml:space="preserve">UK Biobank, Million Veteran Program, </w:t>
      </w:r>
      <w:proofErr w:type="spellStart"/>
      <w:r w:rsidRPr="006F71DF">
        <w:rPr>
          <w:rFonts w:cs="Arial"/>
          <w:lang w:val="en-GB"/>
        </w:rPr>
        <w:t>FinnGen</w:t>
      </w:r>
      <w:proofErr w:type="spellEnd"/>
      <w:r w:rsidRPr="006F71DF">
        <w:rPr>
          <w:rFonts w:cs="Arial"/>
          <w:lang w:val="en-GB"/>
        </w:rPr>
        <w:t>, All of Us, and the Estonian Biobank</w:t>
      </w:r>
      <w:r>
        <w:rPr>
          <w:rFonts w:cs="Arial"/>
          <w:lang w:val="en-GB"/>
        </w:rPr>
        <w:t>)</w:t>
      </w:r>
      <w:r w:rsidRPr="006F71DF">
        <w:rPr>
          <w:rFonts w:cs="Arial"/>
          <w:lang w:val="en-GB"/>
        </w:rPr>
        <w:t xml:space="preserve"> </w:t>
      </w:r>
      <w:r>
        <w:rPr>
          <w:rFonts w:cs="Arial"/>
          <w:lang w:val="en-GB"/>
        </w:rPr>
        <w:t>portrays</w:t>
      </w:r>
      <w:r w:rsidRPr="006F71DF">
        <w:rPr>
          <w:rFonts w:cs="Arial"/>
          <w:lang w:val="en-GB"/>
        </w:rPr>
        <w:t xml:space="preserve"> a research ecosystem that is both rapidly expanding and </w:t>
      </w:r>
      <w:r w:rsidR="00851F97">
        <w:rPr>
          <w:rFonts w:cs="Arial"/>
          <w:lang w:val="en-GB"/>
        </w:rPr>
        <w:t>health equity</w:t>
      </w:r>
      <w:r w:rsidRPr="006F71DF">
        <w:rPr>
          <w:rFonts w:cs="Arial"/>
          <w:lang w:val="en-GB"/>
        </w:rPr>
        <w:t xml:space="preserve"> imbalanced. Since 2018, biobank-enabled studies have grown at an unprecedented pace, fuelled by open data models, advances in sequencing, and the adoption of AI-driven analytic pipelines. Yet our comparative analysis reveals persistent misalignments: </w:t>
      </w:r>
      <w:proofErr w:type="gramStart"/>
      <w:r w:rsidRPr="006F71DF">
        <w:rPr>
          <w:rFonts w:cs="Arial"/>
          <w:lang w:val="en-GB"/>
        </w:rPr>
        <w:t>the majority of</w:t>
      </w:r>
      <w:proofErr w:type="gramEnd"/>
      <w:r w:rsidRPr="006F71DF">
        <w:rPr>
          <w:rFonts w:cs="Arial"/>
          <w:lang w:val="en-GB"/>
        </w:rPr>
        <w:t xml:space="preserve"> research attention continues to cluster around conditions prevalent in high-income countries, while diseases that account for a disproportionate share of global burden </w:t>
      </w:r>
      <w:r>
        <w:rPr>
          <w:rFonts w:cs="Arial"/>
          <w:lang w:val="en-GB"/>
        </w:rPr>
        <w:t>(</w:t>
      </w:r>
      <w:r w:rsidRPr="006F71DF">
        <w:rPr>
          <w:rFonts w:cs="Arial"/>
          <w:lang w:val="en-GB"/>
        </w:rPr>
        <w:t>including malaria, tuberculosis, diarrhoeal diseases, and neglected tropical diseases, together responsible for over 175 million DALYs</w:t>
      </w:r>
      <w:r>
        <w:rPr>
          <w:rFonts w:cs="Arial"/>
          <w:lang w:val="en-GB"/>
        </w:rPr>
        <w:t>)</w:t>
      </w:r>
      <w:r w:rsidRPr="006F71DF">
        <w:rPr>
          <w:rFonts w:cs="Arial"/>
          <w:lang w:val="en-GB"/>
        </w:rPr>
        <w:t xml:space="preserve"> remain almost entirely absent from </w:t>
      </w:r>
      <w:r w:rsidR="00DF1F11">
        <w:rPr>
          <w:rFonts w:cs="Arial"/>
          <w:lang w:val="en-GB"/>
        </w:rPr>
        <w:t xml:space="preserve">leading </w:t>
      </w:r>
      <w:r w:rsidRPr="006F71DF">
        <w:rPr>
          <w:rFonts w:cs="Arial"/>
          <w:lang w:val="en-GB"/>
        </w:rPr>
        <w:t>biobank portfolios.</w:t>
      </w:r>
    </w:p>
    <w:p w14:paraId="1DC5AED4" w14:textId="77777777" w:rsidR="006F71DF" w:rsidRPr="006F71DF" w:rsidRDefault="006F71DF" w:rsidP="006F71DF">
      <w:pPr>
        <w:rPr>
          <w:rFonts w:cs="Arial"/>
          <w:lang w:val="en-GB"/>
        </w:rPr>
      </w:pPr>
      <w:r w:rsidRPr="006F71DF">
        <w:rPr>
          <w:rFonts w:cs="Arial"/>
          <w:lang w:val="en-GB"/>
        </w:rPr>
        <w:t xml:space="preserve">Semantic clustering highlights the distinctive research signatures of each biobank: UK Biobank’s wide methodological scope, </w:t>
      </w:r>
      <w:proofErr w:type="spellStart"/>
      <w:r w:rsidRPr="006F71DF">
        <w:rPr>
          <w:rFonts w:cs="Arial"/>
          <w:lang w:val="en-GB"/>
        </w:rPr>
        <w:t>FinnGen’s</w:t>
      </w:r>
      <w:proofErr w:type="spellEnd"/>
      <w:r w:rsidRPr="006F71DF">
        <w:rPr>
          <w:rFonts w:cs="Arial"/>
          <w:lang w:val="en-GB"/>
        </w:rPr>
        <w:t xml:space="preserve"> concentration on genomic discovery, and All of </w:t>
      </w:r>
      <w:proofErr w:type="spellStart"/>
      <w:r w:rsidRPr="006F71DF">
        <w:rPr>
          <w:rFonts w:cs="Arial"/>
          <w:lang w:val="en-GB"/>
        </w:rPr>
        <w:t>Us’s</w:t>
      </w:r>
      <w:proofErr w:type="spellEnd"/>
      <w:r w:rsidRPr="006F71DF">
        <w:rPr>
          <w:rFonts w:cs="Arial"/>
          <w:lang w:val="en-GB"/>
        </w:rPr>
        <w:t xml:space="preserve"> socio-clinical emphasis on diversity. However, across all initiatives the burden-adjusted gap analysis underscores a critical weakness: none has yet developed a systematic remit to serve the health priorities of low- and middle-income populations. Even the UK Biobank, the most comprehensive in scale and breadth, exhibits considerable unrealised potential to address critical global health challenges.</w:t>
      </w:r>
    </w:p>
    <w:p w14:paraId="64228F02" w14:textId="021D674E" w:rsidR="002A531D" w:rsidRPr="006F71DF" w:rsidRDefault="006F71DF" w:rsidP="002A531D">
      <w:pPr>
        <w:rPr>
          <w:rFonts w:cs="Arial"/>
          <w:lang w:val="en-GB"/>
        </w:rPr>
      </w:pPr>
      <w:r w:rsidRPr="006F71DF">
        <w:rPr>
          <w:rFonts w:cs="Arial"/>
          <w:lang w:val="en-GB"/>
        </w:rPr>
        <w:t xml:space="preserve">The research opportunity scores introduced here provide a quantitative foundation for identifying neglected areas and can be adapted as equity metrics for governance, funding, and cross-biobank coordination. More broadly, the methodological framework we present </w:t>
      </w:r>
      <w:r>
        <w:rPr>
          <w:rFonts w:cs="Arial"/>
          <w:lang w:val="en-GB"/>
        </w:rPr>
        <w:t>(</w:t>
      </w:r>
      <w:r w:rsidRPr="006F71DF">
        <w:rPr>
          <w:rFonts w:cs="Arial"/>
          <w:lang w:val="en-GB"/>
        </w:rPr>
        <w:t xml:space="preserve">integrating </w:t>
      </w:r>
      <w:proofErr w:type="spellStart"/>
      <w:r w:rsidRPr="006F71DF">
        <w:rPr>
          <w:rFonts w:cs="Arial"/>
          <w:lang w:val="en-GB"/>
        </w:rPr>
        <w:t>MeSH</w:t>
      </w:r>
      <w:proofErr w:type="spellEnd"/>
      <w:r w:rsidRPr="006F71DF">
        <w:rPr>
          <w:rFonts w:cs="Arial"/>
          <w:lang w:val="en-GB"/>
        </w:rPr>
        <w:t>-based semantic mapping with burden-adjusted scoring</w:t>
      </w:r>
      <w:r>
        <w:rPr>
          <w:rFonts w:cs="Arial"/>
          <w:lang w:val="en-GB"/>
        </w:rPr>
        <w:t>)</w:t>
      </w:r>
      <w:r w:rsidRPr="006F71DF">
        <w:rPr>
          <w:rFonts w:cs="Arial"/>
          <w:lang w:val="en-GB"/>
        </w:rPr>
        <w:t xml:space="preserve"> illustrates how bibliometric and informatic tools can be harnessed to monitor equity in real time.</w:t>
      </w:r>
      <w:ins w:id="36" w:author="Manuel Corpas" w:date="2025-11-10T20:14:00Z" w16du:dateUtc="2025-11-10T20:14:00Z">
        <w:r w:rsidR="002A531D">
          <w:rPr>
            <w:rFonts w:cs="Arial"/>
            <w:lang w:val="en-GB"/>
          </w:rPr>
          <w:t xml:space="preserve"> </w:t>
        </w:r>
      </w:ins>
      <w:ins w:id="37" w:author="Manuel Corpas" w:date="2025-11-10T20:14:00Z">
        <w:r w:rsidR="002A531D" w:rsidRPr="002A531D">
          <w:rPr>
            <w:rFonts w:cs="Arial"/>
            <w:lang w:val="en-GB"/>
          </w:rPr>
          <w:t>Addressing these asymmetries will require not only methodological innovation but structural rebalancing of global funding and access frameworks that continue to shape who can participate in biobank-enabled discovery.</w:t>
        </w:r>
      </w:ins>
    </w:p>
    <w:p w14:paraId="380DA615" w14:textId="77777777" w:rsidR="006F71DF" w:rsidRPr="006F71DF" w:rsidRDefault="006F71DF" w:rsidP="006F71DF">
      <w:pPr>
        <w:rPr>
          <w:rFonts w:cs="Arial"/>
          <w:lang w:val="en-GB"/>
        </w:rPr>
      </w:pPr>
      <w:r w:rsidRPr="006F71DF">
        <w:rPr>
          <w:rFonts w:cs="Arial"/>
          <w:lang w:val="en-GB"/>
        </w:rPr>
        <w:lastRenderedPageBreak/>
        <w:t>As EHR-linked biobanks continue to evolve, the challenge is no longer only scientific but ethical and geopolitical: ensuring that these infrastructures advance not just discovery but fairness. If disparity monitoring and equity incentives are systematically embedded into biobank practice, population-scale research can be redirected to address both urgent public health needs and neglected global conditions. The accelerating expansion of biobank science is one of the defining advances of modern biomedicine; its full promise will only be realised when the diversity of human health is equitably represented in its outputs.</w:t>
      </w:r>
    </w:p>
    <w:p w14:paraId="3463EB51" w14:textId="77777777" w:rsidR="00327A59" w:rsidRPr="00EF3BEC" w:rsidRDefault="00327A59" w:rsidP="00EF3BEC">
      <w:pPr>
        <w:pStyle w:val="Heading1"/>
      </w:pPr>
      <w:r w:rsidRPr="00EF3BEC">
        <w:t>Code Availability</w:t>
      </w:r>
    </w:p>
    <w:p w14:paraId="110404E9" w14:textId="19313FA6" w:rsidR="00677CC0" w:rsidRPr="00F60335" w:rsidRDefault="00104EE5" w:rsidP="005161CE">
      <w:pPr>
        <w:rPr>
          <w:rFonts w:cs="Arial"/>
          <w:lang w:val="en-GB"/>
        </w:rPr>
      </w:pPr>
      <w:r w:rsidRPr="00F60335">
        <w:rPr>
          <w:rFonts w:cs="Arial"/>
          <w:lang w:val="en-GB"/>
        </w:rPr>
        <w:t xml:space="preserve">All data and code used in this study are publicly available via the GitHub repository: </w:t>
      </w:r>
      <w:hyperlink r:id="rId23" w:tgtFrame="_new" w:history="1">
        <w:r w:rsidRPr="00F60335">
          <w:rPr>
            <w:rStyle w:val="Hyperlink"/>
            <w:rFonts w:cs="Arial"/>
            <w:lang w:val="en-GB"/>
          </w:rPr>
          <w:t>https://github.com/manuelcorpas/17-EHR</w:t>
        </w:r>
      </w:hyperlink>
      <w:r w:rsidRPr="00F60335">
        <w:rPr>
          <w:rFonts w:cs="Arial"/>
          <w:lang w:val="en-GB"/>
        </w:rPr>
        <w:t xml:space="preserve">. The repository includes Python scripts for PubMed data retrieval, </w:t>
      </w:r>
      <w:proofErr w:type="spellStart"/>
      <w:r w:rsidRPr="00F60335">
        <w:rPr>
          <w:rFonts w:cs="Arial"/>
          <w:lang w:val="en-GB"/>
        </w:rPr>
        <w:t>MeSH</w:t>
      </w:r>
      <w:proofErr w:type="spellEnd"/>
      <w:r w:rsidRPr="00F60335">
        <w:rPr>
          <w:rFonts w:cs="Arial"/>
          <w:lang w:val="en-GB"/>
        </w:rPr>
        <w:t xml:space="preserve"> term extraction, TF-IDF vectori</w:t>
      </w:r>
      <w:r w:rsidR="00426293">
        <w:rPr>
          <w:rFonts w:cs="Arial"/>
          <w:lang w:val="en-GB"/>
        </w:rPr>
        <w:t>s</w:t>
      </w:r>
      <w:r w:rsidRPr="00F60335">
        <w:rPr>
          <w:rFonts w:cs="Arial"/>
          <w:lang w:val="en-GB"/>
        </w:rPr>
        <w:t>ation, unsupervised clustering, and dimensionality reduction via PCA and UMAP. It also contains the curated corpus of 14,142 peer-reviewed biobank-linked publications used in the analysis</w:t>
      </w:r>
      <w:r w:rsidR="00CD6348">
        <w:rPr>
          <w:rFonts w:cs="Arial"/>
          <w:lang w:val="en-GB"/>
        </w:rPr>
        <w:t xml:space="preserve"> and</w:t>
      </w:r>
      <w:r w:rsidRPr="00F60335">
        <w:rPr>
          <w:rFonts w:cs="Arial"/>
          <w:lang w:val="en-GB"/>
        </w:rPr>
        <w:t xml:space="preserve"> manually validated </w:t>
      </w:r>
      <w:proofErr w:type="spellStart"/>
      <w:r w:rsidRPr="00F60335">
        <w:rPr>
          <w:rFonts w:cs="Arial"/>
          <w:lang w:val="en-GB"/>
        </w:rPr>
        <w:t>MeSH</w:t>
      </w:r>
      <w:proofErr w:type="spellEnd"/>
      <w:r w:rsidRPr="00F60335">
        <w:rPr>
          <w:rFonts w:cs="Arial"/>
          <w:lang w:val="en-GB"/>
        </w:rPr>
        <w:t>-to-disease mappings. The source Global Burden of Disease (GBD) 2021 CSV file containing DALY, mortality, and prevalence estimates for the 25 diseases assessed is provided (please note GBD licensing terms apply). Additionally, the repository includes the complete codebase for computing burden-adjusted research gap scores and biobank-specific opportunity indices. All components are licensed under the MIT License and may be freely reused or adapted for academic and non-commercial purposes. Full documentation is provided to support reproducibility and collaborative development</w:t>
      </w:r>
      <w:r w:rsidR="00327A59" w:rsidRPr="00F60335">
        <w:rPr>
          <w:rFonts w:cs="Arial"/>
          <w:lang w:val="en-GB"/>
        </w:rPr>
        <w:t>.</w:t>
      </w:r>
    </w:p>
    <w:p w14:paraId="5B5416F2" w14:textId="7A0F5B0C" w:rsidR="00CD0AEE" w:rsidRPr="00EF3BEC" w:rsidRDefault="007B455F" w:rsidP="00EF3BEC">
      <w:pPr>
        <w:pStyle w:val="Heading1"/>
      </w:pPr>
      <w:commentRangeStart w:id="38"/>
      <w:commentRangeStart w:id="39"/>
      <w:r w:rsidRPr="00EF3BEC">
        <w:t>References</w:t>
      </w:r>
      <w:commentRangeEnd w:id="38"/>
      <w:r w:rsidR="00F46212">
        <w:rPr>
          <w:rStyle w:val="CommentReference"/>
          <w:rFonts w:ascii="Arial" w:eastAsiaTheme="minorEastAsia" w:hAnsi="Arial" w:cstheme="minorBidi"/>
          <w:b w:val="0"/>
          <w:color w:val="auto"/>
        </w:rPr>
        <w:commentReference w:id="38"/>
      </w:r>
      <w:commentRangeEnd w:id="39"/>
      <w:r w:rsidR="00424E7C">
        <w:rPr>
          <w:rStyle w:val="CommentReference"/>
          <w:rFonts w:ascii="Arial" w:eastAsiaTheme="minorEastAsia" w:hAnsi="Arial" w:cstheme="minorBidi"/>
          <w:b w:val="0"/>
          <w:color w:val="auto"/>
        </w:rPr>
        <w:commentReference w:id="39"/>
      </w:r>
    </w:p>
    <w:p w14:paraId="5711EEAB" w14:textId="77777777" w:rsidR="000E0A55" w:rsidRPr="000E0A55" w:rsidRDefault="003E0192" w:rsidP="000E0A55">
      <w:pPr>
        <w:pStyle w:val="Bibliography"/>
        <w:rPr>
          <w:lang w:val="pl-PL"/>
        </w:rPr>
      </w:pPr>
      <w:r w:rsidRPr="00F60335">
        <w:rPr>
          <w:rFonts w:cs="Arial"/>
          <w:lang w:val="en-GB"/>
        </w:rPr>
        <w:fldChar w:fldCharType="begin"/>
      </w:r>
      <w:r w:rsidR="000E0A55">
        <w:rPr>
          <w:rFonts w:cs="Arial"/>
          <w:lang w:val="en-GB"/>
        </w:rPr>
        <w:instrText xml:space="preserve"> ADDIN ZOTERO_BIBL {"uncited":[],"omitted":[],"custom":[]} CSL_BIBLIOGRAPHY </w:instrText>
      </w:r>
      <w:r w:rsidRPr="00F60335">
        <w:rPr>
          <w:rFonts w:cs="Arial"/>
          <w:lang w:val="en-GB"/>
        </w:rPr>
        <w:fldChar w:fldCharType="separate"/>
      </w:r>
      <w:r w:rsidR="000E0A55" w:rsidRPr="000E0A55">
        <w:rPr>
          <w:lang w:val="en-GB"/>
        </w:rPr>
        <w:t xml:space="preserve">1. </w:t>
      </w:r>
      <w:r w:rsidR="000E0A55" w:rsidRPr="000E0A55">
        <w:rPr>
          <w:lang w:val="en-GB"/>
        </w:rPr>
        <w:tab/>
        <w:t xml:space="preserve">Beesley LJ, Salvatore M, Fritsche LG, Pandit A, Rao A, et al. 2020. The Emerging Landscape of Health Research Based on Biobanks Linked to Electronic Health Records: Existing Resources, Statistical Challenges and Potential Opportunities. </w:t>
      </w:r>
      <w:r w:rsidR="000E0A55" w:rsidRPr="000E0A55">
        <w:rPr>
          <w:i/>
          <w:iCs/>
          <w:lang w:val="pl-PL"/>
        </w:rPr>
        <w:t>Stat Med</w:t>
      </w:r>
      <w:r w:rsidR="000E0A55" w:rsidRPr="000E0A55">
        <w:rPr>
          <w:lang w:val="pl-PL"/>
        </w:rPr>
        <w:t>. 39(6):773–800</w:t>
      </w:r>
    </w:p>
    <w:p w14:paraId="65FE0862" w14:textId="77777777" w:rsidR="000E0A55" w:rsidRPr="000E0A55" w:rsidRDefault="000E0A55" w:rsidP="000E0A55">
      <w:pPr>
        <w:pStyle w:val="Bibliography"/>
        <w:rPr>
          <w:lang w:val="en-GB"/>
        </w:rPr>
      </w:pPr>
      <w:r w:rsidRPr="000E0A55">
        <w:rPr>
          <w:lang w:val="pl-PL"/>
        </w:rPr>
        <w:t xml:space="preserve">2. </w:t>
      </w:r>
      <w:r w:rsidRPr="000E0A55">
        <w:rPr>
          <w:lang w:val="pl-PL"/>
        </w:rPr>
        <w:tab/>
        <w:t xml:space="preserve">Lee H, Kim W, Kwon N, Kim C, Kim S, An J-Y. 2025. </w:t>
      </w:r>
      <w:r w:rsidRPr="000E0A55">
        <w:rPr>
          <w:lang w:val="en-GB"/>
        </w:rPr>
        <w:t xml:space="preserve">Lessons from national biobank projects utilizing whole-genome sequencing for population-scale genomics. </w:t>
      </w:r>
      <w:r w:rsidRPr="000E0A55">
        <w:rPr>
          <w:i/>
          <w:iCs/>
          <w:lang w:val="en-GB"/>
        </w:rPr>
        <w:t>Genomics &amp; Informatics</w:t>
      </w:r>
      <w:r w:rsidRPr="000E0A55">
        <w:rPr>
          <w:lang w:val="en-GB"/>
        </w:rPr>
        <w:t>. 23(1):8</w:t>
      </w:r>
    </w:p>
    <w:p w14:paraId="5D9497E1" w14:textId="77777777" w:rsidR="000E0A55" w:rsidRPr="000E0A55" w:rsidRDefault="000E0A55" w:rsidP="000E0A55">
      <w:pPr>
        <w:pStyle w:val="Bibliography"/>
        <w:rPr>
          <w:lang w:val="en-GB"/>
        </w:rPr>
      </w:pPr>
      <w:r w:rsidRPr="000E0A55">
        <w:rPr>
          <w:lang w:val="en-GB"/>
        </w:rPr>
        <w:t xml:space="preserve">3. </w:t>
      </w:r>
      <w:r w:rsidRPr="000E0A55">
        <w:rPr>
          <w:lang w:val="en-GB"/>
        </w:rPr>
        <w:tab/>
        <w:t xml:space="preserve">Beesley LJ, Salvatore M, Fritsche LG, Pandit A, Rao A, et al. 2020. The emerging landscape of health research based on biobanks linked to electronic health </w:t>
      </w:r>
      <w:r w:rsidRPr="000E0A55">
        <w:rPr>
          <w:lang w:val="en-GB"/>
        </w:rPr>
        <w:lastRenderedPageBreak/>
        <w:t xml:space="preserve">records: Existing resources, statistical challenges, and potential opportunities. </w:t>
      </w:r>
      <w:r w:rsidRPr="000E0A55">
        <w:rPr>
          <w:i/>
          <w:iCs/>
          <w:lang w:val="en-GB"/>
        </w:rPr>
        <w:t>Stat Med</w:t>
      </w:r>
      <w:r w:rsidRPr="000E0A55">
        <w:rPr>
          <w:lang w:val="en-GB"/>
        </w:rPr>
        <w:t>. 39(6):773–800</w:t>
      </w:r>
    </w:p>
    <w:p w14:paraId="28936B61" w14:textId="77777777" w:rsidR="000E0A55" w:rsidRPr="000E0A55" w:rsidRDefault="000E0A55" w:rsidP="000E0A55">
      <w:pPr>
        <w:pStyle w:val="Bibliography"/>
        <w:rPr>
          <w:lang w:val="en-GB"/>
        </w:rPr>
      </w:pPr>
      <w:r w:rsidRPr="000E0A55">
        <w:rPr>
          <w:lang w:val="en-GB"/>
        </w:rPr>
        <w:t xml:space="preserve">4. </w:t>
      </w:r>
      <w:r w:rsidRPr="000E0A55">
        <w:rPr>
          <w:lang w:val="en-GB"/>
        </w:rPr>
        <w:tab/>
        <w:t xml:space="preserve">Linder JE, Bastarache L, Hughey JJ, Peterson JF. 2021. The Role of Electronic Health Records in Advancing Genomic Medicine. </w:t>
      </w:r>
      <w:r w:rsidRPr="000E0A55">
        <w:rPr>
          <w:i/>
          <w:iCs/>
          <w:lang w:val="en-GB"/>
        </w:rPr>
        <w:t>Annu Rev Genomics Hum Genet</w:t>
      </w:r>
      <w:r w:rsidRPr="000E0A55">
        <w:rPr>
          <w:lang w:val="en-GB"/>
        </w:rPr>
        <w:t>. 22:219–38</w:t>
      </w:r>
    </w:p>
    <w:p w14:paraId="3A8B3D82" w14:textId="77777777" w:rsidR="000E0A55" w:rsidRPr="000E0A55" w:rsidRDefault="000E0A55" w:rsidP="000E0A55">
      <w:pPr>
        <w:pStyle w:val="Bibliography"/>
        <w:rPr>
          <w:lang w:val="en-GB"/>
        </w:rPr>
      </w:pPr>
      <w:r w:rsidRPr="000E0A55">
        <w:rPr>
          <w:lang w:val="en-GB"/>
        </w:rPr>
        <w:t xml:space="preserve">5. </w:t>
      </w:r>
      <w:r w:rsidRPr="000E0A55">
        <w:rPr>
          <w:lang w:val="en-GB"/>
        </w:rPr>
        <w:tab/>
        <w:t xml:space="preserve">Krebs K, Milani L. 2023. Harnessing the Power of Electronic Health Records and Genomics for Drug Discovery. </w:t>
      </w:r>
      <w:r w:rsidRPr="000E0A55">
        <w:rPr>
          <w:i/>
          <w:iCs/>
          <w:lang w:val="en-GB"/>
        </w:rPr>
        <w:t>Annu Rev Pharmacol Toxicol</w:t>
      </w:r>
      <w:r w:rsidRPr="000E0A55">
        <w:rPr>
          <w:lang w:val="en-GB"/>
        </w:rPr>
        <w:t>. 63:65–76</w:t>
      </w:r>
    </w:p>
    <w:p w14:paraId="0AC372D4" w14:textId="77777777" w:rsidR="000E0A55" w:rsidRPr="000E0A55" w:rsidRDefault="000E0A55" w:rsidP="000E0A55">
      <w:pPr>
        <w:pStyle w:val="Bibliography"/>
        <w:rPr>
          <w:lang w:val="it-IT"/>
        </w:rPr>
      </w:pPr>
      <w:r w:rsidRPr="000E0A55">
        <w:rPr>
          <w:lang w:val="en-GB"/>
        </w:rPr>
        <w:t xml:space="preserve">6. </w:t>
      </w:r>
      <w:r w:rsidRPr="000E0A55">
        <w:rPr>
          <w:lang w:val="en-GB"/>
        </w:rPr>
        <w:tab/>
        <w:t xml:space="preserve">Kinkorová J. 2016. Biobanks in the era of personalized medicine: objectives, challenges, and innovation. </w:t>
      </w:r>
      <w:r w:rsidRPr="000E0A55">
        <w:rPr>
          <w:i/>
          <w:iCs/>
          <w:lang w:val="it-IT"/>
        </w:rPr>
        <w:t>EPMA J</w:t>
      </w:r>
      <w:r w:rsidRPr="000E0A55">
        <w:rPr>
          <w:lang w:val="it-IT"/>
        </w:rPr>
        <w:t>. 7(1):4</w:t>
      </w:r>
    </w:p>
    <w:p w14:paraId="0718F740" w14:textId="77777777" w:rsidR="000E0A55" w:rsidRPr="000E0A55" w:rsidRDefault="000E0A55" w:rsidP="000E0A55">
      <w:pPr>
        <w:pStyle w:val="Bibliography"/>
        <w:rPr>
          <w:lang w:val="en-GB"/>
        </w:rPr>
      </w:pPr>
      <w:r w:rsidRPr="000E0A55">
        <w:rPr>
          <w:lang w:val="it-IT"/>
        </w:rPr>
        <w:t xml:space="preserve">7. </w:t>
      </w:r>
      <w:r w:rsidRPr="000E0A55">
        <w:rPr>
          <w:lang w:val="it-IT"/>
        </w:rPr>
        <w:tab/>
        <w:t xml:space="preserve">Valenti A, Falcone I, Valenti F, Ricciardi E, Di Martino S, et al. 2024. </w:t>
      </w:r>
      <w:r w:rsidRPr="000E0A55">
        <w:rPr>
          <w:lang w:val="en-GB"/>
        </w:rPr>
        <w:t xml:space="preserve">Biobanks as an Indispensable Tool in the “Era” of Precision Medicine: Key Role in the Management of Complex Diseases, Such as Melanoma. </w:t>
      </w:r>
      <w:r w:rsidRPr="000E0A55">
        <w:rPr>
          <w:i/>
          <w:iCs/>
          <w:lang w:val="en-GB"/>
        </w:rPr>
        <w:t>J Pers Med</w:t>
      </w:r>
      <w:r w:rsidRPr="000E0A55">
        <w:rPr>
          <w:lang w:val="en-GB"/>
        </w:rPr>
        <w:t>. 14(7):731</w:t>
      </w:r>
    </w:p>
    <w:p w14:paraId="63D2099F" w14:textId="77777777" w:rsidR="000E0A55" w:rsidRPr="000E0A55" w:rsidRDefault="000E0A55" w:rsidP="000E0A55">
      <w:pPr>
        <w:pStyle w:val="Bibliography"/>
        <w:rPr>
          <w:lang w:val="en-GB"/>
        </w:rPr>
      </w:pPr>
      <w:r w:rsidRPr="000E0A55">
        <w:rPr>
          <w:lang w:val="en-GB"/>
        </w:rPr>
        <w:t xml:space="preserve">8. </w:t>
      </w:r>
      <w:r w:rsidRPr="000E0A55">
        <w:rPr>
          <w:lang w:val="en-GB"/>
        </w:rPr>
        <w:tab/>
        <w:t xml:space="preserve">Lin J-C, Liu Y-L, Hsiao WW-W, Fan C-T. 2024. Integrating population-based biobanks: Catalyst for advances in precision health. </w:t>
      </w:r>
      <w:r w:rsidRPr="000E0A55">
        <w:rPr>
          <w:i/>
          <w:iCs/>
          <w:lang w:val="en-GB"/>
        </w:rPr>
        <w:t>Computational and Structural Biotechnology Journal</w:t>
      </w:r>
      <w:r w:rsidRPr="000E0A55">
        <w:rPr>
          <w:lang w:val="en-GB"/>
        </w:rPr>
        <w:t>. 24:690–98</w:t>
      </w:r>
    </w:p>
    <w:p w14:paraId="0BC7FB85" w14:textId="77777777" w:rsidR="000E0A55" w:rsidRPr="000E0A55" w:rsidRDefault="000E0A55" w:rsidP="000E0A55">
      <w:pPr>
        <w:pStyle w:val="Bibliography"/>
        <w:rPr>
          <w:lang w:val="en-GB"/>
        </w:rPr>
      </w:pPr>
      <w:r w:rsidRPr="000E0A55">
        <w:rPr>
          <w:lang w:val="en-GB"/>
        </w:rPr>
        <w:t xml:space="preserve">9. </w:t>
      </w:r>
      <w:r w:rsidRPr="000E0A55">
        <w:rPr>
          <w:lang w:val="en-GB"/>
        </w:rPr>
        <w:tab/>
        <w:t xml:space="preserve">Ambrosino E, Abou Tayoun AN, Abramowicz M, Zilfalil BA, Boughtwood T, et al. 2024. The WHO genomics program of work for equitable implementation of human genomics for global health. </w:t>
      </w:r>
      <w:r w:rsidRPr="000E0A55">
        <w:rPr>
          <w:i/>
          <w:iCs/>
          <w:lang w:val="en-GB"/>
        </w:rPr>
        <w:t>Nat Med</w:t>
      </w:r>
      <w:r w:rsidRPr="000E0A55">
        <w:rPr>
          <w:lang w:val="en-GB"/>
        </w:rPr>
        <w:t>. 30(10):2711–13</w:t>
      </w:r>
    </w:p>
    <w:p w14:paraId="1208E03B" w14:textId="77777777" w:rsidR="000E0A55" w:rsidRPr="000E0A55" w:rsidRDefault="000E0A55" w:rsidP="000E0A55">
      <w:pPr>
        <w:pStyle w:val="Bibliography"/>
        <w:rPr>
          <w:lang w:val="en-GB"/>
        </w:rPr>
      </w:pPr>
      <w:r w:rsidRPr="000E0A55">
        <w:rPr>
          <w:lang w:val="en-GB"/>
        </w:rPr>
        <w:t xml:space="preserve">10. </w:t>
      </w:r>
      <w:r w:rsidRPr="000E0A55">
        <w:rPr>
          <w:lang w:val="en-GB"/>
        </w:rPr>
        <w:tab/>
        <w:t xml:space="preserve">Sudlow C, Gallacher J, Allen N, Beral V, Burton P, et al. 2015. UK biobank: an open access resource for identifying the causes of a wide range of complex diseases of middle and old age. </w:t>
      </w:r>
      <w:r w:rsidRPr="000E0A55">
        <w:rPr>
          <w:i/>
          <w:iCs/>
          <w:lang w:val="en-GB"/>
        </w:rPr>
        <w:t>PLoS Med.</w:t>
      </w:r>
      <w:r w:rsidRPr="000E0A55">
        <w:rPr>
          <w:lang w:val="en-GB"/>
        </w:rPr>
        <w:t xml:space="preserve"> 12(3):e1001779</w:t>
      </w:r>
    </w:p>
    <w:p w14:paraId="798EF2C6" w14:textId="77777777" w:rsidR="000E0A55" w:rsidRPr="000E0A55" w:rsidRDefault="000E0A55" w:rsidP="000E0A55">
      <w:pPr>
        <w:pStyle w:val="Bibliography"/>
        <w:rPr>
          <w:lang w:val="en-GB"/>
        </w:rPr>
      </w:pPr>
      <w:r w:rsidRPr="000E0A55">
        <w:rPr>
          <w:lang w:val="en-GB"/>
        </w:rPr>
        <w:t xml:space="preserve">11. </w:t>
      </w:r>
      <w:r w:rsidRPr="000E0A55">
        <w:rPr>
          <w:lang w:val="en-GB"/>
        </w:rPr>
        <w:tab/>
        <w:t xml:space="preserve">Bycroft C, Freeman C, Petkova D, Band G, Elliott LT, et al. 2018. The UK Biobank resource with deep phenotyping and genomic data. </w:t>
      </w:r>
      <w:r w:rsidRPr="000E0A55">
        <w:rPr>
          <w:i/>
          <w:iCs/>
          <w:lang w:val="en-GB"/>
        </w:rPr>
        <w:t>Nature</w:t>
      </w:r>
      <w:r w:rsidRPr="000E0A55">
        <w:rPr>
          <w:lang w:val="en-GB"/>
        </w:rPr>
        <w:t>. 562(7726):203–9</w:t>
      </w:r>
    </w:p>
    <w:p w14:paraId="7C0490BC" w14:textId="77777777" w:rsidR="000E0A55" w:rsidRPr="000E0A55" w:rsidRDefault="000E0A55" w:rsidP="000E0A55">
      <w:pPr>
        <w:pStyle w:val="Bibliography"/>
        <w:rPr>
          <w:lang w:val="fi-FI"/>
        </w:rPr>
      </w:pPr>
      <w:r w:rsidRPr="000E0A55">
        <w:rPr>
          <w:lang w:val="en-GB"/>
        </w:rPr>
        <w:lastRenderedPageBreak/>
        <w:t xml:space="preserve">12. </w:t>
      </w:r>
      <w:r w:rsidRPr="000E0A55">
        <w:rPr>
          <w:lang w:val="en-GB"/>
        </w:rPr>
        <w:tab/>
        <w:t xml:space="preserve">Gaziano JM, Concato J, Brophy M, Fiore L, Pyarajan S, et al. 2016. Million Veteran Program: A mega-biobank to study genetic influences on health and disease. </w:t>
      </w:r>
      <w:r w:rsidRPr="000E0A55">
        <w:rPr>
          <w:i/>
          <w:iCs/>
          <w:lang w:val="fi-FI"/>
        </w:rPr>
        <w:t>J Clin Epidemiol</w:t>
      </w:r>
      <w:r w:rsidRPr="000E0A55">
        <w:rPr>
          <w:lang w:val="fi-FI"/>
        </w:rPr>
        <w:t>. 70:214–23</w:t>
      </w:r>
    </w:p>
    <w:p w14:paraId="56317169" w14:textId="77777777" w:rsidR="000E0A55" w:rsidRPr="000E0A55" w:rsidRDefault="000E0A55" w:rsidP="000E0A55">
      <w:pPr>
        <w:pStyle w:val="Bibliography"/>
        <w:rPr>
          <w:lang w:val="en-GB"/>
        </w:rPr>
      </w:pPr>
      <w:r w:rsidRPr="000E0A55">
        <w:rPr>
          <w:lang w:val="fi-FI"/>
        </w:rPr>
        <w:t xml:space="preserve">13. </w:t>
      </w:r>
      <w:r w:rsidRPr="000E0A55">
        <w:rPr>
          <w:lang w:val="fi-FI"/>
        </w:rPr>
        <w:tab/>
        <w:t xml:space="preserve">Kurki MI, Karjalainen J, Palta P, Sipilä TP, Kristiansson K, et al. 2023. </w:t>
      </w:r>
      <w:r w:rsidRPr="000E0A55">
        <w:rPr>
          <w:lang w:val="en-GB"/>
        </w:rPr>
        <w:t xml:space="preserve">FinnGen provides genetic insights from a well-phenotyped isolated population. </w:t>
      </w:r>
      <w:r w:rsidRPr="000E0A55">
        <w:rPr>
          <w:i/>
          <w:iCs/>
          <w:lang w:val="en-GB"/>
        </w:rPr>
        <w:t>Nature</w:t>
      </w:r>
      <w:r w:rsidRPr="000E0A55">
        <w:rPr>
          <w:lang w:val="en-GB"/>
        </w:rPr>
        <w:t>. 613(7944):508–18</w:t>
      </w:r>
    </w:p>
    <w:p w14:paraId="41D89F63" w14:textId="77777777" w:rsidR="000E0A55" w:rsidRPr="000E0A55" w:rsidRDefault="000E0A55" w:rsidP="000E0A55">
      <w:pPr>
        <w:pStyle w:val="Bibliography"/>
        <w:rPr>
          <w:lang w:val="en-GB"/>
        </w:rPr>
      </w:pPr>
      <w:r w:rsidRPr="000E0A55">
        <w:rPr>
          <w:lang w:val="en-GB"/>
        </w:rPr>
        <w:t xml:space="preserve">14. </w:t>
      </w:r>
      <w:r w:rsidRPr="000E0A55">
        <w:rPr>
          <w:lang w:val="en-GB"/>
        </w:rPr>
        <w:tab/>
        <w:t xml:space="preserve">The All of Us Research Program Investigators. 2019. The “All of Us” Research Program. </w:t>
      </w:r>
      <w:r w:rsidRPr="000E0A55">
        <w:rPr>
          <w:i/>
          <w:iCs/>
          <w:lang w:val="en-GB"/>
        </w:rPr>
        <w:t>New England Journal of Medicine</w:t>
      </w:r>
      <w:r w:rsidRPr="000E0A55">
        <w:rPr>
          <w:lang w:val="en-GB"/>
        </w:rPr>
        <w:t>. 381(7):668–76</w:t>
      </w:r>
    </w:p>
    <w:p w14:paraId="2E67756E" w14:textId="77777777" w:rsidR="000E0A55" w:rsidRPr="000E0A55" w:rsidRDefault="000E0A55" w:rsidP="000E0A55">
      <w:pPr>
        <w:pStyle w:val="Bibliography"/>
        <w:rPr>
          <w:lang w:val="en-GB"/>
        </w:rPr>
      </w:pPr>
      <w:r w:rsidRPr="000E0A55">
        <w:rPr>
          <w:lang w:val="en-GB"/>
        </w:rPr>
        <w:t xml:space="preserve">15. </w:t>
      </w:r>
      <w:r w:rsidRPr="000E0A55">
        <w:rPr>
          <w:lang w:val="en-GB"/>
        </w:rPr>
        <w:tab/>
        <w:t xml:space="preserve">Bick AG, Metcalf GA, Mayo KR, Lichtenstein L, Rura S, et al. 2024. Genomic data in the All of Us Research Program. </w:t>
      </w:r>
      <w:r w:rsidRPr="000E0A55">
        <w:rPr>
          <w:i/>
          <w:iCs/>
          <w:lang w:val="en-GB"/>
        </w:rPr>
        <w:t>Nature</w:t>
      </w:r>
      <w:r w:rsidRPr="000E0A55">
        <w:rPr>
          <w:lang w:val="en-GB"/>
        </w:rPr>
        <w:t>. 627(8003):340–46</w:t>
      </w:r>
    </w:p>
    <w:p w14:paraId="5210B5FB" w14:textId="77777777" w:rsidR="000E0A55" w:rsidRPr="000E0A55" w:rsidRDefault="000E0A55" w:rsidP="000E0A55">
      <w:pPr>
        <w:pStyle w:val="Bibliography"/>
        <w:rPr>
          <w:lang w:val="en-GB"/>
        </w:rPr>
      </w:pPr>
      <w:r w:rsidRPr="000E0A55">
        <w:rPr>
          <w:lang w:val="en-GB"/>
        </w:rPr>
        <w:t xml:space="preserve">16. </w:t>
      </w:r>
      <w:r w:rsidRPr="000E0A55">
        <w:rPr>
          <w:lang w:val="en-GB"/>
        </w:rPr>
        <w:tab/>
        <w:t xml:space="preserve">Milani L, Alver M, Laur S, Reisberg S, Haller T, et al. 2025. The Estonian Biobank’s journey from biobanking to personalized medicine. </w:t>
      </w:r>
      <w:r w:rsidRPr="000E0A55">
        <w:rPr>
          <w:i/>
          <w:iCs/>
          <w:lang w:val="en-GB"/>
        </w:rPr>
        <w:t>Nat Commun</w:t>
      </w:r>
      <w:r w:rsidRPr="000E0A55">
        <w:rPr>
          <w:lang w:val="en-GB"/>
        </w:rPr>
        <w:t>. 16(1):3270</w:t>
      </w:r>
    </w:p>
    <w:p w14:paraId="662240CA" w14:textId="77777777" w:rsidR="000E0A55" w:rsidRPr="000E0A55" w:rsidRDefault="000E0A55" w:rsidP="000E0A55">
      <w:pPr>
        <w:pStyle w:val="Bibliography"/>
        <w:rPr>
          <w:lang w:val="da-DK"/>
        </w:rPr>
      </w:pPr>
      <w:r w:rsidRPr="000E0A55">
        <w:rPr>
          <w:lang w:val="en-GB"/>
        </w:rPr>
        <w:t xml:space="preserve">17. </w:t>
      </w:r>
      <w:r w:rsidRPr="000E0A55">
        <w:rPr>
          <w:lang w:val="en-GB"/>
        </w:rPr>
        <w:tab/>
        <w:t xml:space="preserve">Heeney C, Kerr SM. 2017. Balancing the local and the universal in maintaining ethical access to a genomics biobank. </w:t>
      </w:r>
      <w:r w:rsidRPr="000E0A55">
        <w:rPr>
          <w:i/>
          <w:iCs/>
          <w:lang w:val="da-DK"/>
        </w:rPr>
        <w:t>BMC Med Ethics</w:t>
      </w:r>
      <w:r w:rsidRPr="000E0A55">
        <w:rPr>
          <w:lang w:val="da-DK"/>
        </w:rPr>
        <w:t>. 18:80</w:t>
      </w:r>
    </w:p>
    <w:p w14:paraId="4B1C60B8" w14:textId="77777777" w:rsidR="000E0A55" w:rsidRPr="000E0A55" w:rsidRDefault="000E0A55" w:rsidP="000E0A55">
      <w:pPr>
        <w:pStyle w:val="Bibliography"/>
        <w:rPr>
          <w:lang w:val="en-GB"/>
        </w:rPr>
      </w:pPr>
      <w:r w:rsidRPr="000E0A55">
        <w:rPr>
          <w:lang w:val="da-DK"/>
        </w:rPr>
        <w:t xml:space="preserve">18. </w:t>
      </w:r>
      <w:r w:rsidRPr="000E0A55">
        <w:rPr>
          <w:lang w:val="da-DK"/>
        </w:rPr>
        <w:tab/>
        <w:t xml:space="preserve">Mapes BM, Foster CS, Kusnoor SV, Epelbaum MI, AuYoung M, et al. 2020. </w:t>
      </w:r>
      <w:r w:rsidRPr="000E0A55">
        <w:rPr>
          <w:lang w:val="en-GB"/>
        </w:rPr>
        <w:t xml:space="preserve">Diversity and inclusion for the All of Us research program: A scoping review. </w:t>
      </w:r>
      <w:r w:rsidRPr="000E0A55">
        <w:rPr>
          <w:i/>
          <w:iCs/>
          <w:lang w:val="en-GB"/>
        </w:rPr>
        <w:t>PLOS ONE</w:t>
      </w:r>
      <w:r w:rsidRPr="000E0A55">
        <w:rPr>
          <w:lang w:val="en-GB"/>
        </w:rPr>
        <w:t>. 15(7):e0234962</w:t>
      </w:r>
    </w:p>
    <w:p w14:paraId="1AB75CCC" w14:textId="77777777" w:rsidR="000E0A55" w:rsidRPr="000E0A55" w:rsidRDefault="000E0A55" w:rsidP="000E0A55">
      <w:pPr>
        <w:pStyle w:val="Bibliography"/>
        <w:rPr>
          <w:lang w:val="it-IT"/>
        </w:rPr>
      </w:pPr>
      <w:r w:rsidRPr="000E0A55">
        <w:rPr>
          <w:lang w:val="en-GB"/>
        </w:rPr>
        <w:t xml:space="preserve">19. </w:t>
      </w:r>
      <w:r w:rsidRPr="000E0A55">
        <w:rPr>
          <w:lang w:val="en-GB"/>
        </w:rPr>
        <w:tab/>
        <w:t xml:space="preserve">Sordillo JE, Dey A, Ho Y-L, Kosik N, Harrington K, et al. 2024. Military and occupational exposures among Veterans in the Million Veteran Program by survey self-report: a descriptive study. </w:t>
      </w:r>
      <w:r w:rsidRPr="000E0A55">
        <w:rPr>
          <w:i/>
          <w:iCs/>
          <w:lang w:val="it-IT"/>
        </w:rPr>
        <w:t>Occup Environ Med</w:t>
      </w:r>
      <w:r w:rsidRPr="000E0A55">
        <w:rPr>
          <w:lang w:val="it-IT"/>
        </w:rPr>
        <w:t>. 81(10):522–28</w:t>
      </w:r>
    </w:p>
    <w:p w14:paraId="076FAB72" w14:textId="77777777" w:rsidR="000E0A55" w:rsidRPr="000E0A55" w:rsidRDefault="000E0A55" w:rsidP="000E0A55">
      <w:pPr>
        <w:pStyle w:val="Bibliography"/>
        <w:rPr>
          <w:lang w:val="en-GB"/>
        </w:rPr>
      </w:pPr>
      <w:r w:rsidRPr="000E0A55">
        <w:rPr>
          <w:lang w:val="it-IT"/>
        </w:rPr>
        <w:t xml:space="preserve">20. </w:t>
      </w:r>
      <w:r w:rsidRPr="000E0A55">
        <w:rPr>
          <w:lang w:val="it-IT"/>
        </w:rPr>
        <w:tab/>
        <w:t xml:space="preserve">Coppola L, Cianflone A, Grimaldi AM, Incoronato M, Bevilacqua P, et al. 2019. </w:t>
      </w:r>
      <w:r w:rsidRPr="000E0A55">
        <w:rPr>
          <w:lang w:val="en-GB"/>
        </w:rPr>
        <w:t xml:space="preserve">Biobanking in health care: evolution and future directions. </w:t>
      </w:r>
      <w:r w:rsidRPr="000E0A55">
        <w:rPr>
          <w:i/>
          <w:iCs/>
          <w:lang w:val="en-GB"/>
        </w:rPr>
        <w:t>Journal of Translational Medicine</w:t>
      </w:r>
      <w:r w:rsidRPr="000E0A55">
        <w:rPr>
          <w:lang w:val="en-GB"/>
        </w:rPr>
        <w:t>. 17(1):172</w:t>
      </w:r>
    </w:p>
    <w:p w14:paraId="6210E3C4" w14:textId="77777777" w:rsidR="000E0A55" w:rsidRPr="000E0A55" w:rsidRDefault="000E0A55" w:rsidP="000E0A55">
      <w:pPr>
        <w:pStyle w:val="Bibliography"/>
        <w:rPr>
          <w:lang w:val="en-GB"/>
        </w:rPr>
      </w:pPr>
      <w:r w:rsidRPr="000E0A55">
        <w:rPr>
          <w:lang w:val="en-GB"/>
        </w:rPr>
        <w:lastRenderedPageBreak/>
        <w:t xml:space="preserve">21. </w:t>
      </w:r>
      <w:r w:rsidRPr="000E0A55">
        <w:rPr>
          <w:lang w:val="en-GB"/>
        </w:rPr>
        <w:tab/>
        <w:t xml:space="preserve">Kinkorová J, Topolčan O. 2020. Biobanks in the era of big data: objectives, challenges, perspectives, and innovations for predictive, preventive, and personalised medicine. </w:t>
      </w:r>
      <w:r w:rsidRPr="000E0A55">
        <w:rPr>
          <w:i/>
          <w:iCs/>
          <w:lang w:val="en-GB"/>
        </w:rPr>
        <w:t>EPMA J</w:t>
      </w:r>
      <w:r w:rsidRPr="000E0A55">
        <w:rPr>
          <w:lang w:val="en-GB"/>
        </w:rPr>
        <w:t>. 11(3):333–41</w:t>
      </w:r>
    </w:p>
    <w:p w14:paraId="3CFECE9D" w14:textId="77777777" w:rsidR="000E0A55" w:rsidRPr="000E0A55" w:rsidRDefault="000E0A55" w:rsidP="000E0A55">
      <w:pPr>
        <w:pStyle w:val="Bibliography"/>
        <w:rPr>
          <w:lang w:val="en-GB"/>
        </w:rPr>
      </w:pPr>
      <w:r w:rsidRPr="000E0A55">
        <w:rPr>
          <w:lang w:val="en-GB"/>
        </w:rPr>
        <w:t xml:space="preserve">22. </w:t>
      </w:r>
      <w:r w:rsidRPr="000E0A55">
        <w:rPr>
          <w:lang w:val="en-GB"/>
        </w:rPr>
        <w:tab/>
        <w:t xml:space="preserve">Colwill M, Baillie S, Pollok R, Poullis A. 2024. Biobanks and biomarkers: Their current and future role in biomedical research. </w:t>
      </w:r>
      <w:r w:rsidRPr="000E0A55">
        <w:rPr>
          <w:i/>
          <w:iCs/>
          <w:lang w:val="en-GB"/>
        </w:rPr>
        <w:t>World J Methodol</w:t>
      </w:r>
      <w:r w:rsidRPr="000E0A55">
        <w:rPr>
          <w:lang w:val="en-GB"/>
        </w:rPr>
        <w:t>. 14(4):91387</w:t>
      </w:r>
    </w:p>
    <w:p w14:paraId="164932E8" w14:textId="77777777" w:rsidR="000E0A55" w:rsidRPr="000E0A55" w:rsidRDefault="000E0A55" w:rsidP="000E0A55">
      <w:pPr>
        <w:pStyle w:val="Bibliography"/>
        <w:rPr>
          <w:lang w:val="en-GB"/>
        </w:rPr>
      </w:pPr>
      <w:r w:rsidRPr="000E0A55">
        <w:rPr>
          <w:lang w:val="en-GB"/>
        </w:rPr>
        <w:t xml:space="preserve">23. </w:t>
      </w:r>
      <w:r w:rsidRPr="000E0A55">
        <w:rPr>
          <w:lang w:val="en-GB"/>
        </w:rPr>
        <w:tab/>
        <w:t>Zhong J, Zhang P, Dong Y, Xu Y, Huang H, et al. 2024. Well</w:t>
      </w:r>
      <w:r w:rsidRPr="000E0A55">
        <w:rPr>
          <w:rFonts w:ascii="Cambria Math" w:hAnsi="Cambria Math" w:cs="Cambria Math"/>
          <w:lang w:val="en-GB"/>
        </w:rPr>
        <w:t>‐</w:t>
      </w:r>
      <w:r w:rsidRPr="000E0A55">
        <w:rPr>
          <w:lang w:val="en-GB"/>
        </w:rPr>
        <w:t xml:space="preserve">Being and Cardiovascular Health: Insights From the UK Biobank Study. </w:t>
      </w:r>
      <w:r w:rsidRPr="000E0A55">
        <w:rPr>
          <w:i/>
          <w:iCs/>
          <w:lang w:val="en-GB"/>
        </w:rPr>
        <w:t>Journal of the American Heart Association</w:t>
      </w:r>
      <w:r w:rsidRPr="000E0A55">
        <w:rPr>
          <w:lang w:val="en-GB"/>
        </w:rPr>
        <w:t>. 13(19):e035225</w:t>
      </w:r>
    </w:p>
    <w:p w14:paraId="1132A7E7" w14:textId="77777777" w:rsidR="000E0A55" w:rsidRPr="000E0A55" w:rsidRDefault="000E0A55" w:rsidP="000E0A55">
      <w:pPr>
        <w:pStyle w:val="Bibliography"/>
        <w:rPr>
          <w:lang w:val="en-GB"/>
        </w:rPr>
      </w:pPr>
      <w:r w:rsidRPr="000E0A55">
        <w:rPr>
          <w:lang w:val="en-GB"/>
        </w:rPr>
        <w:t xml:space="preserve">24. </w:t>
      </w:r>
      <w:r w:rsidRPr="000E0A55">
        <w:rPr>
          <w:lang w:val="en-GB"/>
        </w:rPr>
        <w:tab/>
        <w:t>Corpas M, Iacoangeli A. 2025. Large Language Models for Mining Biobank-Derived Insights into Health and Disease</w:t>
      </w:r>
    </w:p>
    <w:p w14:paraId="5F60168B" w14:textId="77777777" w:rsidR="000E0A55" w:rsidRPr="000E0A55" w:rsidRDefault="000E0A55" w:rsidP="000E0A55">
      <w:pPr>
        <w:pStyle w:val="Bibliography"/>
        <w:rPr>
          <w:lang w:val="en-GB"/>
        </w:rPr>
      </w:pPr>
      <w:r w:rsidRPr="000E0A55">
        <w:rPr>
          <w:lang w:val="en-GB"/>
        </w:rPr>
        <w:t xml:space="preserve">25. </w:t>
      </w:r>
      <w:r w:rsidRPr="000E0A55">
        <w:rPr>
          <w:lang w:val="en-GB"/>
        </w:rPr>
        <w:tab/>
        <w:t xml:space="preserve">González-Fraile E, Soriano V, Ramos JM, Gallego L, Berzosa-Grande MP, et al. 2025. Two decades of hospital admissions for adolescents with depression in Spain. </w:t>
      </w:r>
      <w:r w:rsidRPr="000E0A55">
        <w:rPr>
          <w:i/>
          <w:iCs/>
          <w:lang w:val="en-GB"/>
        </w:rPr>
        <w:t>Journal of Affective Disorders</w:t>
      </w:r>
      <w:r w:rsidRPr="000E0A55">
        <w:rPr>
          <w:lang w:val="en-GB"/>
        </w:rPr>
        <w:t>. 389:119672</w:t>
      </w:r>
    </w:p>
    <w:p w14:paraId="044DB33C" w14:textId="77777777" w:rsidR="000E0A55" w:rsidRPr="000E0A55" w:rsidRDefault="000E0A55" w:rsidP="000E0A55">
      <w:pPr>
        <w:pStyle w:val="Bibliography"/>
        <w:rPr>
          <w:lang w:val="it-IT"/>
        </w:rPr>
      </w:pPr>
      <w:r w:rsidRPr="000E0A55">
        <w:rPr>
          <w:lang w:val="en-GB"/>
        </w:rPr>
        <w:t xml:space="preserve">26. </w:t>
      </w:r>
      <w:r w:rsidRPr="000E0A55">
        <w:rPr>
          <w:lang w:val="en-GB"/>
        </w:rPr>
        <w:tab/>
        <w:t xml:space="preserve">TF–IDF. 2011. In </w:t>
      </w:r>
      <w:r w:rsidRPr="000E0A55">
        <w:rPr>
          <w:i/>
          <w:iCs/>
          <w:lang w:val="en-GB"/>
        </w:rPr>
        <w:t>Encyclopedia of Machine Learning</w:t>
      </w:r>
      <w:r w:rsidRPr="000E0A55">
        <w:rPr>
          <w:lang w:val="en-GB"/>
        </w:rPr>
        <w:t xml:space="preserve">, pp. 986–87. </w:t>
      </w:r>
      <w:r w:rsidRPr="000E0A55">
        <w:rPr>
          <w:lang w:val="it-IT"/>
        </w:rPr>
        <w:t>Springer, Boston, MA</w:t>
      </w:r>
    </w:p>
    <w:p w14:paraId="33E1A504" w14:textId="77777777" w:rsidR="000E0A55" w:rsidRPr="000E0A55" w:rsidRDefault="000E0A55" w:rsidP="000E0A55">
      <w:pPr>
        <w:pStyle w:val="Bibliography"/>
        <w:rPr>
          <w:lang w:val="en-GB"/>
        </w:rPr>
      </w:pPr>
      <w:r w:rsidRPr="000E0A55">
        <w:rPr>
          <w:lang w:val="it-IT"/>
        </w:rPr>
        <w:t xml:space="preserve">27. </w:t>
      </w:r>
      <w:r w:rsidRPr="000E0A55">
        <w:rPr>
          <w:lang w:val="it-IT"/>
        </w:rPr>
        <w:tab/>
        <w:t xml:space="preserve">Ferrari AJ, Santomauro DF, Aali A, Abate YH, Abbafati C, et al. 2024. </w:t>
      </w:r>
      <w:r w:rsidRPr="000E0A55">
        <w:rPr>
          <w:lang w:val="en-GB"/>
        </w:rPr>
        <w:t xml:space="preserve">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 </w:t>
      </w:r>
      <w:r w:rsidRPr="000E0A55">
        <w:rPr>
          <w:i/>
          <w:iCs/>
          <w:lang w:val="en-GB"/>
        </w:rPr>
        <w:t>The Lancet</w:t>
      </w:r>
      <w:r w:rsidRPr="000E0A55">
        <w:rPr>
          <w:lang w:val="en-GB"/>
        </w:rPr>
        <w:t>. 403(10440):2133–61</w:t>
      </w:r>
    </w:p>
    <w:p w14:paraId="72846856" w14:textId="77777777" w:rsidR="000E0A55" w:rsidRPr="000E0A55" w:rsidRDefault="000E0A55" w:rsidP="000E0A55">
      <w:pPr>
        <w:pStyle w:val="Bibliography"/>
        <w:rPr>
          <w:lang w:val="en-GB"/>
        </w:rPr>
      </w:pPr>
      <w:r w:rsidRPr="000E0A55">
        <w:rPr>
          <w:lang w:val="en-GB"/>
        </w:rPr>
        <w:t xml:space="preserve">28. </w:t>
      </w:r>
      <w:r w:rsidRPr="000E0A55">
        <w:rPr>
          <w:lang w:val="en-GB"/>
        </w:rPr>
        <w:tab/>
        <w:t xml:space="preserve">Gaydarska H, Takashima K, Shahrier S, Raz A, Minari J. 2024. The interplay of ethics and genetic technologies in balancing the social valuation of the human genome in UNESCO declarations. </w:t>
      </w:r>
      <w:r w:rsidRPr="000E0A55">
        <w:rPr>
          <w:i/>
          <w:iCs/>
          <w:lang w:val="en-GB"/>
        </w:rPr>
        <w:t>Eur J Hum Genet</w:t>
      </w:r>
      <w:r w:rsidRPr="000E0A55">
        <w:rPr>
          <w:lang w:val="en-GB"/>
        </w:rPr>
        <w:t>. 32(6):725–30</w:t>
      </w:r>
    </w:p>
    <w:p w14:paraId="5CA39BEF" w14:textId="77777777" w:rsidR="000E0A55" w:rsidRPr="000E0A55" w:rsidRDefault="000E0A55" w:rsidP="000E0A55">
      <w:pPr>
        <w:pStyle w:val="Bibliography"/>
        <w:rPr>
          <w:lang w:val="en-GB"/>
        </w:rPr>
      </w:pPr>
      <w:r w:rsidRPr="000E0A55">
        <w:rPr>
          <w:lang w:val="en-GB"/>
        </w:rPr>
        <w:lastRenderedPageBreak/>
        <w:t xml:space="preserve">29. </w:t>
      </w:r>
      <w:r w:rsidRPr="000E0A55">
        <w:rPr>
          <w:lang w:val="en-GB"/>
        </w:rPr>
        <w:tab/>
        <w:t xml:space="preserve">Rehm HL, Page AJH, Smith L, Adams JB, Alterovitz G, et al. 2021. GA4GH: International policies and standards for data sharing across genomic research and healthcare. </w:t>
      </w:r>
      <w:r w:rsidRPr="000E0A55">
        <w:rPr>
          <w:i/>
          <w:iCs/>
          <w:lang w:val="en-GB"/>
        </w:rPr>
        <w:t>Cell Genomics</w:t>
      </w:r>
      <w:r w:rsidRPr="000E0A55">
        <w:rPr>
          <w:lang w:val="en-GB"/>
        </w:rPr>
        <w:t>. 1(2):100029</w:t>
      </w:r>
    </w:p>
    <w:p w14:paraId="0BA200DC" w14:textId="77777777" w:rsidR="000E0A55" w:rsidRPr="000E0A55" w:rsidRDefault="000E0A55" w:rsidP="000E0A55">
      <w:pPr>
        <w:pStyle w:val="Bibliography"/>
        <w:rPr>
          <w:lang w:val="en-GB"/>
        </w:rPr>
      </w:pPr>
      <w:r w:rsidRPr="000E0A55">
        <w:rPr>
          <w:lang w:val="en-GB"/>
        </w:rPr>
        <w:t xml:space="preserve">30. </w:t>
      </w:r>
      <w:r w:rsidRPr="000E0A55">
        <w:rPr>
          <w:lang w:val="en-GB"/>
        </w:rPr>
        <w:tab/>
        <w:t xml:space="preserve">Sengupta D, Choudhury A, Ramsay M. 2025. H3Africa: a model for implementing biobank-based genomic research in resource-constrained settings. </w:t>
      </w:r>
      <w:r w:rsidRPr="000E0A55">
        <w:rPr>
          <w:i/>
          <w:iCs/>
          <w:lang w:val="en-GB"/>
        </w:rPr>
        <w:t>Hum Mol Genet</w:t>
      </w:r>
      <w:r w:rsidRPr="000E0A55">
        <w:rPr>
          <w:lang w:val="en-GB"/>
        </w:rPr>
        <w:t>, p. ddaf113</w:t>
      </w:r>
    </w:p>
    <w:p w14:paraId="6107B403" w14:textId="77777777" w:rsidR="000E0A55" w:rsidRPr="000E0A55" w:rsidRDefault="000E0A55" w:rsidP="000E0A55">
      <w:pPr>
        <w:pStyle w:val="Bibliography"/>
        <w:rPr>
          <w:lang w:val="en-GB"/>
        </w:rPr>
      </w:pPr>
      <w:r w:rsidRPr="000E0A55">
        <w:rPr>
          <w:lang w:val="en-GB"/>
        </w:rPr>
        <w:t xml:space="preserve">31. </w:t>
      </w:r>
      <w:r w:rsidRPr="000E0A55">
        <w:rPr>
          <w:lang w:val="en-GB"/>
        </w:rPr>
        <w:tab/>
        <w:t xml:space="preserve">Gurdasani D, Carstensen T, Fatumo S, Chen G, Franklin CS, et al. 2019. Uganda Genome Resource Enables Insights into Population History and Genomic Discovery in Africa. </w:t>
      </w:r>
      <w:r w:rsidRPr="000E0A55">
        <w:rPr>
          <w:i/>
          <w:iCs/>
          <w:lang w:val="en-GB"/>
        </w:rPr>
        <w:t>Cell</w:t>
      </w:r>
      <w:r w:rsidRPr="000E0A55">
        <w:rPr>
          <w:lang w:val="en-GB"/>
        </w:rPr>
        <w:t>. 179(4):984-1002.e36</w:t>
      </w:r>
    </w:p>
    <w:p w14:paraId="7F91CADA" w14:textId="77777777" w:rsidR="000E0A55" w:rsidRPr="000E0A55" w:rsidRDefault="000E0A55" w:rsidP="000E0A55">
      <w:pPr>
        <w:pStyle w:val="Bibliography"/>
        <w:rPr>
          <w:lang w:val="en-GB"/>
        </w:rPr>
      </w:pPr>
      <w:r w:rsidRPr="000E0A55">
        <w:rPr>
          <w:lang w:val="en-GB"/>
        </w:rPr>
        <w:t xml:space="preserve">32. </w:t>
      </w:r>
      <w:r w:rsidRPr="000E0A55">
        <w:rPr>
          <w:lang w:val="en-GB"/>
        </w:rPr>
        <w:tab/>
        <w:t xml:space="preserve">Guio H, Sanchez C, Borda V, Jaramillo-Valverde L, Caceres O, et al. 2025. The peruvian genome project: expanding the global pool of genome diversity from South America. </w:t>
      </w:r>
      <w:r w:rsidRPr="000E0A55">
        <w:rPr>
          <w:i/>
          <w:iCs/>
          <w:lang w:val="en-GB"/>
        </w:rPr>
        <w:t>Front Genet</w:t>
      </w:r>
      <w:r w:rsidRPr="000E0A55">
        <w:rPr>
          <w:lang w:val="en-GB"/>
        </w:rPr>
        <w:t>. 16:1614021</w:t>
      </w:r>
    </w:p>
    <w:p w14:paraId="73FD3D08" w14:textId="171FFF64" w:rsidR="00C52784" w:rsidRPr="00F60335" w:rsidRDefault="003E0192" w:rsidP="000E0A55">
      <w:pPr>
        <w:pStyle w:val="Bibliography"/>
        <w:rPr>
          <w:rFonts w:cs="Arial"/>
          <w:lang w:val="en-GB"/>
        </w:rPr>
      </w:pPr>
      <w:r w:rsidRPr="00F60335">
        <w:rPr>
          <w:rFonts w:cs="Arial"/>
          <w:lang w:val="en-GB"/>
        </w:rPr>
        <w:fldChar w:fldCharType="end"/>
      </w:r>
    </w:p>
    <w:sectPr w:rsidR="00C52784" w:rsidRPr="00F60335" w:rsidSect="00033867">
      <w:footerReference w:type="even" r:id="rId24"/>
      <w:footerReference w:type="default" r:id="rId25"/>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mily Albarillo" w:date="2025-09-04T11:52:00Z" w:initials="EA">
    <w:p w14:paraId="684FACD2" w14:textId="4725BBEE" w:rsidR="00225B88" w:rsidRDefault="00225B88">
      <w:pPr>
        <w:pStyle w:val="CommentText"/>
      </w:pPr>
      <w:r>
        <w:rPr>
          <w:rStyle w:val="CommentReference"/>
        </w:rPr>
        <w:annotationRef/>
      </w:r>
      <w:r>
        <w:t>Please shorten abstract to ~150 words</w:t>
      </w:r>
    </w:p>
  </w:comment>
  <w:comment w:id="3" w:author="Manuel Corpas" w:date="2025-09-16T19:45:00Z" w:initials="MC">
    <w:p w14:paraId="0A2BC518" w14:textId="77777777" w:rsidR="00BB3D4E" w:rsidRDefault="00BB3D4E" w:rsidP="00BB3D4E">
      <w:pPr>
        <w:jc w:val="left"/>
      </w:pPr>
      <w:r>
        <w:rPr>
          <w:rStyle w:val="CommentReference"/>
        </w:rPr>
        <w:annotationRef/>
      </w:r>
      <w:r>
        <w:rPr>
          <w:sz w:val="20"/>
          <w:szCs w:val="20"/>
        </w:rPr>
        <w:t>ok</w:t>
      </w:r>
    </w:p>
  </w:comment>
  <w:comment w:id="4" w:author="Emily Albarillo" w:date="2025-09-04T11:52:00Z" w:initials="EA">
    <w:p w14:paraId="0DA76B49" w14:textId="055C0F69" w:rsidR="00225B88" w:rsidRDefault="00225B88">
      <w:pPr>
        <w:pStyle w:val="CommentText"/>
      </w:pPr>
      <w:r>
        <w:rPr>
          <w:rStyle w:val="CommentReference"/>
        </w:rPr>
        <w:annotationRef/>
      </w:r>
      <w:r>
        <w:t>Please reduce to 10 keywords maximum</w:t>
      </w:r>
    </w:p>
  </w:comment>
  <w:comment w:id="5" w:author="Manuel Corpas" w:date="2025-09-16T19:50:00Z" w:initials="MC">
    <w:p w14:paraId="446047DF" w14:textId="77777777" w:rsidR="00BB3D4E" w:rsidRDefault="00BB3D4E" w:rsidP="00BB3D4E">
      <w:pPr>
        <w:jc w:val="left"/>
      </w:pPr>
      <w:r>
        <w:rPr>
          <w:rStyle w:val="CommentReference"/>
        </w:rPr>
        <w:annotationRef/>
      </w:r>
      <w:r>
        <w:rPr>
          <w:sz w:val="20"/>
          <w:szCs w:val="20"/>
        </w:rPr>
        <w:t>ok</w:t>
      </w:r>
    </w:p>
  </w:comment>
  <w:comment w:id="6" w:author="Emily Albarillo" w:date="2025-09-04T11:53:00Z" w:initials="EA">
    <w:p w14:paraId="4F61619A" w14:textId="4CAAF224" w:rsidR="00225B88" w:rsidRDefault="00225B88">
      <w:pPr>
        <w:pStyle w:val="CommentText"/>
      </w:pPr>
      <w:r>
        <w:rPr>
          <w:rStyle w:val="CommentReference"/>
        </w:rPr>
        <w:annotationRef/>
      </w:r>
      <w:r>
        <w:t xml:space="preserve">Please change in-text citation so they are numbered in order of appearance. More details (including EndNote style files) are available at </w:t>
      </w:r>
      <w:hyperlink r:id="rId1" w:anchor="biodatasci" w:history="1">
        <w:r w:rsidRPr="00734382">
          <w:rPr>
            <w:rStyle w:val="Hyperlink"/>
          </w:rPr>
          <w:t>https://www.annualreviews.org/page/authors/general-information#biodatasci</w:t>
        </w:r>
      </w:hyperlink>
      <w:r>
        <w:t>, or email me to discuss.</w:t>
      </w:r>
    </w:p>
  </w:comment>
  <w:comment w:id="7" w:author="Manuel Corpas" w:date="2025-09-16T19:56:00Z" w:initials="MC">
    <w:p w14:paraId="781C751B" w14:textId="77777777" w:rsidR="00C753A3" w:rsidRDefault="00C753A3" w:rsidP="00C753A3">
      <w:pPr>
        <w:jc w:val="left"/>
      </w:pPr>
      <w:r>
        <w:rPr>
          <w:rStyle w:val="CommentReference"/>
        </w:rPr>
        <w:annotationRef/>
      </w:r>
      <w:r>
        <w:rPr>
          <w:sz w:val="20"/>
          <w:szCs w:val="20"/>
        </w:rPr>
        <w:t>ok</w:t>
      </w:r>
    </w:p>
  </w:comment>
  <w:comment w:id="21" w:author="Emily Albarillo" w:date="2025-09-04T11:54:00Z" w:initials="EA">
    <w:p w14:paraId="38AE0C9E" w14:textId="04F37536" w:rsidR="00225B88" w:rsidRDefault="00225B88">
      <w:pPr>
        <w:pStyle w:val="CommentText"/>
      </w:pPr>
      <w:r>
        <w:rPr>
          <w:rStyle w:val="CommentReference"/>
        </w:rPr>
        <w:annotationRef/>
      </w:r>
      <w:r>
        <w:t>Please send all supplemental files.</w:t>
      </w:r>
    </w:p>
  </w:comment>
  <w:comment w:id="22" w:author="Manuel Corpas" w:date="2025-09-16T19:56:00Z" w:initials="MC">
    <w:p w14:paraId="0AE45011" w14:textId="77777777" w:rsidR="00C753A3" w:rsidRDefault="00C753A3" w:rsidP="00C753A3">
      <w:pPr>
        <w:jc w:val="left"/>
      </w:pPr>
      <w:r>
        <w:rPr>
          <w:rStyle w:val="CommentReference"/>
        </w:rPr>
        <w:annotationRef/>
      </w:r>
      <w:r>
        <w:rPr>
          <w:sz w:val="20"/>
          <w:szCs w:val="20"/>
        </w:rPr>
        <w:t>ok</w:t>
      </w:r>
    </w:p>
  </w:comment>
  <w:comment w:id="28" w:author="Emily Albarillo" w:date="2025-09-04T11:56:00Z" w:initials="EA">
    <w:p w14:paraId="22608792" w14:textId="7BCE16F0" w:rsidR="00225B88" w:rsidRDefault="00225B88">
      <w:pPr>
        <w:pStyle w:val="CommentText"/>
      </w:pPr>
      <w:r>
        <w:rPr>
          <w:rStyle w:val="CommentReference"/>
        </w:rPr>
        <w:annotationRef/>
      </w:r>
      <w:r>
        <w:t>Our article style places definitions in the margins rather than in a glossary section. I can make the adjustment when you send your revised file.</w:t>
      </w:r>
    </w:p>
  </w:comment>
  <w:comment w:id="29" w:author="Manuel Corpas" w:date="2025-09-16T19:57:00Z" w:initials="MC">
    <w:p w14:paraId="2C52EE0C" w14:textId="77777777" w:rsidR="00C753A3" w:rsidRDefault="00C753A3" w:rsidP="00C753A3">
      <w:pPr>
        <w:jc w:val="left"/>
      </w:pPr>
      <w:r>
        <w:rPr>
          <w:rStyle w:val="CommentReference"/>
        </w:rPr>
        <w:annotationRef/>
      </w:r>
      <w:r>
        <w:rPr>
          <w:sz w:val="20"/>
          <w:szCs w:val="20"/>
        </w:rPr>
        <w:t>ok</w:t>
      </w:r>
    </w:p>
  </w:comment>
  <w:comment w:id="34" w:author="Emily Albarillo" w:date="2025-09-04T11:57:00Z" w:initials="EA">
    <w:p w14:paraId="3E59DFBC" w14:textId="5B2997FF" w:rsidR="00225B88" w:rsidRDefault="00225B88">
      <w:pPr>
        <w:pStyle w:val="CommentText"/>
      </w:pPr>
      <w:r>
        <w:rPr>
          <w:rStyle w:val="CommentReference"/>
        </w:rPr>
        <w:annotationRef/>
      </w:r>
      <w:r>
        <w:t>This will be kept as a box/sidebar (with each item below as a subheading within it). Please add a callout to this box to the main text: “(See the sidebar titled Future Governance Levers for Equity in Biobanking)”.</w:t>
      </w:r>
    </w:p>
  </w:comment>
  <w:comment w:id="35" w:author="Manuel Corpas" w:date="2025-09-16T20:53:00Z" w:initials="MC">
    <w:p w14:paraId="335C0791" w14:textId="77777777" w:rsidR="00BF3CD4" w:rsidRDefault="00BF3CD4" w:rsidP="00BF3CD4">
      <w:pPr>
        <w:jc w:val="left"/>
      </w:pPr>
      <w:r>
        <w:rPr>
          <w:rStyle w:val="CommentReference"/>
        </w:rPr>
        <w:annotationRef/>
      </w:r>
      <w:r>
        <w:rPr>
          <w:sz w:val="20"/>
          <w:szCs w:val="20"/>
        </w:rPr>
        <w:t>Ok - added "(See the sidebar titled Future Governance Levers for Equity in Biobanking)" just before the box</w:t>
      </w:r>
    </w:p>
  </w:comment>
  <w:comment w:id="38" w:author="Emily Albarillo" w:date="2025-09-04T11:58:00Z" w:initials="EA">
    <w:p w14:paraId="713ED9C9" w14:textId="60B1C9F3" w:rsidR="00F46212" w:rsidRPr="00F46212" w:rsidRDefault="00F46212">
      <w:pPr>
        <w:pStyle w:val="CommentText"/>
      </w:pPr>
      <w:r>
        <w:rPr>
          <w:rStyle w:val="CommentReference"/>
        </w:rPr>
        <w:annotationRef/>
      </w:r>
      <w:r>
        <w:t xml:space="preserve">Please remove URL-only references from the Reference section (e.g. </w:t>
      </w:r>
      <w:r>
        <w:rPr>
          <w:i/>
          <w:iCs/>
        </w:rPr>
        <w:t>GBD Results</w:t>
      </w:r>
      <w:r>
        <w:t xml:space="preserve">, </w:t>
      </w:r>
      <w:r>
        <w:rPr>
          <w:i/>
          <w:iCs/>
        </w:rPr>
        <w:t>Global Burden of Disease</w:t>
      </w:r>
      <w:r>
        <w:t xml:space="preserve">, </w:t>
      </w:r>
      <w:r>
        <w:rPr>
          <w:i/>
          <w:iCs/>
        </w:rPr>
        <w:t>Global Health Inventory</w:t>
      </w:r>
      <w:r>
        <w:t>). Instead of listing them here, please simply place the URL in parentheses instead of the citation.</w:t>
      </w:r>
    </w:p>
  </w:comment>
  <w:comment w:id="39" w:author="Manuel Corpas" w:date="2025-09-16T20:56:00Z" w:initials="MC">
    <w:p w14:paraId="20D2EF4E" w14:textId="77777777" w:rsidR="00424E7C" w:rsidRDefault="00424E7C" w:rsidP="00424E7C">
      <w:pPr>
        <w:jc w:val="left"/>
      </w:pPr>
      <w:r>
        <w:rPr>
          <w:rStyle w:val="CommentReference"/>
        </w:rPr>
        <w:annotationRef/>
      </w:r>
      <w:r>
        <w:rPr>
          <w:sz w:val="20"/>
          <w:szCs w:val="20"/>
        </w:rP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4FACD2" w15:done="0"/>
  <w15:commentEx w15:paraId="0A2BC518" w15:paraIdParent="684FACD2" w15:done="0"/>
  <w15:commentEx w15:paraId="0DA76B49" w15:done="0"/>
  <w15:commentEx w15:paraId="446047DF" w15:paraIdParent="0DA76B49" w15:done="0"/>
  <w15:commentEx w15:paraId="4F61619A" w15:done="0"/>
  <w15:commentEx w15:paraId="781C751B" w15:paraIdParent="4F61619A" w15:done="0"/>
  <w15:commentEx w15:paraId="38AE0C9E" w15:done="0"/>
  <w15:commentEx w15:paraId="0AE45011" w15:paraIdParent="38AE0C9E" w15:done="0"/>
  <w15:commentEx w15:paraId="22608792" w15:done="0"/>
  <w15:commentEx w15:paraId="2C52EE0C" w15:paraIdParent="22608792" w15:done="0"/>
  <w15:commentEx w15:paraId="3E59DFBC" w15:done="0"/>
  <w15:commentEx w15:paraId="335C0791" w15:paraIdParent="3E59DFBC" w15:done="0"/>
  <w15:commentEx w15:paraId="713ED9C9" w15:done="0"/>
  <w15:commentEx w15:paraId="20D2EF4E" w15:paraIdParent="713ED9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1602BD" w16cex:dateUtc="2025-09-04T15:52:00Z">
    <w16cex:extLst>
      <w16:ext w16:uri="{CE6994B0-6A32-4C9F-8C6B-6E91EDA988CE}">
        <cr:reactions xmlns:cr="http://schemas.microsoft.com/office/comments/2020/reactions">
          <cr:reaction reactionType="1">
            <cr:reactionInfo dateUtc="2025-09-16T18:48:37Z">
              <cr:user userId="S::corpasm@westminster.ac.uk::d031ae11-cb73-45f8-9200-f3b81afa05ef" userProvider="AD" userName="Manuel Corpas"/>
            </cr:reactionInfo>
          </cr:reaction>
        </cr:reactions>
      </w16:ext>
    </w16cex:extLst>
  </w16cex:commentExtensible>
  <w16cex:commentExtensible w16cex:durableId="2B876024" w16cex:dateUtc="2025-09-16T18:45:00Z"/>
  <w16cex:commentExtensible w16cex:durableId="4E5FDC0E" w16cex:dateUtc="2025-09-04T15:52:00Z">
    <w16cex:extLst>
      <w16:ext w16:uri="{CE6994B0-6A32-4C9F-8C6B-6E91EDA988CE}">
        <cr:reactions xmlns:cr="http://schemas.microsoft.com/office/comments/2020/reactions">
          <cr:reaction reactionType="1">
            <cr:reactionInfo dateUtc="2025-09-16T18:50:03Z">
              <cr:user userId="S::corpasm@westminster.ac.uk::d031ae11-cb73-45f8-9200-f3b81afa05ef" userProvider="AD" userName="Manuel Corpas"/>
            </cr:reactionInfo>
          </cr:reaction>
        </cr:reactions>
      </w16:ext>
    </w16cex:extLst>
  </w16cex:commentExtensible>
  <w16cex:commentExtensible w16cex:durableId="57A11344" w16cex:dateUtc="2025-09-16T18:50:00Z"/>
  <w16cex:commentExtensible w16cex:durableId="2E5841D5" w16cex:dateUtc="2025-09-04T15:53:00Z">
    <w16cex:extLst>
      <w16:ext w16:uri="{CE6994B0-6A32-4C9F-8C6B-6E91EDA988CE}">
        <cr:reactions xmlns:cr="http://schemas.microsoft.com/office/comments/2020/reactions">
          <cr:reaction reactionType="1">
            <cr:reactionInfo dateUtc="2025-09-16T18:56:20Z">
              <cr:user userId="S::corpasm@westminster.ac.uk::d031ae11-cb73-45f8-9200-f3b81afa05ef" userProvider="AD" userName="Manuel Corpas"/>
            </cr:reactionInfo>
          </cr:reaction>
        </cr:reactions>
      </w16:ext>
    </w16cex:extLst>
  </w16cex:commentExtensible>
  <w16cex:commentExtensible w16cex:durableId="57C35643" w16cex:dateUtc="2025-09-16T18:56:00Z"/>
  <w16cex:commentExtensible w16cex:durableId="79873806" w16cex:dateUtc="2025-09-04T15:54:00Z">
    <w16cex:extLst>
      <w16:ext w16:uri="{CE6994B0-6A32-4C9F-8C6B-6E91EDA988CE}">
        <cr:reactions xmlns:cr="http://schemas.microsoft.com/office/comments/2020/reactions">
          <cr:reaction reactionType="1">
            <cr:reactionInfo dateUtc="2025-09-16T18:56:36Z">
              <cr:user userId="S::corpasm@westminster.ac.uk::d031ae11-cb73-45f8-9200-f3b81afa05ef" userProvider="AD" userName="Manuel Corpas"/>
            </cr:reactionInfo>
          </cr:reaction>
        </cr:reactions>
      </w16:ext>
    </w16cex:extLst>
  </w16cex:commentExtensible>
  <w16cex:commentExtensible w16cex:durableId="04FADE1A" w16cex:dateUtc="2025-09-16T18:56:00Z"/>
  <w16cex:commentExtensible w16cex:durableId="3527A951" w16cex:dateUtc="2025-09-04T15:56:00Z">
    <w16cex:extLst>
      <w16:ext w16:uri="{CE6994B0-6A32-4C9F-8C6B-6E91EDA988CE}">
        <cr:reactions xmlns:cr="http://schemas.microsoft.com/office/comments/2020/reactions">
          <cr:reaction reactionType="1">
            <cr:reactionInfo dateUtc="2025-09-16T18:57:48Z">
              <cr:user userId="S::corpasm@westminster.ac.uk::d031ae11-cb73-45f8-9200-f3b81afa05ef" userProvider="AD" userName="Manuel Corpas"/>
            </cr:reactionInfo>
          </cr:reaction>
        </cr:reactions>
      </w16:ext>
    </w16cex:extLst>
  </w16cex:commentExtensible>
  <w16cex:commentExtensible w16cex:durableId="2BF79490" w16cex:dateUtc="2025-09-16T18:57:00Z"/>
  <w16cex:commentExtensible w16cex:durableId="0F6921FA" w16cex:dateUtc="2025-09-04T15:57:00Z">
    <w16cex:extLst>
      <w16:ext w16:uri="{CE6994B0-6A32-4C9F-8C6B-6E91EDA988CE}">
        <cr:reactions xmlns:cr="http://schemas.microsoft.com/office/comments/2020/reactions">
          <cr:reaction reactionType="1">
            <cr:reactionInfo dateUtc="2025-09-16T19:53:13Z">
              <cr:user userId="S::corpasm@westminster.ac.uk::d031ae11-cb73-45f8-9200-f3b81afa05ef" userProvider="AD" userName="Manuel Corpas"/>
            </cr:reactionInfo>
          </cr:reaction>
        </cr:reactions>
      </w16:ext>
    </w16cex:extLst>
  </w16cex:commentExtensible>
  <w16cex:commentExtensible w16cex:durableId="3D4B0CC5" w16cex:dateUtc="2025-09-16T19:53:00Z"/>
  <w16cex:commentExtensible w16cex:durableId="2A668117" w16cex:dateUtc="2025-09-04T15:58:00Z">
    <w16cex:extLst>
      <w16:ext w16:uri="{CE6994B0-6A32-4C9F-8C6B-6E91EDA988CE}">
        <cr:reactions xmlns:cr="http://schemas.microsoft.com/office/comments/2020/reactions">
          <cr:reaction reactionType="1">
            <cr:reactionInfo dateUtc="2025-09-16T19:56:14Z">
              <cr:user userId="S::corpasm@westminster.ac.uk::d031ae11-cb73-45f8-9200-f3b81afa05ef" userProvider="AD" userName="Manuel Corpas"/>
            </cr:reactionInfo>
          </cr:reaction>
        </cr:reactions>
      </w16:ext>
    </w16cex:extLst>
  </w16cex:commentExtensible>
  <w16cex:commentExtensible w16cex:durableId="6F291A85" w16cex:dateUtc="2025-09-16T1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4FACD2" w16cid:durableId="661602BD"/>
  <w16cid:commentId w16cid:paraId="0A2BC518" w16cid:durableId="2B876024"/>
  <w16cid:commentId w16cid:paraId="0DA76B49" w16cid:durableId="4E5FDC0E"/>
  <w16cid:commentId w16cid:paraId="446047DF" w16cid:durableId="57A11344"/>
  <w16cid:commentId w16cid:paraId="4F61619A" w16cid:durableId="2E5841D5"/>
  <w16cid:commentId w16cid:paraId="781C751B" w16cid:durableId="57C35643"/>
  <w16cid:commentId w16cid:paraId="38AE0C9E" w16cid:durableId="79873806"/>
  <w16cid:commentId w16cid:paraId="0AE45011" w16cid:durableId="04FADE1A"/>
  <w16cid:commentId w16cid:paraId="22608792" w16cid:durableId="3527A951"/>
  <w16cid:commentId w16cid:paraId="2C52EE0C" w16cid:durableId="2BF79490"/>
  <w16cid:commentId w16cid:paraId="3E59DFBC" w16cid:durableId="0F6921FA"/>
  <w16cid:commentId w16cid:paraId="335C0791" w16cid:durableId="3D4B0CC5"/>
  <w16cid:commentId w16cid:paraId="713ED9C9" w16cid:durableId="2A668117"/>
  <w16cid:commentId w16cid:paraId="20D2EF4E" w16cid:durableId="6F291A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7F599" w14:textId="77777777" w:rsidR="002D31E8" w:rsidRDefault="002D31E8" w:rsidP="00DB4BC7">
      <w:pPr>
        <w:spacing w:after="0" w:line="240" w:lineRule="auto"/>
      </w:pPr>
      <w:r>
        <w:separator/>
      </w:r>
    </w:p>
  </w:endnote>
  <w:endnote w:type="continuationSeparator" w:id="0">
    <w:p w14:paraId="6046DA91" w14:textId="77777777" w:rsidR="002D31E8" w:rsidRDefault="002D31E8" w:rsidP="00DB4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21092"/>
      <w:docPartObj>
        <w:docPartGallery w:val="Page Numbers (Bottom of Page)"/>
        <w:docPartUnique/>
      </w:docPartObj>
    </w:sdtPr>
    <w:sdtContent>
      <w:p w14:paraId="71A2DB40" w14:textId="22DA6977" w:rsidR="00104EE5" w:rsidRDefault="00104EE5" w:rsidP="00E43B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AB748B" w14:textId="77777777" w:rsidR="00104EE5" w:rsidRDefault="00104EE5" w:rsidP="00104E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8384876"/>
      <w:docPartObj>
        <w:docPartGallery w:val="Page Numbers (Bottom of Page)"/>
        <w:docPartUnique/>
      </w:docPartObj>
    </w:sdtPr>
    <w:sdtContent>
      <w:p w14:paraId="4AA90D43" w14:textId="6C870594" w:rsidR="00104EE5" w:rsidRDefault="00104EE5" w:rsidP="00E43B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124335" w14:textId="77777777" w:rsidR="00104EE5" w:rsidRDefault="00104EE5" w:rsidP="00104E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EEDF7" w14:textId="77777777" w:rsidR="002D31E8" w:rsidRDefault="002D31E8" w:rsidP="00DB4BC7">
      <w:pPr>
        <w:spacing w:after="0" w:line="240" w:lineRule="auto"/>
      </w:pPr>
      <w:r>
        <w:separator/>
      </w:r>
    </w:p>
  </w:footnote>
  <w:footnote w:type="continuationSeparator" w:id="0">
    <w:p w14:paraId="1B6380AD" w14:textId="77777777" w:rsidR="002D31E8" w:rsidRDefault="002D31E8" w:rsidP="00DB4B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EBF"/>
    <w:multiLevelType w:val="multilevel"/>
    <w:tmpl w:val="81F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2678"/>
    <w:multiLevelType w:val="multilevel"/>
    <w:tmpl w:val="E106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56901"/>
    <w:multiLevelType w:val="multilevel"/>
    <w:tmpl w:val="4F5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D422F"/>
    <w:multiLevelType w:val="multilevel"/>
    <w:tmpl w:val="71A66B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6A75236"/>
    <w:multiLevelType w:val="multilevel"/>
    <w:tmpl w:val="2FF07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058ED"/>
    <w:multiLevelType w:val="multilevel"/>
    <w:tmpl w:val="93DE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265BE"/>
    <w:multiLevelType w:val="multilevel"/>
    <w:tmpl w:val="DCEC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B5C05"/>
    <w:multiLevelType w:val="multilevel"/>
    <w:tmpl w:val="D76E0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635186"/>
    <w:multiLevelType w:val="multilevel"/>
    <w:tmpl w:val="861208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E6D6B6D"/>
    <w:multiLevelType w:val="multilevel"/>
    <w:tmpl w:val="F036C8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B812D8"/>
    <w:multiLevelType w:val="multilevel"/>
    <w:tmpl w:val="F036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116198"/>
    <w:multiLevelType w:val="multilevel"/>
    <w:tmpl w:val="BD529E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A1D44DC"/>
    <w:multiLevelType w:val="multilevel"/>
    <w:tmpl w:val="ED5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3062B"/>
    <w:multiLevelType w:val="multilevel"/>
    <w:tmpl w:val="C38A1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EF4C9D"/>
    <w:multiLevelType w:val="multilevel"/>
    <w:tmpl w:val="AAF27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592E9E"/>
    <w:multiLevelType w:val="multilevel"/>
    <w:tmpl w:val="58B6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81B83"/>
    <w:multiLevelType w:val="multilevel"/>
    <w:tmpl w:val="2C9EF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BC5920"/>
    <w:multiLevelType w:val="multilevel"/>
    <w:tmpl w:val="B24C97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A9C35F5"/>
    <w:multiLevelType w:val="multilevel"/>
    <w:tmpl w:val="5D6A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F48B1"/>
    <w:multiLevelType w:val="multilevel"/>
    <w:tmpl w:val="F036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C14FE5"/>
    <w:multiLevelType w:val="multilevel"/>
    <w:tmpl w:val="9C2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F4E76"/>
    <w:multiLevelType w:val="multilevel"/>
    <w:tmpl w:val="80EE96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0716DB4"/>
    <w:multiLevelType w:val="multilevel"/>
    <w:tmpl w:val="C21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F6093"/>
    <w:multiLevelType w:val="multilevel"/>
    <w:tmpl w:val="4BA217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147D1D"/>
    <w:multiLevelType w:val="multilevel"/>
    <w:tmpl w:val="5016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36590"/>
    <w:multiLevelType w:val="multilevel"/>
    <w:tmpl w:val="F036C8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A63934"/>
    <w:multiLevelType w:val="multilevel"/>
    <w:tmpl w:val="65E43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8D36C3"/>
    <w:multiLevelType w:val="multilevel"/>
    <w:tmpl w:val="0C1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61E1F"/>
    <w:multiLevelType w:val="multilevel"/>
    <w:tmpl w:val="78E8FA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D20619B"/>
    <w:multiLevelType w:val="multilevel"/>
    <w:tmpl w:val="F036C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317CD6"/>
    <w:multiLevelType w:val="multilevel"/>
    <w:tmpl w:val="1238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D17B05"/>
    <w:multiLevelType w:val="multilevel"/>
    <w:tmpl w:val="6FE0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F0C49"/>
    <w:multiLevelType w:val="multilevel"/>
    <w:tmpl w:val="1238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2A1448"/>
    <w:multiLevelType w:val="multilevel"/>
    <w:tmpl w:val="6AD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9144D3"/>
    <w:multiLevelType w:val="multilevel"/>
    <w:tmpl w:val="13CA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94838"/>
    <w:multiLevelType w:val="multilevel"/>
    <w:tmpl w:val="C5FA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082499"/>
    <w:multiLevelType w:val="multilevel"/>
    <w:tmpl w:val="F036C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6A38C5"/>
    <w:multiLevelType w:val="hybridMultilevel"/>
    <w:tmpl w:val="E2FC7F46"/>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8" w15:restartNumberingAfterBreak="0">
    <w:nsid w:val="7B8F6834"/>
    <w:multiLevelType w:val="multilevel"/>
    <w:tmpl w:val="ACE2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337EC"/>
    <w:multiLevelType w:val="multilevel"/>
    <w:tmpl w:val="212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44781">
    <w:abstractNumId w:val="38"/>
  </w:num>
  <w:num w:numId="2" w16cid:durableId="1009915165">
    <w:abstractNumId w:val="1"/>
  </w:num>
  <w:num w:numId="3" w16cid:durableId="1656445629">
    <w:abstractNumId w:val="35"/>
  </w:num>
  <w:num w:numId="4" w16cid:durableId="1402867268">
    <w:abstractNumId w:val="4"/>
  </w:num>
  <w:num w:numId="5" w16cid:durableId="644049460">
    <w:abstractNumId w:val="21"/>
  </w:num>
  <w:num w:numId="6" w16cid:durableId="287051991">
    <w:abstractNumId w:val="13"/>
  </w:num>
  <w:num w:numId="7" w16cid:durableId="1622883127">
    <w:abstractNumId w:val="0"/>
  </w:num>
  <w:num w:numId="8" w16cid:durableId="774596775">
    <w:abstractNumId w:val="39"/>
  </w:num>
  <w:num w:numId="9" w16cid:durableId="58528865">
    <w:abstractNumId w:val="11"/>
  </w:num>
  <w:num w:numId="10" w16cid:durableId="556361707">
    <w:abstractNumId w:val="17"/>
  </w:num>
  <w:num w:numId="11" w16cid:durableId="394549989">
    <w:abstractNumId w:val="14"/>
  </w:num>
  <w:num w:numId="12" w16cid:durableId="927232474">
    <w:abstractNumId w:val="5"/>
  </w:num>
  <w:num w:numId="13" w16cid:durableId="1619294466">
    <w:abstractNumId w:val="34"/>
  </w:num>
  <w:num w:numId="14" w16cid:durableId="1056666400">
    <w:abstractNumId w:val="26"/>
  </w:num>
  <w:num w:numId="15" w16cid:durableId="886263368">
    <w:abstractNumId w:val="8"/>
  </w:num>
  <w:num w:numId="16" w16cid:durableId="2048290703">
    <w:abstractNumId w:val="16"/>
  </w:num>
  <w:num w:numId="17" w16cid:durableId="597636896">
    <w:abstractNumId w:val="7"/>
  </w:num>
  <w:num w:numId="18" w16cid:durableId="1920670585">
    <w:abstractNumId w:val="28"/>
  </w:num>
  <w:num w:numId="19" w16cid:durableId="1834102991">
    <w:abstractNumId w:val="37"/>
  </w:num>
  <w:num w:numId="20" w16cid:durableId="431824088">
    <w:abstractNumId w:val="3"/>
  </w:num>
  <w:num w:numId="21" w16cid:durableId="689795140">
    <w:abstractNumId w:val="2"/>
  </w:num>
  <w:num w:numId="22" w16cid:durableId="887843803">
    <w:abstractNumId w:val="12"/>
  </w:num>
  <w:num w:numId="23" w16cid:durableId="97071344">
    <w:abstractNumId w:val="9"/>
  </w:num>
  <w:num w:numId="24" w16cid:durableId="1683167898">
    <w:abstractNumId w:val="23"/>
  </w:num>
  <w:num w:numId="25" w16cid:durableId="1909807673">
    <w:abstractNumId w:val="25"/>
  </w:num>
  <w:num w:numId="26" w16cid:durableId="151727019">
    <w:abstractNumId w:val="10"/>
  </w:num>
  <w:num w:numId="27" w16cid:durableId="1169174087">
    <w:abstractNumId w:val="19"/>
  </w:num>
  <w:num w:numId="28" w16cid:durableId="47535370">
    <w:abstractNumId w:val="33"/>
  </w:num>
  <w:num w:numId="29" w16cid:durableId="929854503">
    <w:abstractNumId w:val="22"/>
  </w:num>
  <w:num w:numId="30" w16cid:durableId="6759303">
    <w:abstractNumId w:val="36"/>
  </w:num>
  <w:num w:numId="31" w16cid:durableId="1280797717">
    <w:abstractNumId w:val="20"/>
  </w:num>
  <w:num w:numId="32" w16cid:durableId="789711884">
    <w:abstractNumId w:val="31"/>
  </w:num>
  <w:num w:numId="33" w16cid:durableId="1121800501">
    <w:abstractNumId w:val="6"/>
  </w:num>
  <w:num w:numId="34" w16cid:durableId="1533496639">
    <w:abstractNumId w:val="24"/>
  </w:num>
  <w:num w:numId="35" w16cid:durableId="1934703811">
    <w:abstractNumId w:val="18"/>
  </w:num>
  <w:num w:numId="36" w16cid:durableId="951865682">
    <w:abstractNumId w:val="29"/>
  </w:num>
  <w:num w:numId="37" w16cid:durableId="2062358068">
    <w:abstractNumId w:val="15"/>
  </w:num>
  <w:num w:numId="38" w16cid:durableId="152918550">
    <w:abstractNumId w:val="27"/>
  </w:num>
  <w:num w:numId="39" w16cid:durableId="120193482">
    <w:abstractNumId w:val="32"/>
  </w:num>
  <w:num w:numId="40" w16cid:durableId="1801457814">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Albarillo">
    <w15:presenceInfo w15:providerId="AD" w15:userId="S::ealbarillo@annualreviews.org::93d7b102-11fe-4b14-8a3d-69cbe6e8ddb3"/>
  </w15:person>
  <w15:person w15:author="Manuel Corpas">
    <w15:presenceInfo w15:providerId="AD" w15:userId="S::corpasm@westminster.ac.uk::d031ae11-cb73-45f8-9200-f3b81afa05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96"/>
  <w:doNotDisplayPageBoundaries/>
  <w:hideSpellingErrors/>
  <w:hideGrammaticalErrors/>
  <w:proofState w:spelling="clean" w:grammar="clean"/>
  <w:trackRevisions/>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A0"/>
    <w:rsid w:val="0000308D"/>
    <w:rsid w:val="00006230"/>
    <w:rsid w:val="00006643"/>
    <w:rsid w:val="00006FBF"/>
    <w:rsid w:val="000137D6"/>
    <w:rsid w:val="000168F2"/>
    <w:rsid w:val="00021CAA"/>
    <w:rsid w:val="00022ACA"/>
    <w:rsid w:val="00024C27"/>
    <w:rsid w:val="00032491"/>
    <w:rsid w:val="00033867"/>
    <w:rsid w:val="0004153D"/>
    <w:rsid w:val="000634FC"/>
    <w:rsid w:val="0006605E"/>
    <w:rsid w:val="0007136D"/>
    <w:rsid w:val="0007505F"/>
    <w:rsid w:val="0007652B"/>
    <w:rsid w:val="00076C44"/>
    <w:rsid w:val="00077029"/>
    <w:rsid w:val="000805F4"/>
    <w:rsid w:val="00085AFE"/>
    <w:rsid w:val="000A2A2D"/>
    <w:rsid w:val="000B29BA"/>
    <w:rsid w:val="000C1B8D"/>
    <w:rsid w:val="000C2476"/>
    <w:rsid w:val="000C250C"/>
    <w:rsid w:val="000D395C"/>
    <w:rsid w:val="000E0A55"/>
    <w:rsid w:val="000E2136"/>
    <w:rsid w:val="000E4879"/>
    <w:rsid w:val="000F0D50"/>
    <w:rsid w:val="000F16D0"/>
    <w:rsid w:val="000F7019"/>
    <w:rsid w:val="00104EE5"/>
    <w:rsid w:val="001142B0"/>
    <w:rsid w:val="001224B3"/>
    <w:rsid w:val="001237C2"/>
    <w:rsid w:val="0012488E"/>
    <w:rsid w:val="00125A4B"/>
    <w:rsid w:val="00125C7E"/>
    <w:rsid w:val="001342AA"/>
    <w:rsid w:val="001405F4"/>
    <w:rsid w:val="00142473"/>
    <w:rsid w:val="00144240"/>
    <w:rsid w:val="0014618B"/>
    <w:rsid w:val="00147908"/>
    <w:rsid w:val="001614AB"/>
    <w:rsid w:val="00165B02"/>
    <w:rsid w:val="001749EF"/>
    <w:rsid w:val="00174C12"/>
    <w:rsid w:val="0019426B"/>
    <w:rsid w:val="00195D73"/>
    <w:rsid w:val="001A1ACD"/>
    <w:rsid w:val="001A272F"/>
    <w:rsid w:val="001A3A75"/>
    <w:rsid w:val="001B2ECC"/>
    <w:rsid w:val="001C5DBD"/>
    <w:rsid w:val="001D1A13"/>
    <w:rsid w:val="001E076C"/>
    <w:rsid w:val="001F517F"/>
    <w:rsid w:val="00205518"/>
    <w:rsid w:val="00214409"/>
    <w:rsid w:val="002162C3"/>
    <w:rsid w:val="00221DB5"/>
    <w:rsid w:val="00222D8B"/>
    <w:rsid w:val="00225B88"/>
    <w:rsid w:val="00242F39"/>
    <w:rsid w:val="00246BC3"/>
    <w:rsid w:val="00252DFE"/>
    <w:rsid w:val="002540CE"/>
    <w:rsid w:val="00256EB3"/>
    <w:rsid w:val="00256F9A"/>
    <w:rsid w:val="002572A5"/>
    <w:rsid w:val="00264565"/>
    <w:rsid w:val="00266B2A"/>
    <w:rsid w:val="002731AF"/>
    <w:rsid w:val="00282C7E"/>
    <w:rsid w:val="00290B44"/>
    <w:rsid w:val="00294D4C"/>
    <w:rsid w:val="00295339"/>
    <w:rsid w:val="002A0DA4"/>
    <w:rsid w:val="002A356A"/>
    <w:rsid w:val="002A3A19"/>
    <w:rsid w:val="002A531D"/>
    <w:rsid w:val="002C037E"/>
    <w:rsid w:val="002C2E19"/>
    <w:rsid w:val="002C69A6"/>
    <w:rsid w:val="002D104C"/>
    <w:rsid w:val="002D31E8"/>
    <w:rsid w:val="002D7066"/>
    <w:rsid w:val="002E4A1C"/>
    <w:rsid w:val="002E622B"/>
    <w:rsid w:val="002E6A61"/>
    <w:rsid w:val="002F346D"/>
    <w:rsid w:val="002F66B3"/>
    <w:rsid w:val="002F72DC"/>
    <w:rsid w:val="0030314B"/>
    <w:rsid w:val="0030374E"/>
    <w:rsid w:val="003077A2"/>
    <w:rsid w:val="00311F2A"/>
    <w:rsid w:val="00312C4D"/>
    <w:rsid w:val="00313A54"/>
    <w:rsid w:val="0031580A"/>
    <w:rsid w:val="003257CD"/>
    <w:rsid w:val="00326474"/>
    <w:rsid w:val="00327A59"/>
    <w:rsid w:val="003475D1"/>
    <w:rsid w:val="003500DD"/>
    <w:rsid w:val="003572D1"/>
    <w:rsid w:val="0036068A"/>
    <w:rsid w:val="0036760D"/>
    <w:rsid w:val="00367996"/>
    <w:rsid w:val="0038343E"/>
    <w:rsid w:val="00394F62"/>
    <w:rsid w:val="0039564B"/>
    <w:rsid w:val="003A1DA3"/>
    <w:rsid w:val="003A4258"/>
    <w:rsid w:val="003B199A"/>
    <w:rsid w:val="003B3549"/>
    <w:rsid w:val="003C5BDC"/>
    <w:rsid w:val="003D4C61"/>
    <w:rsid w:val="003E0192"/>
    <w:rsid w:val="003E7BDF"/>
    <w:rsid w:val="003F14DD"/>
    <w:rsid w:val="003F1949"/>
    <w:rsid w:val="003F1BE0"/>
    <w:rsid w:val="003F71E2"/>
    <w:rsid w:val="00402CA9"/>
    <w:rsid w:val="00407BB9"/>
    <w:rsid w:val="00416185"/>
    <w:rsid w:val="004235CC"/>
    <w:rsid w:val="00424E7C"/>
    <w:rsid w:val="004261E3"/>
    <w:rsid w:val="00426293"/>
    <w:rsid w:val="00451268"/>
    <w:rsid w:val="00454EC3"/>
    <w:rsid w:val="004557BF"/>
    <w:rsid w:val="0046269B"/>
    <w:rsid w:val="00467D52"/>
    <w:rsid w:val="00467F6B"/>
    <w:rsid w:val="00474F47"/>
    <w:rsid w:val="004777D9"/>
    <w:rsid w:val="00480063"/>
    <w:rsid w:val="00482647"/>
    <w:rsid w:val="00487F31"/>
    <w:rsid w:val="00493CB9"/>
    <w:rsid w:val="004947A6"/>
    <w:rsid w:val="00496617"/>
    <w:rsid w:val="004A0623"/>
    <w:rsid w:val="004C0604"/>
    <w:rsid w:val="004C0FA0"/>
    <w:rsid w:val="004D3B82"/>
    <w:rsid w:val="004D539C"/>
    <w:rsid w:val="004E0A2D"/>
    <w:rsid w:val="004E177C"/>
    <w:rsid w:val="004F740D"/>
    <w:rsid w:val="00501CCC"/>
    <w:rsid w:val="00511283"/>
    <w:rsid w:val="00511C95"/>
    <w:rsid w:val="005161CE"/>
    <w:rsid w:val="00520559"/>
    <w:rsid w:val="005216D8"/>
    <w:rsid w:val="00521874"/>
    <w:rsid w:val="00522C53"/>
    <w:rsid w:val="00524765"/>
    <w:rsid w:val="00531C48"/>
    <w:rsid w:val="00533ACC"/>
    <w:rsid w:val="005370DD"/>
    <w:rsid w:val="00537D4E"/>
    <w:rsid w:val="00550F4D"/>
    <w:rsid w:val="00551CEF"/>
    <w:rsid w:val="00554615"/>
    <w:rsid w:val="00561F48"/>
    <w:rsid w:val="00564A6F"/>
    <w:rsid w:val="00570911"/>
    <w:rsid w:val="0057678E"/>
    <w:rsid w:val="00580905"/>
    <w:rsid w:val="00583936"/>
    <w:rsid w:val="005844DB"/>
    <w:rsid w:val="00584525"/>
    <w:rsid w:val="00586A6A"/>
    <w:rsid w:val="005875FC"/>
    <w:rsid w:val="00590C36"/>
    <w:rsid w:val="0059147C"/>
    <w:rsid w:val="005A6822"/>
    <w:rsid w:val="005B1449"/>
    <w:rsid w:val="005B2BEF"/>
    <w:rsid w:val="005B4C53"/>
    <w:rsid w:val="005C1EFF"/>
    <w:rsid w:val="005C353E"/>
    <w:rsid w:val="005C5746"/>
    <w:rsid w:val="005C5E7D"/>
    <w:rsid w:val="005D2A73"/>
    <w:rsid w:val="005D316A"/>
    <w:rsid w:val="005E570D"/>
    <w:rsid w:val="005E7549"/>
    <w:rsid w:val="005F0019"/>
    <w:rsid w:val="00601FB8"/>
    <w:rsid w:val="0060468D"/>
    <w:rsid w:val="0060603C"/>
    <w:rsid w:val="00610DCD"/>
    <w:rsid w:val="00611D38"/>
    <w:rsid w:val="00611F3D"/>
    <w:rsid w:val="00621F2C"/>
    <w:rsid w:val="006225B0"/>
    <w:rsid w:val="00626A66"/>
    <w:rsid w:val="00632C17"/>
    <w:rsid w:val="00635781"/>
    <w:rsid w:val="00637EDB"/>
    <w:rsid w:val="006479D3"/>
    <w:rsid w:val="00652AF7"/>
    <w:rsid w:val="00654107"/>
    <w:rsid w:val="00660808"/>
    <w:rsid w:val="00662F3F"/>
    <w:rsid w:val="0066337A"/>
    <w:rsid w:val="00664D19"/>
    <w:rsid w:val="006677EC"/>
    <w:rsid w:val="00677CC0"/>
    <w:rsid w:val="0068293B"/>
    <w:rsid w:val="00683ADC"/>
    <w:rsid w:val="00685B04"/>
    <w:rsid w:val="0068723B"/>
    <w:rsid w:val="00692056"/>
    <w:rsid w:val="00693746"/>
    <w:rsid w:val="006A387E"/>
    <w:rsid w:val="006A711F"/>
    <w:rsid w:val="006B131E"/>
    <w:rsid w:val="006B16EC"/>
    <w:rsid w:val="006B2498"/>
    <w:rsid w:val="006B7E90"/>
    <w:rsid w:val="006C4248"/>
    <w:rsid w:val="006C6D6B"/>
    <w:rsid w:val="006D1D0F"/>
    <w:rsid w:val="006D7300"/>
    <w:rsid w:val="006E3164"/>
    <w:rsid w:val="006F71DF"/>
    <w:rsid w:val="00701FEB"/>
    <w:rsid w:val="00723DDC"/>
    <w:rsid w:val="0072450D"/>
    <w:rsid w:val="00727048"/>
    <w:rsid w:val="00731433"/>
    <w:rsid w:val="007324BD"/>
    <w:rsid w:val="007407B3"/>
    <w:rsid w:val="00742957"/>
    <w:rsid w:val="00750093"/>
    <w:rsid w:val="00751346"/>
    <w:rsid w:val="00757B42"/>
    <w:rsid w:val="00770463"/>
    <w:rsid w:val="00774687"/>
    <w:rsid w:val="00780D74"/>
    <w:rsid w:val="00781C10"/>
    <w:rsid w:val="00791683"/>
    <w:rsid w:val="0079457D"/>
    <w:rsid w:val="0079525A"/>
    <w:rsid w:val="007A0A76"/>
    <w:rsid w:val="007B2CA8"/>
    <w:rsid w:val="007B455F"/>
    <w:rsid w:val="007C53CD"/>
    <w:rsid w:val="007C6532"/>
    <w:rsid w:val="007D0C48"/>
    <w:rsid w:val="007E2B70"/>
    <w:rsid w:val="007E3A94"/>
    <w:rsid w:val="007F235C"/>
    <w:rsid w:val="008027D5"/>
    <w:rsid w:val="00804A00"/>
    <w:rsid w:val="00810E57"/>
    <w:rsid w:val="008134E3"/>
    <w:rsid w:val="008254AD"/>
    <w:rsid w:val="008260B6"/>
    <w:rsid w:val="008270DA"/>
    <w:rsid w:val="00827466"/>
    <w:rsid w:val="00834311"/>
    <w:rsid w:val="0083494A"/>
    <w:rsid w:val="008355F3"/>
    <w:rsid w:val="008440C5"/>
    <w:rsid w:val="00846E10"/>
    <w:rsid w:val="008473EE"/>
    <w:rsid w:val="00851F97"/>
    <w:rsid w:val="00853B4B"/>
    <w:rsid w:val="00861CC5"/>
    <w:rsid w:val="0086373E"/>
    <w:rsid w:val="00867B0F"/>
    <w:rsid w:val="00875B54"/>
    <w:rsid w:val="008835E6"/>
    <w:rsid w:val="0088520D"/>
    <w:rsid w:val="008906E6"/>
    <w:rsid w:val="008918D0"/>
    <w:rsid w:val="008B0269"/>
    <w:rsid w:val="008C37F3"/>
    <w:rsid w:val="008C5665"/>
    <w:rsid w:val="008C5BDE"/>
    <w:rsid w:val="008C66BA"/>
    <w:rsid w:val="008C70C8"/>
    <w:rsid w:val="008D58CD"/>
    <w:rsid w:val="008D6088"/>
    <w:rsid w:val="008E1319"/>
    <w:rsid w:val="008E4ED4"/>
    <w:rsid w:val="008E6C87"/>
    <w:rsid w:val="008F12C7"/>
    <w:rsid w:val="008F15FA"/>
    <w:rsid w:val="008F74B2"/>
    <w:rsid w:val="009023C7"/>
    <w:rsid w:val="009051EC"/>
    <w:rsid w:val="00917ACE"/>
    <w:rsid w:val="00921AD4"/>
    <w:rsid w:val="00921BBC"/>
    <w:rsid w:val="00922EB2"/>
    <w:rsid w:val="009268D5"/>
    <w:rsid w:val="00934CD6"/>
    <w:rsid w:val="00940C69"/>
    <w:rsid w:val="00943DF5"/>
    <w:rsid w:val="009468B6"/>
    <w:rsid w:val="00947A61"/>
    <w:rsid w:val="00960127"/>
    <w:rsid w:val="009606B4"/>
    <w:rsid w:val="0096185E"/>
    <w:rsid w:val="00964F99"/>
    <w:rsid w:val="009737FB"/>
    <w:rsid w:val="009771CF"/>
    <w:rsid w:val="00977E3A"/>
    <w:rsid w:val="00986258"/>
    <w:rsid w:val="009904AE"/>
    <w:rsid w:val="00993EC0"/>
    <w:rsid w:val="00995CC5"/>
    <w:rsid w:val="00996B61"/>
    <w:rsid w:val="009A2A89"/>
    <w:rsid w:val="009B10E6"/>
    <w:rsid w:val="009B1C58"/>
    <w:rsid w:val="009B2C2C"/>
    <w:rsid w:val="009B33FF"/>
    <w:rsid w:val="009B6193"/>
    <w:rsid w:val="009B7632"/>
    <w:rsid w:val="009C4D58"/>
    <w:rsid w:val="009D21D6"/>
    <w:rsid w:val="009D4426"/>
    <w:rsid w:val="009D6AD4"/>
    <w:rsid w:val="009E38C7"/>
    <w:rsid w:val="009E6238"/>
    <w:rsid w:val="009E7F82"/>
    <w:rsid w:val="009F2E0B"/>
    <w:rsid w:val="009F68C8"/>
    <w:rsid w:val="00A05CCB"/>
    <w:rsid w:val="00A11FD3"/>
    <w:rsid w:val="00A21393"/>
    <w:rsid w:val="00A256CD"/>
    <w:rsid w:val="00A25B9D"/>
    <w:rsid w:val="00A262E1"/>
    <w:rsid w:val="00A32B68"/>
    <w:rsid w:val="00A35228"/>
    <w:rsid w:val="00A378C4"/>
    <w:rsid w:val="00A4615B"/>
    <w:rsid w:val="00A50380"/>
    <w:rsid w:val="00A54B21"/>
    <w:rsid w:val="00A55F5E"/>
    <w:rsid w:val="00A55FB9"/>
    <w:rsid w:val="00A56845"/>
    <w:rsid w:val="00A61F24"/>
    <w:rsid w:val="00A85674"/>
    <w:rsid w:val="00A868D2"/>
    <w:rsid w:val="00A87058"/>
    <w:rsid w:val="00A970E4"/>
    <w:rsid w:val="00A97418"/>
    <w:rsid w:val="00A97A8A"/>
    <w:rsid w:val="00AB29C9"/>
    <w:rsid w:val="00AB6852"/>
    <w:rsid w:val="00AD06E9"/>
    <w:rsid w:val="00AD7AEB"/>
    <w:rsid w:val="00AE2CB1"/>
    <w:rsid w:val="00AE548D"/>
    <w:rsid w:val="00AF089E"/>
    <w:rsid w:val="00AF69B8"/>
    <w:rsid w:val="00AF7B60"/>
    <w:rsid w:val="00B02F7B"/>
    <w:rsid w:val="00B04A38"/>
    <w:rsid w:val="00B0524E"/>
    <w:rsid w:val="00B12DE5"/>
    <w:rsid w:val="00B1723A"/>
    <w:rsid w:val="00B21CB7"/>
    <w:rsid w:val="00B26F01"/>
    <w:rsid w:val="00B332FB"/>
    <w:rsid w:val="00B40CFC"/>
    <w:rsid w:val="00B42A38"/>
    <w:rsid w:val="00B45CD8"/>
    <w:rsid w:val="00B53ADF"/>
    <w:rsid w:val="00B542E0"/>
    <w:rsid w:val="00B55038"/>
    <w:rsid w:val="00B56EC8"/>
    <w:rsid w:val="00B67AD1"/>
    <w:rsid w:val="00B72E40"/>
    <w:rsid w:val="00B860B1"/>
    <w:rsid w:val="00B93908"/>
    <w:rsid w:val="00B95938"/>
    <w:rsid w:val="00BA1834"/>
    <w:rsid w:val="00BA2E0D"/>
    <w:rsid w:val="00BA3A42"/>
    <w:rsid w:val="00BA5C30"/>
    <w:rsid w:val="00BA7144"/>
    <w:rsid w:val="00BB3D4E"/>
    <w:rsid w:val="00BB486E"/>
    <w:rsid w:val="00BB643D"/>
    <w:rsid w:val="00BC1713"/>
    <w:rsid w:val="00BC58B2"/>
    <w:rsid w:val="00BD1F55"/>
    <w:rsid w:val="00BD6669"/>
    <w:rsid w:val="00BE158A"/>
    <w:rsid w:val="00BF3ADF"/>
    <w:rsid w:val="00BF3CD4"/>
    <w:rsid w:val="00C01A07"/>
    <w:rsid w:val="00C02D2B"/>
    <w:rsid w:val="00C14BB8"/>
    <w:rsid w:val="00C1625D"/>
    <w:rsid w:val="00C229EB"/>
    <w:rsid w:val="00C25DC6"/>
    <w:rsid w:val="00C25E37"/>
    <w:rsid w:val="00C272A8"/>
    <w:rsid w:val="00C27B34"/>
    <w:rsid w:val="00C301C9"/>
    <w:rsid w:val="00C302B6"/>
    <w:rsid w:val="00C30730"/>
    <w:rsid w:val="00C35575"/>
    <w:rsid w:val="00C41BD1"/>
    <w:rsid w:val="00C427BD"/>
    <w:rsid w:val="00C52784"/>
    <w:rsid w:val="00C753A3"/>
    <w:rsid w:val="00C77B63"/>
    <w:rsid w:val="00C8075A"/>
    <w:rsid w:val="00C81DB8"/>
    <w:rsid w:val="00C90485"/>
    <w:rsid w:val="00CA69CF"/>
    <w:rsid w:val="00CC2384"/>
    <w:rsid w:val="00CC46D1"/>
    <w:rsid w:val="00CD0AEE"/>
    <w:rsid w:val="00CD3C0B"/>
    <w:rsid w:val="00CD62D8"/>
    <w:rsid w:val="00CD6348"/>
    <w:rsid w:val="00CE63E0"/>
    <w:rsid w:val="00CF034C"/>
    <w:rsid w:val="00CF042C"/>
    <w:rsid w:val="00CF06C2"/>
    <w:rsid w:val="00CF45F6"/>
    <w:rsid w:val="00CF7756"/>
    <w:rsid w:val="00D11B2F"/>
    <w:rsid w:val="00D143BA"/>
    <w:rsid w:val="00D1443D"/>
    <w:rsid w:val="00D2058A"/>
    <w:rsid w:val="00D2129F"/>
    <w:rsid w:val="00D23047"/>
    <w:rsid w:val="00D246A4"/>
    <w:rsid w:val="00D34580"/>
    <w:rsid w:val="00D41BDA"/>
    <w:rsid w:val="00D47693"/>
    <w:rsid w:val="00D51F18"/>
    <w:rsid w:val="00D52BF7"/>
    <w:rsid w:val="00D57075"/>
    <w:rsid w:val="00D61A83"/>
    <w:rsid w:val="00D621C9"/>
    <w:rsid w:val="00D66CA3"/>
    <w:rsid w:val="00D66EF0"/>
    <w:rsid w:val="00D707B8"/>
    <w:rsid w:val="00D73F76"/>
    <w:rsid w:val="00D770A0"/>
    <w:rsid w:val="00D84AC5"/>
    <w:rsid w:val="00D92579"/>
    <w:rsid w:val="00DA0553"/>
    <w:rsid w:val="00DA0710"/>
    <w:rsid w:val="00DA2312"/>
    <w:rsid w:val="00DB39F7"/>
    <w:rsid w:val="00DB4BC7"/>
    <w:rsid w:val="00DC176A"/>
    <w:rsid w:val="00DC7A29"/>
    <w:rsid w:val="00DE3A3A"/>
    <w:rsid w:val="00DE708E"/>
    <w:rsid w:val="00DF14FE"/>
    <w:rsid w:val="00DF1F11"/>
    <w:rsid w:val="00DF2045"/>
    <w:rsid w:val="00DF29EE"/>
    <w:rsid w:val="00DF72F2"/>
    <w:rsid w:val="00E0240C"/>
    <w:rsid w:val="00E04E83"/>
    <w:rsid w:val="00E2329D"/>
    <w:rsid w:val="00E2592C"/>
    <w:rsid w:val="00E2620D"/>
    <w:rsid w:val="00E32C8E"/>
    <w:rsid w:val="00E32D55"/>
    <w:rsid w:val="00E40249"/>
    <w:rsid w:val="00E46E0F"/>
    <w:rsid w:val="00E51026"/>
    <w:rsid w:val="00E568C9"/>
    <w:rsid w:val="00E60756"/>
    <w:rsid w:val="00E6668D"/>
    <w:rsid w:val="00E70635"/>
    <w:rsid w:val="00E80480"/>
    <w:rsid w:val="00E85DE0"/>
    <w:rsid w:val="00EA4A31"/>
    <w:rsid w:val="00EA526D"/>
    <w:rsid w:val="00EA61E5"/>
    <w:rsid w:val="00EB282E"/>
    <w:rsid w:val="00EB5E2E"/>
    <w:rsid w:val="00EC2A88"/>
    <w:rsid w:val="00EC30C0"/>
    <w:rsid w:val="00EC58A1"/>
    <w:rsid w:val="00ED13FE"/>
    <w:rsid w:val="00ED17E9"/>
    <w:rsid w:val="00EE25ED"/>
    <w:rsid w:val="00EE7ABC"/>
    <w:rsid w:val="00EF2A7F"/>
    <w:rsid w:val="00EF3BEC"/>
    <w:rsid w:val="00EF749D"/>
    <w:rsid w:val="00F03CC2"/>
    <w:rsid w:val="00F05133"/>
    <w:rsid w:val="00F15F29"/>
    <w:rsid w:val="00F16EC0"/>
    <w:rsid w:val="00F24795"/>
    <w:rsid w:val="00F270AC"/>
    <w:rsid w:val="00F37B82"/>
    <w:rsid w:val="00F40036"/>
    <w:rsid w:val="00F46212"/>
    <w:rsid w:val="00F47727"/>
    <w:rsid w:val="00F513A6"/>
    <w:rsid w:val="00F5177D"/>
    <w:rsid w:val="00F55EED"/>
    <w:rsid w:val="00F60335"/>
    <w:rsid w:val="00F677F2"/>
    <w:rsid w:val="00F71097"/>
    <w:rsid w:val="00F71473"/>
    <w:rsid w:val="00F7167B"/>
    <w:rsid w:val="00F81FED"/>
    <w:rsid w:val="00F8617E"/>
    <w:rsid w:val="00F8797B"/>
    <w:rsid w:val="00F96D72"/>
    <w:rsid w:val="00FA2D7E"/>
    <w:rsid w:val="00FA3CC0"/>
    <w:rsid w:val="00FA5F71"/>
    <w:rsid w:val="00FB3441"/>
    <w:rsid w:val="00FB50C6"/>
    <w:rsid w:val="00FB7509"/>
    <w:rsid w:val="00FC2C7A"/>
    <w:rsid w:val="00FD5054"/>
    <w:rsid w:val="00FD653F"/>
    <w:rsid w:val="00FE71C6"/>
    <w:rsid w:val="00FF702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64BA50"/>
  <w15:chartTrackingRefBased/>
  <w15:docId w15:val="{5ACE7C5C-17CD-1342-8791-247A2702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A55"/>
    <w:pPr>
      <w:jc w:val="both"/>
    </w:pPr>
    <w:rPr>
      <w:rFonts w:ascii="Arial" w:hAnsi="Arial"/>
      <w:lang w:val="en-US"/>
    </w:rPr>
  </w:style>
  <w:style w:type="paragraph" w:styleId="Heading1">
    <w:name w:val="heading 1"/>
    <w:basedOn w:val="Normal"/>
    <w:next w:val="Normal"/>
    <w:link w:val="Heading1Char"/>
    <w:uiPriority w:val="9"/>
    <w:qFormat/>
    <w:rsid w:val="008270DA"/>
    <w:pPr>
      <w:keepNext/>
      <w:keepLines/>
      <w:spacing w:before="360" w:after="80"/>
      <w:jc w:val="left"/>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165B02"/>
    <w:pPr>
      <w:keepNext/>
      <w:keepLines/>
      <w:spacing w:before="160" w:after="80"/>
      <w:jc w:val="left"/>
      <w:outlineLvl w:val="1"/>
    </w:pPr>
    <w:rPr>
      <w:rFonts w:asciiTheme="majorHAnsi" w:eastAsiaTheme="majorEastAsia" w:hAnsiTheme="majorHAnsi" w:cstheme="majorBidi"/>
      <w:color w:val="000000" w:themeColor="text1"/>
      <w:sz w:val="32"/>
      <w:szCs w:val="32"/>
      <w:lang w:val="en-GB"/>
    </w:rPr>
  </w:style>
  <w:style w:type="paragraph" w:styleId="Heading3">
    <w:name w:val="heading 3"/>
    <w:basedOn w:val="Normal"/>
    <w:next w:val="Normal"/>
    <w:link w:val="Heading3Char"/>
    <w:uiPriority w:val="9"/>
    <w:unhideWhenUsed/>
    <w:qFormat/>
    <w:rsid w:val="00165B02"/>
    <w:pPr>
      <w:keepNext/>
      <w:keepLines/>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4F740D"/>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D77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0DA"/>
    <w:rPr>
      <w:rFonts w:asciiTheme="majorHAnsi" w:eastAsiaTheme="majorEastAsia" w:hAnsiTheme="majorHAnsi" w:cstheme="majorBidi"/>
      <w:b/>
      <w:color w:val="000000" w:themeColor="text1"/>
      <w:sz w:val="40"/>
      <w:szCs w:val="40"/>
      <w:lang w:val="en-US"/>
    </w:rPr>
  </w:style>
  <w:style w:type="character" w:customStyle="1" w:styleId="Heading2Char">
    <w:name w:val="Heading 2 Char"/>
    <w:basedOn w:val="DefaultParagraphFont"/>
    <w:link w:val="Heading2"/>
    <w:uiPriority w:val="9"/>
    <w:rsid w:val="00165B02"/>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165B02"/>
    <w:rPr>
      <w:rFonts w:ascii="Arial" w:eastAsiaTheme="majorEastAsia" w:hAnsi="Arial" w:cstheme="majorBidi"/>
      <w:b/>
      <w:color w:val="000000" w:themeColor="text1"/>
      <w:szCs w:val="28"/>
      <w:lang w:val="en-US"/>
    </w:rPr>
  </w:style>
  <w:style w:type="character" w:customStyle="1" w:styleId="Heading4Char">
    <w:name w:val="Heading 4 Char"/>
    <w:basedOn w:val="DefaultParagraphFont"/>
    <w:link w:val="Heading4"/>
    <w:uiPriority w:val="9"/>
    <w:rsid w:val="004F740D"/>
    <w:rPr>
      <w:rFonts w:eastAsiaTheme="majorEastAsia" w:cstheme="majorBidi"/>
      <w:b/>
      <w:i/>
      <w:iCs/>
      <w:color w:val="000000" w:themeColor="text1"/>
      <w:lang w:val="en-US"/>
    </w:rPr>
  </w:style>
  <w:style w:type="character" w:customStyle="1" w:styleId="Heading5Char">
    <w:name w:val="Heading 5 Char"/>
    <w:basedOn w:val="DefaultParagraphFont"/>
    <w:link w:val="Heading5"/>
    <w:uiPriority w:val="9"/>
    <w:semiHidden/>
    <w:rsid w:val="00D77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0A0"/>
    <w:rPr>
      <w:rFonts w:eastAsiaTheme="majorEastAsia" w:cstheme="majorBidi"/>
      <w:color w:val="272727" w:themeColor="text1" w:themeTint="D8"/>
    </w:rPr>
  </w:style>
  <w:style w:type="paragraph" w:styleId="Title">
    <w:name w:val="Title"/>
    <w:basedOn w:val="Normal"/>
    <w:next w:val="Normal"/>
    <w:link w:val="TitleChar"/>
    <w:uiPriority w:val="10"/>
    <w:qFormat/>
    <w:rsid w:val="00D77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0A0"/>
    <w:pPr>
      <w:spacing w:before="160"/>
      <w:jc w:val="center"/>
    </w:pPr>
    <w:rPr>
      <w:i/>
      <w:iCs/>
      <w:color w:val="404040" w:themeColor="text1" w:themeTint="BF"/>
    </w:rPr>
  </w:style>
  <w:style w:type="character" w:customStyle="1" w:styleId="QuoteChar">
    <w:name w:val="Quote Char"/>
    <w:basedOn w:val="DefaultParagraphFont"/>
    <w:link w:val="Quote"/>
    <w:uiPriority w:val="29"/>
    <w:rsid w:val="00D770A0"/>
    <w:rPr>
      <w:i/>
      <w:iCs/>
      <w:color w:val="404040" w:themeColor="text1" w:themeTint="BF"/>
    </w:rPr>
  </w:style>
  <w:style w:type="paragraph" w:styleId="ListParagraph">
    <w:name w:val="List Paragraph"/>
    <w:basedOn w:val="Normal"/>
    <w:uiPriority w:val="34"/>
    <w:qFormat/>
    <w:rsid w:val="00D770A0"/>
    <w:pPr>
      <w:ind w:left="720"/>
      <w:contextualSpacing/>
    </w:pPr>
  </w:style>
  <w:style w:type="character" w:styleId="IntenseEmphasis">
    <w:name w:val="Intense Emphasis"/>
    <w:basedOn w:val="DefaultParagraphFont"/>
    <w:uiPriority w:val="21"/>
    <w:qFormat/>
    <w:rsid w:val="00D770A0"/>
    <w:rPr>
      <w:i/>
      <w:iCs/>
      <w:color w:val="0F4761" w:themeColor="accent1" w:themeShade="BF"/>
    </w:rPr>
  </w:style>
  <w:style w:type="paragraph" w:styleId="IntenseQuote">
    <w:name w:val="Intense Quote"/>
    <w:basedOn w:val="Normal"/>
    <w:next w:val="Normal"/>
    <w:link w:val="IntenseQuoteChar"/>
    <w:uiPriority w:val="30"/>
    <w:qFormat/>
    <w:rsid w:val="00D77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0A0"/>
    <w:rPr>
      <w:i/>
      <w:iCs/>
      <w:color w:val="0F4761" w:themeColor="accent1" w:themeShade="BF"/>
    </w:rPr>
  </w:style>
  <w:style w:type="character" w:styleId="IntenseReference">
    <w:name w:val="Intense Reference"/>
    <w:basedOn w:val="DefaultParagraphFont"/>
    <w:uiPriority w:val="32"/>
    <w:qFormat/>
    <w:rsid w:val="00D770A0"/>
    <w:rPr>
      <w:b/>
      <w:bCs/>
      <w:smallCaps/>
      <w:color w:val="0F4761" w:themeColor="accent1" w:themeShade="BF"/>
      <w:spacing w:val="5"/>
    </w:rPr>
  </w:style>
  <w:style w:type="character" w:styleId="Hyperlink">
    <w:name w:val="Hyperlink"/>
    <w:basedOn w:val="DefaultParagraphFont"/>
    <w:uiPriority w:val="99"/>
    <w:unhideWhenUsed/>
    <w:rsid w:val="002731AF"/>
    <w:rPr>
      <w:color w:val="467886" w:themeColor="hyperlink"/>
      <w:u w:val="single"/>
    </w:rPr>
  </w:style>
  <w:style w:type="character" w:styleId="UnresolvedMention">
    <w:name w:val="Unresolved Mention"/>
    <w:basedOn w:val="DefaultParagraphFont"/>
    <w:uiPriority w:val="99"/>
    <w:semiHidden/>
    <w:unhideWhenUsed/>
    <w:rsid w:val="002731AF"/>
    <w:rPr>
      <w:color w:val="605E5C"/>
      <w:shd w:val="clear" w:color="auto" w:fill="E1DFDD"/>
    </w:rPr>
  </w:style>
  <w:style w:type="character" w:styleId="FollowedHyperlink">
    <w:name w:val="FollowedHyperlink"/>
    <w:basedOn w:val="DefaultParagraphFont"/>
    <w:uiPriority w:val="99"/>
    <w:semiHidden/>
    <w:unhideWhenUsed/>
    <w:rsid w:val="00D66EF0"/>
    <w:rPr>
      <w:color w:val="96607D" w:themeColor="followedHyperlink"/>
      <w:u w:val="single"/>
    </w:rPr>
  </w:style>
  <w:style w:type="table" w:styleId="TableGrid">
    <w:name w:val="Table Grid"/>
    <w:basedOn w:val="TableNormal"/>
    <w:uiPriority w:val="39"/>
    <w:rsid w:val="00BC1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B4B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4BC7"/>
    <w:rPr>
      <w:lang w:val="en-US"/>
    </w:rPr>
  </w:style>
  <w:style w:type="character" w:styleId="PageNumber">
    <w:name w:val="page number"/>
    <w:basedOn w:val="DefaultParagraphFont"/>
    <w:uiPriority w:val="99"/>
    <w:semiHidden/>
    <w:unhideWhenUsed/>
    <w:rsid w:val="00DB4BC7"/>
  </w:style>
  <w:style w:type="paragraph" w:styleId="Bibliography">
    <w:name w:val="Bibliography"/>
    <w:basedOn w:val="Normal"/>
    <w:next w:val="Normal"/>
    <w:uiPriority w:val="37"/>
    <w:unhideWhenUsed/>
    <w:rsid w:val="007B455F"/>
    <w:pPr>
      <w:tabs>
        <w:tab w:val="left" w:pos="380"/>
        <w:tab w:val="left" w:pos="500"/>
      </w:tabs>
      <w:spacing w:after="0" w:line="480" w:lineRule="auto"/>
      <w:ind w:left="504" w:hanging="504"/>
    </w:pPr>
  </w:style>
  <w:style w:type="paragraph" w:styleId="Revision">
    <w:name w:val="Revision"/>
    <w:hidden/>
    <w:uiPriority w:val="99"/>
    <w:semiHidden/>
    <w:rsid w:val="002A356A"/>
    <w:pPr>
      <w:spacing w:after="0" w:line="240" w:lineRule="auto"/>
    </w:pPr>
    <w:rPr>
      <w:lang w:val="en-US"/>
    </w:rPr>
  </w:style>
  <w:style w:type="character" w:customStyle="1" w:styleId="docsum-authors">
    <w:name w:val="docsum-authors"/>
    <w:basedOn w:val="DefaultParagraphFont"/>
    <w:rsid w:val="00313A54"/>
  </w:style>
  <w:style w:type="table" w:styleId="GridTable1Light-Accent1">
    <w:name w:val="Grid Table 1 Light Accent 1"/>
    <w:basedOn w:val="TableNormal"/>
    <w:uiPriority w:val="46"/>
    <w:rsid w:val="009B10E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9B10E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9B10E6"/>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9B10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7ColourfulAccent1">
    <w:name w:val="Grid Table 7 Colorful Accent 1"/>
    <w:basedOn w:val="TableNormal"/>
    <w:uiPriority w:val="52"/>
    <w:rsid w:val="009B10E6"/>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1Light-Accent4">
    <w:name w:val="Grid Table 1 Light Accent 4"/>
    <w:basedOn w:val="TableNormal"/>
    <w:uiPriority w:val="46"/>
    <w:rsid w:val="009B10E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67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7EC"/>
    <w:rPr>
      <w:lang w:val="en-US"/>
    </w:rPr>
  </w:style>
  <w:style w:type="paragraph" w:styleId="NormalWeb">
    <w:name w:val="Normal (Web)"/>
    <w:basedOn w:val="Normal"/>
    <w:uiPriority w:val="99"/>
    <w:semiHidden/>
    <w:unhideWhenUsed/>
    <w:rsid w:val="00FB3441"/>
    <w:rPr>
      <w:rFonts w:ascii="Times New Roman" w:hAnsi="Times New Roman" w:cs="Times New Roman"/>
    </w:rPr>
  </w:style>
  <w:style w:type="character" w:styleId="CommentReference">
    <w:name w:val="annotation reference"/>
    <w:basedOn w:val="DefaultParagraphFont"/>
    <w:uiPriority w:val="99"/>
    <w:semiHidden/>
    <w:unhideWhenUsed/>
    <w:rsid w:val="00125C7E"/>
    <w:rPr>
      <w:sz w:val="16"/>
      <w:szCs w:val="16"/>
    </w:rPr>
  </w:style>
  <w:style w:type="paragraph" w:styleId="CommentText">
    <w:name w:val="annotation text"/>
    <w:basedOn w:val="Normal"/>
    <w:link w:val="CommentTextChar"/>
    <w:uiPriority w:val="99"/>
    <w:unhideWhenUsed/>
    <w:rsid w:val="00125C7E"/>
    <w:pPr>
      <w:spacing w:line="240" w:lineRule="auto"/>
    </w:pPr>
    <w:rPr>
      <w:sz w:val="20"/>
      <w:szCs w:val="20"/>
    </w:rPr>
  </w:style>
  <w:style w:type="character" w:customStyle="1" w:styleId="CommentTextChar">
    <w:name w:val="Comment Text Char"/>
    <w:basedOn w:val="DefaultParagraphFont"/>
    <w:link w:val="CommentText"/>
    <w:uiPriority w:val="99"/>
    <w:rsid w:val="00125C7E"/>
    <w:rPr>
      <w:sz w:val="20"/>
      <w:szCs w:val="20"/>
      <w:lang w:val="en-US"/>
    </w:rPr>
  </w:style>
  <w:style w:type="paragraph" w:styleId="CommentSubject">
    <w:name w:val="annotation subject"/>
    <w:basedOn w:val="CommentText"/>
    <w:next w:val="CommentText"/>
    <w:link w:val="CommentSubjectChar"/>
    <w:uiPriority w:val="99"/>
    <w:semiHidden/>
    <w:unhideWhenUsed/>
    <w:rsid w:val="00125C7E"/>
    <w:rPr>
      <w:b/>
      <w:bCs/>
    </w:rPr>
  </w:style>
  <w:style w:type="character" w:customStyle="1" w:styleId="CommentSubjectChar">
    <w:name w:val="Comment Subject Char"/>
    <w:basedOn w:val="CommentTextChar"/>
    <w:link w:val="CommentSubject"/>
    <w:uiPriority w:val="99"/>
    <w:semiHidden/>
    <w:rsid w:val="00125C7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7142">
      <w:bodyDiv w:val="1"/>
      <w:marLeft w:val="0"/>
      <w:marRight w:val="0"/>
      <w:marTop w:val="0"/>
      <w:marBottom w:val="0"/>
      <w:divBdr>
        <w:top w:val="none" w:sz="0" w:space="0" w:color="auto"/>
        <w:left w:val="none" w:sz="0" w:space="0" w:color="auto"/>
        <w:bottom w:val="none" w:sz="0" w:space="0" w:color="auto"/>
        <w:right w:val="none" w:sz="0" w:space="0" w:color="auto"/>
      </w:divBdr>
    </w:div>
    <w:div w:id="19858361">
      <w:bodyDiv w:val="1"/>
      <w:marLeft w:val="0"/>
      <w:marRight w:val="0"/>
      <w:marTop w:val="0"/>
      <w:marBottom w:val="0"/>
      <w:divBdr>
        <w:top w:val="none" w:sz="0" w:space="0" w:color="auto"/>
        <w:left w:val="none" w:sz="0" w:space="0" w:color="auto"/>
        <w:bottom w:val="none" w:sz="0" w:space="0" w:color="auto"/>
        <w:right w:val="none" w:sz="0" w:space="0" w:color="auto"/>
      </w:divBdr>
    </w:div>
    <w:div w:id="20329070">
      <w:bodyDiv w:val="1"/>
      <w:marLeft w:val="0"/>
      <w:marRight w:val="0"/>
      <w:marTop w:val="0"/>
      <w:marBottom w:val="0"/>
      <w:divBdr>
        <w:top w:val="none" w:sz="0" w:space="0" w:color="auto"/>
        <w:left w:val="none" w:sz="0" w:space="0" w:color="auto"/>
        <w:bottom w:val="none" w:sz="0" w:space="0" w:color="auto"/>
        <w:right w:val="none" w:sz="0" w:space="0" w:color="auto"/>
      </w:divBdr>
    </w:div>
    <w:div w:id="25523437">
      <w:bodyDiv w:val="1"/>
      <w:marLeft w:val="0"/>
      <w:marRight w:val="0"/>
      <w:marTop w:val="0"/>
      <w:marBottom w:val="0"/>
      <w:divBdr>
        <w:top w:val="none" w:sz="0" w:space="0" w:color="auto"/>
        <w:left w:val="none" w:sz="0" w:space="0" w:color="auto"/>
        <w:bottom w:val="none" w:sz="0" w:space="0" w:color="auto"/>
        <w:right w:val="none" w:sz="0" w:space="0" w:color="auto"/>
      </w:divBdr>
    </w:div>
    <w:div w:id="33621221">
      <w:bodyDiv w:val="1"/>
      <w:marLeft w:val="0"/>
      <w:marRight w:val="0"/>
      <w:marTop w:val="0"/>
      <w:marBottom w:val="0"/>
      <w:divBdr>
        <w:top w:val="none" w:sz="0" w:space="0" w:color="auto"/>
        <w:left w:val="none" w:sz="0" w:space="0" w:color="auto"/>
        <w:bottom w:val="none" w:sz="0" w:space="0" w:color="auto"/>
        <w:right w:val="none" w:sz="0" w:space="0" w:color="auto"/>
      </w:divBdr>
    </w:div>
    <w:div w:id="60953598">
      <w:bodyDiv w:val="1"/>
      <w:marLeft w:val="0"/>
      <w:marRight w:val="0"/>
      <w:marTop w:val="0"/>
      <w:marBottom w:val="0"/>
      <w:divBdr>
        <w:top w:val="none" w:sz="0" w:space="0" w:color="auto"/>
        <w:left w:val="none" w:sz="0" w:space="0" w:color="auto"/>
        <w:bottom w:val="none" w:sz="0" w:space="0" w:color="auto"/>
        <w:right w:val="none" w:sz="0" w:space="0" w:color="auto"/>
      </w:divBdr>
    </w:div>
    <w:div w:id="68815489">
      <w:bodyDiv w:val="1"/>
      <w:marLeft w:val="0"/>
      <w:marRight w:val="0"/>
      <w:marTop w:val="0"/>
      <w:marBottom w:val="0"/>
      <w:divBdr>
        <w:top w:val="none" w:sz="0" w:space="0" w:color="auto"/>
        <w:left w:val="none" w:sz="0" w:space="0" w:color="auto"/>
        <w:bottom w:val="none" w:sz="0" w:space="0" w:color="auto"/>
        <w:right w:val="none" w:sz="0" w:space="0" w:color="auto"/>
      </w:divBdr>
    </w:div>
    <w:div w:id="70079075">
      <w:bodyDiv w:val="1"/>
      <w:marLeft w:val="0"/>
      <w:marRight w:val="0"/>
      <w:marTop w:val="0"/>
      <w:marBottom w:val="0"/>
      <w:divBdr>
        <w:top w:val="none" w:sz="0" w:space="0" w:color="auto"/>
        <w:left w:val="none" w:sz="0" w:space="0" w:color="auto"/>
        <w:bottom w:val="none" w:sz="0" w:space="0" w:color="auto"/>
        <w:right w:val="none" w:sz="0" w:space="0" w:color="auto"/>
      </w:divBdr>
    </w:div>
    <w:div w:id="79299099">
      <w:bodyDiv w:val="1"/>
      <w:marLeft w:val="0"/>
      <w:marRight w:val="0"/>
      <w:marTop w:val="0"/>
      <w:marBottom w:val="0"/>
      <w:divBdr>
        <w:top w:val="none" w:sz="0" w:space="0" w:color="auto"/>
        <w:left w:val="none" w:sz="0" w:space="0" w:color="auto"/>
        <w:bottom w:val="none" w:sz="0" w:space="0" w:color="auto"/>
        <w:right w:val="none" w:sz="0" w:space="0" w:color="auto"/>
      </w:divBdr>
    </w:div>
    <w:div w:id="95296759">
      <w:bodyDiv w:val="1"/>
      <w:marLeft w:val="0"/>
      <w:marRight w:val="0"/>
      <w:marTop w:val="0"/>
      <w:marBottom w:val="0"/>
      <w:divBdr>
        <w:top w:val="none" w:sz="0" w:space="0" w:color="auto"/>
        <w:left w:val="none" w:sz="0" w:space="0" w:color="auto"/>
        <w:bottom w:val="none" w:sz="0" w:space="0" w:color="auto"/>
        <w:right w:val="none" w:sz="0" w:space="0" w:color="auto"/>
      </w:divBdr>
    </w:div>
    <w:div w:id="95516267">
      <w:bodyDiv w:val="1"/>
      <w:marLeft w:val="0"/>
      <w:marRight w:val="0"/>
      <w:marTop w:val="0"/>
      <w:marBottom w:val="0"/>
      <w:divBdr>
        <w:top w:val="none" w:sz="0" w:space="0" w:color="auto"/>
        <w:left w:val="none" w:sz="0" w:space="0" w:color="auto"/>
        <w:bottom w:val="none" w:sz="0" w:space="0" w:color="auto"/>
        <w:right w:val="none" w:sz="0" w:space="0" w:color="auto"/>
      </w:divBdr>
    </w:div>
    <w:div w:id="97675039">
      <w:bodyDiv w:val="1"/>
      <w:marLeft w:val="0"/>
      <w:marRight w:val="0"/>
      <w:marTop w:val="0"/>
      <w:marBottom w:val="0"/>
      <w:divBdr>
        <w:top w:val="none" w:sz="0" w:space="0" w:color="auto"/>
        <w:left w:val="none" w:sz="0" w:space="0" w:color="auto"/>
        <w:bottom w:val="none" w:sz="0" w:space="0" w:color="auto"/>
        <w:right w:val="none" w:sz="0" w:space="0" w:color="auto"/>
      </w:divBdr>
    </w:div>
    <w:div w:id="99885348">
      <w:bodyDiv w:val="1"/>
      <w:marLeft w:val="0"/>
      <w:marRight w:val="0"/>
      <w:marTop w:val="0"/>
      <w:marBottom w:val="0"/>
      <w:divBdr>
        <w:top w:val="none" w:sz="0" w:space="0" w:color="auto"/>
        <w:left w:val="none" w:sz="0" w:space="0" w:color="auto"/>
        <w:bottom w:val="none" w:sz="0" w:space="0" w:color="auto"/>
        <w:right w:val="none" w:sz="0" w:space="0" w:color="auto"/>
      </w:divBdr>
    </w:div>
    <w:div w:id="109862870">
      <w:bodyDiv w:val="1"/>
      <w:marLeft w:val="0"/>
      <w:marRight w:val="0"/>
      <w:marTop w:val="0"/>
      <w:marBottom w:val="0"/>
      <w:divBdr>
        <w:top w:val="none" w:sz="0" w:space="0" w:color="auto"/>
        <w:left w:val="none" w:sz="0" w:space="0" w:color="auto"/>
        <w:bottom w:val="none" w:sz="0" w:space="0" w:color="auto"/>
        <w:right w:val="none" w:sz="0" w:space="0" w:color="auto"/>
      </w:divBdr>
    </w:div>
    <w:div w:id="123471473">
      <w:bodyDiv w:val="1"/>
      <w:marLeft w:val="0"/>
      <w:marRight w:val="0"/>
      <w:marTop w:val="0"/>
      <w:marBottom w:val="0"/>
      <w:divBdr>
        <w:top w:val="none" w:sz="0" w:space="0" w:color="auto"/>
        <w:left w:val="none" w:sz="0" w:space="0" w:color="auto"/>
        <w:bottom w:val="none" w:sz="0" w:space="0" w:color="auto"/>
        <w:right w:val="none" w:sz="0" w:space="0" w:color="auto"/>
      </w:divBdr>
    </w:div>
    <w:div w:id="145166041">
      <w:bodyDiv w:val="1"/>
      <w:marLeft w:val="0"/>
      <w:marRight w:val="0"/>
      <w:marTop w:val="0"/>
      <w:marBottom w:val="0"/>
      <w:divBdr>
        <w:top w:val="none" w:sz="0" w:space="0" w:color="auto"/>
        <w:left w:val="none" w:sz="0" w:space="0" w:color="auto"/>
        <w:bottom w:val="none" w:sz="0" w:space="0" w:color="auto"/>
        <w:right w:val="none" w:sz="0" w:space="0" w:color="auto"/>
      </w:divBdr>
    </w:div>
    <w:div w:id="148833917">
      <w:bodyDiv w:val="1"/>
      <w:marLeft w:val="0"/>
      <w:marRight w:val="0"/>
      <w:marTop w:val="0"/>
      <w:marBottom w:val="0"/>
      <w:divBdr>
        <w:top w:val="none" w:sz="0" w:space="0" w:color="auto"/>
        <w:left w:val="none" w:sz="0" w:space="0" w:color="auto"/>
        <w:bottom w:val="none" w:sz="0" w:space="0" w:color="auto"/>
        <w:right w:val="none" w:sz="0" w:space="0" w:color="auto"/>
      </w:divBdr>
    </w:div>
    <w:div w:id="159661034">
      <w:bodyDiv w:val="1"/>
      <w:marLeft w:val="0"/>
      <w:marRight w:val="0"/>
      <w:marTop w:val="0"/>
      <w:marBottom w:val="0"/>
      <w:divBdr>
        <w:top w:val="none" w:sz="0" w:space="0" w:color="auto"/>
        <w:left w:val="none" w:sz="0" w:space="0" w:color="auto"/>
        <w:bottom w:val="none" w:sz="0" w:space="0" w:color="auto"/>
        <w:right w:val="none" w:sz="0" w:space="0" w:color="auto"/>
      </w:divBdr>
    </w:div>
    <w:div w:id="172962590">
      <w:bodyDiv w:val="1"/>
      <w:marLeft w:val="0"/>
      <w:marRight w:val="0"/>
      <w:marTop w:val="0"/>
      <w:marBottom w:val="0"/>
      <w:divBdr>
        <w:top w:val="none" w:sz="0" w:space="0" w:color="auto"/>
        <w:left w:val="none" w:sz="0" w:space="0" w:color="auto"/>
        <w:bottom w:val="none" w:sz="0" w:space="0" w:color="auto"/>
        <w:right w:val="none" w:sz="0" w:space="0" w:color="auto"/>
      </w:divBdr>
    </w:div>
    <w:div w:id="188372205">
      <w:bodyDiv w:val="1"/>
      <w:marLeft w:val="0"/>
      <w:marRight w:val="0"/>
      <w:marTop w:val="0"/>
      <w:marBottom w:val="0"/>
      <w:divBdr>
        <w:top w:val="none" w:sz="0" w:space="0" w:color="auto"/>
        <w:left w:val="none" w:sz="0" w:space="0" w:color="auto"/>
        <w:bottom w:val="none" w:sz="0" w:space="0" w:color="auto"/>
        <w:right w:val="none" w:sz="0" w:space="0" w:color="auto"/>
      </w:divBdr>
    </w:div>
    <w:div w:id="195042435">
      <w:bodyDiv w:val="1"/>
      <w:marLeft w:val="0"/>
      <w:marRight w:val="0"/>
      <w:marTop w:val="0"/>
      <w:marBottom w:val="0"/>
      <w:divBdr>
        <w:top w:val="none" w:sz="0" w:space="0" w:color="auto"/>
        <w:left w:val="none" w:sz="0" w:space="0" w:color="auto"/>
        <w:bottom w:val="none" w:sz="0" w:space="0" w:color="auto"/>
        <w:right w:val="none" w:sz="0" w:space="0" w:color="auto"/>
      </w:divBdr>
    </w:div>
    <w:div w:id="197548776">
      <w:bodyDiv w:val="1"/>
      <w:marLeft w:val="0"/>
      <w:marRight w:val="0"/>
      <w:marTop w:val="0"/>
      <w:marBottom w:val="0"/>
      <w:divBdr>
        <w:top w:val="none" w:sz="0" w:space="0" w:color="auto"/>
        <w:left w:val="none" w:sz="0" w:space="0" w:color="auto"/>
        <w:bottom w:val="none" w:sz="0" w:space="0" w:color="auto"/>
        <w:right w:val="none" w:sz="0" w:space="0" w:color="auto"/>
      </w:divBdr>
    </w:div>
    <w:div w:id="199632764">
      <w:bodyDiv w:val="1"/>
      <w:marLeft w:val="0"/>
      <w:marRight w:val="0"/>
      <w:marTop w:val="0"/>
      <w:marBottom w:val="0"/>
      <w:divBdr>
        <w:top w:val="none" w:sz="0" w:space="0" w:color="auto"/>
        <w:left w:val="none" w:sz="0" w:space="0" w:color="auto"/>
        <w:bottom w:val="none" w:sz="0" w:space="0" w:color="auto"/>
        <w:right w:val="none" w:sz="0" w:space="0" w:color="auto"/>
      </w:divBdr>
    </w:div>
    <w:div w:id="199823077">
      <w:bodyDiv w:val="1"/>
      <w:marLeft w:val="0"/>
      <w:marRight w:val="0"/>
      <w:marTop w:val="0"/>
      <w:marBottom w:val="0"/>
      <w:divBdr>
        <w:top w:val="none" w:sz="0" w:space="0" w:color="auto"/>
        <w:left w:val="none" w:sz="0" w:space="0" w:color="auto"/>
        <w:bottom w:val="none" w:sz="0" w:space="0" w:color="auto"/>
        <w:right w:val="none" w:sz="0" w:space="0" w:color="auto"/>
      </w:divBdr>
    </w:div>
    <w:div w:id="201405448">
      <w:bodyDiv w:val="1"/>
      <w:marLeft w:val="0"/>
      <w:marRight w:val="0"/>
      <w:marTop w:val="0"/>
      <w:marBottom w:val="0"/>
      <w:divBdr>
        <w:top w:val="none" w:sz="0" w:space="0" w:color="auto"/>
        <w:left w:val="none" w:sz="0" w:space="0" w:color="auto"/>
        <w:bottom w:val="none" w:sz="0" w:space="0" w:color="auto"/>
        <w:right w:val="none" w:sz="0" w:space="0" w:color="auto"/>
      </w:divBdr>
    </w:div>
    <w:div w:id="236325398">
      <w:bodyDiv w:val="1"/>
      <w:marLeft w:val="0"/>
      <w:marRight w:val="0"/>
      <w:marTop w:val="0"/>
      <w:marBottom w:val="0"/>
      <w:divBdr>
        <w:top w:val="none" w:sz="0" w:space="0" w:color="auto"/>
        <w:left w:val="none" w:sz="0" w:space="0" w:color="auto"/>
        <w:bottom w:val="none" w:sz="0" w:space="0" w:color="auto"/>
        <w:right w:val="none" w:sz="0" w:space="0" w:color="auto"/>
      </w:divBdr>
    </w:div>
    <w:div w:id="239679196">
      <w:bodyDiv w:val="1"/>
      <w:marLeft w:val="0"/>
      <w:marRight w:val="0"/>
      <w:marTop w:val="0"/>
      <w:marBottom w:val="0"/>
      <w:divBdr>
        <w:top w:val="none" w:sz="0" w:space="0" w:color="auto"/>
        <w:left w:val="none" w:sz="0" w:space="0" w:color="auto"/>
        <w:bottom w:val="none" w:sz="0" w:space="0" w:color="auto"/>
        <w:right w:val="none" w:sz="0" w:space="0" w:color="auto"/>
      </w:divBdr>
    </w:div>
    <w:div w:id="255673849">
      <w:bodyDiv w:val="1"/>
      <w:marLeft w:val="0"/>
      <w:marRight w:val="0"/>
      <w:marTop w:val="0"/>
      <w:marBottom w:val="0"/>
      <w:divBdr>
        <w:top w:val="none" w:sz="0" w:space="0" w:color="auto"/>
        <w:left w:val="none" w:sz="0" w:space="0" w:color="auto"/>
        <w:bottom w:val="none" w:sz="0" w:space="0" w:color="auto"/>
        <w:right w:val="none" w:sz="0" w:space="0" w:color="auto"/>
      </w:divBdr>
    </w:div>
    <w:div w:id="301618230">
      <w:bodyDiv w:val="1"/>
      <w:marLeft w:val="0"/>
      <w:marRight w:val="0"/>
      <w:marTop w:val="0"/>
      <w:marBottom w:val="0"/>
      <w:divBdr>
        <w:top w:val="none" w:sz="0" w:space="0" w:color="auto"/>
        <w:left w:val="none" w:sz="0" w:space="0" w:color="auto"/>
        <w:bottom w:val="none" w:sz="0" w:space="0" w:color="auto"/>
        <w:right w:val="none" w:sz="0" w:space="0" w:color="auto"/>
      </w:divBdr>
    </w:div>
    <w:div w:id="325593092">
      <w:bodyDiv w:val="1"/>
      <w:marLeft w:val="0"/>
      <w:marRight w:val="0"/>
      <w:marTop w:val="0"/>
      <w:marBottom w:val="0"/>
      <w:divBdr>
        <w:top w:val="none" w:sz="0" w:space="0" w:color="auto"/>
        <w:left w:val="none" w:sz="0" w:space="0" w:color="auto"/>
        <w:bottom w:val="none" w:sz="0" w:space="0" w:color="auto"/>
        <w:right w:val="none" w:sz="0" w:space="0" w:color="auto"/>
      </w:divBdr>
    </w:div>
    <w:div w:id="326592472">
      <w:bodyDiv w:val="1"/>
      <w:marLeft w:val="0"/>
      <w:marRight w:val="0"/>
      <w:marTop w:val="0"/>
      <w:marBottom w:val="0"/>
      <w:divBdr>
        <w:top w:val="none" w:sz="0" w:space="0" w:color="auto"/>
        <w:left w:val="none" w:sz="0" w:space="0" w:color="auto"/>
        <w:bottom w:val="none" w:sz="0" w:space="0" w:color="auto"/>
        <w:right w:val="none" w:sz="0" w:space="0" w:color="auto"/>
      </w:divBdr>
    </w:div>
    <w:div w:id="327052722">
      <w:bodyDiv w:val="1"/>
      <w:marLeft w:val="0"/>
      <w:marRight w:val="0"/>
      <w:marTop w:val="0"/>
      <w:marBottom w:val="0"/>
      <w:divBdr>
        <w:top w:val="none" w:sz="0" w:space="0" w:color="auto"/>
        <w:left w:val="none" w:sz="0" w:space="0" w:color="auto"/>
        <w:bottom w:val="none" w:sz="0" w:space="0" w:color="auto"/>
        <w:right w:val="none" w:sz="0" w:space="0" w:color="auto"/>
      </w:divBdr>
    </w:div>
    <w:div w:id="329526734">
      <w:bodyDiv w:val="1"/>
      <w:marLeft w:val="0"/>
      <w:marRight w:val="0"/>
      <w:marTop w:val="0"/>
      <w:marBottom w:val="0"/>
      <w:divBdr>
        <w:top w:val="none" w:sz="0" w:space="0" w:color="auto"/>
        <w:left w:val="none" w:sz="0" w:space="0" w:color="auto"/>
        <w:bottom w:val="none" w:sz="0" w:space="0" w:color="auto"/>
        <w:right w:val="none" w:sz="0" w:space="0" w:color="auto"/>
      </w:divBdr>
    </w:div>
    <w:div w:id="330452407">
      <w:bodyDiv w:val="1"/>
      <w:marLeft w:val="0"/>
      <w:marRight w:val="0"/>
      <w:marTop w:val="0"/>
      <w:marBottom w:val="0"/>
      <w:divBdr>
        <w:top w:val="none" w:sz="0" w:space="0" w:color="auto"/>
        <w:left w:val="none" w:sz="0" w:space="0" w:color="auto"/>
        <w:bottom w:val="none" w:sz="0" w:space="0" w:color="auto"/>
        <w:right w:val="none" w:sz="0" w:space="0" w:color="auto"/>
      </w:divBdr>
    </w:div>
    <w:div w:id="333996299">
      <w:bodyDiv w:val="1"/>
      <w:marLeft w:val="0"/>
      <w:marRight w:val="0"/>
      <w:marTop w:val="0"/>
      <w:marBottom w:val="0"/>
      <w:divBdr>
        <w:top w:val="none" w:sz="0" w:space="0" w:color="auto"/>
        <w:left w:val="none" w:sz="0" w:space="0" w:color="auto"/>
        <w:bottom w:val="none" w:sz="0" w:space="0" w:color="auto"/>
        <w:right w:val="none" w:sz="0" w:space="0" w:color="auto"/>
      </w:divBdr>
    </w:div>
    <w:div w:id="335109288">
      <w:bodyDiv w:val="1"/>
      <w:marLeft w:val="0"/>
      <w:marRight w:val="0"/>
      <w:marTop w:val="0"/>
      <w:marBottom w:val="0"/>
      <w:divBdr>
        <w:top w:val="none" w:sz="0" w:space="0" w:color="auto"/>
        <w:left w:val="none" w:sz="0" w:space="0" w:color="auto"/>
        <w:bottom w:val="none" w:sz="0" w:space="0" w:color="auto"/>
        <w:right w:val="none" w:sz="0" w:space="0" w:color="auto"/>
      </w:divBdr>
    </w:div>
    <w:div w:id="337536995">
      <w:bodyDiv w:val="1"/>
      <w:marLeft w:val="0"/>
      <w:marRight w:val="0"/>
      <w:marTop w:val="0"/>
      <w:marBottom w:val="0"/>
      <w:divBdr>
        <w:top w:val="none" w:sz="0" w:space="0" w:color="auto"/>
        <w:left w:val="none" w:sz="0" w:space="0" w:color="auto"/>
        <w:bottom w:val="none" w:sz="0" w:space="0" w:color="auto"/>
        <w:right w:val="none" w:sz="0" w:space="0" w:color="auto"/>
      </w:divBdr>
    </w:div>
    <w:div w:id="338040930">
      <w:bodyDiv w:val="1"/>
      <w:marLeft w:val="0"/>
      <w:marRight w:val="0"/>
      <w:marTop w:val="0"/>
      <w:marBottom w:val="0"/>
      <w:divBdr>
        <w:top w:val="none" w:sz="0" w:space="0" w:color="auto"/>
        <w:left w:val="none" w:sz="0" w:space="0" w:color="auto"/>
        <w:bottom w:val="none" w:sz="0" w:space="0" w:color="auto"/>
        <w:right w:val="none" w:sz="0" w:space="0" w:color="auto"/>
      </w:divBdr>
    </w:div>
    <w:div w:id="339548807">
      <w:bodyDiv w:val="1"/>
      <w:marLeft w:val="0"/>
      <w:marRight w:val="0"/>
      <w:marTop w:val="0"/>
      <w:marBottom w:val="0"/>
      <w:divBdr>
        <w:top w:val="none" w:sz="0" w:space="0" w:color="auto"/>
        <w:left w:val="none" w:sz="0" w:space="0" w:color="auto"/>
        <w:bottom w:val="none" w:sz="0" w:space="0" w:color="auto"/>
        <w:right w:val="none" w:sz="0" w:space="0" w:color="auto"/>
      </w:divBdr>
    </w:div>
    <w:div w:id="373846899">
      <w:bodyDiv w:val="1"/>
      <w:marLeft w:val="0"/>
      <w:marRight w:val="0"/>
      <w:marTop w:val="0"/>
      <w:marBottom w:val="0"/>
      <w:divBdr>
        <w:top w:val="none" w:sz="0" w:space="0" w:color="auto"/>
        <w:left w:val="none" w:sz="0" w:space="0" w:color="auto"/>
        <w:bottom w:val="none" w:sz="0" w:space="0" w:color="auto"/>
        <w:right w:val="none" w:sz="0" w:space="0" w:color="auto"/>
      </w:divBdr>
    </w:div>
    <w:div w:id="380910548">
      <w:bodyDiv w:val="1"/>
      <w:marLeft w:val="0"/>
      <w:marRight w:val="0"/>
      <w:marTop w:val="0"/>
      <w:marBottom w:val="0"/>
      <w:divBdr>
        <w:top w:val="none" w:sz="0" w:space="0" w:color="auto"/>
        <w:left w:val="none" w:sz="0" w:space="0" w:color="auto"/>
        <w:bottom w:val="none" w:sz="0" w:space="0" w:color="auto"/>
        <w:right w:val="none" w:sz="0" w:space="0" w:color="auto"/>
      </w:divBdr>
    </w:div>
    <w:div w:id="403727619">
      <w:bodyDiv w:val="1"/>
      <w:marLeft w:val="0"/>
      <w:marRight w:val="0"/>
      <w:marTop w:val="0"/>
      <w:marBottom w:val="0"/>
      <w:divBdr>
        <w:top w:val="none" w:sz="0" w:space="0" w:color="auto"/>
        <w:left w:val="none" w:sz="0" w:space="0" w:color="auto"/>
        <w:bottom w:val="none" w:sz="0" w:space="0" w:color="auto"/>
        <w:right w:val="none" w:sz="0" w:space="0" w:color="auto"/>
      </w:divBdr>
    </w:div>
    <w:div w:id="414590861">
      <w:bodyDiv w:val="1"/>
      <w:marLeft w:val="0"/>
      <w:marRight w:val="0"/>
      <w:marTop w:val="0"/>
      <w:marBottom w:val="0"/>
      <w:divBdr>
        <w:top w:val="none" w:sz="0" w:space="0" w:color="auto"/>
        <w:left w:val="none" w:sz="0" w:space="0" w:color="auto"/>
        <w:bottom w:val="none" w:sz="0" w:space="0" w:color="auto"/>
        <w:right w:val="none" w:sz="0" w:space="0" w:color="auto"/>
      </w:divBdr>
    </w:div>
    <w:div w:id="418797211">
      <w:bodyDiv w:val="1"/>
      <w:marLeft w:val="0"/>
      <w:marRight w:val="0"/>
      <w:marTop w:val="0"/>
      <w:marBottom w:val="0"/>
      <w:divBdr>
        <w:top w:val="none" w:sz="0" w:space="0" w:color="auto"/>
        <w:left w:val="none" w:sz="0" w:space="0" w:color="auto"/>
        <w:bottom w:val="none" w:sz="0" w:space="0" w:color="auto"/>
        <w:right w:val="none" w:sz="0" w:space="0" w:color="auto"/>
      </w:divBdr>
    </w:div>
    <w:div w:id="418991028">
      <w:bodyDiv w:val="1"/>
      <w:marLeft w:val="0"/>
      <w:marRight w:val="0"/>
      <w:marTop w:val="0"/>
      <w:marBottom w:val="0"/>
      <w:divBdr>
        <w:top w:val="none" w:sz="0" w:space="0" w:color="auto"/>
        <w:left w:val="none" w:sz="0" w:space="0" w:color="auto"/>
        <w:bottom w:val="none" w:sz="0" w:space="0" w:color="auto"/>
        <w:right w:val="none" w:sz="0" w:space="0" w:color="auto"/>
      </w:divBdr>
    </w:div>
    <w:div w:id="420562845">
      <w:bodyDiv w:val="1"/>
      <w:marLeft w:val="0"/>
      <w:marRight w:val="0"/>
      <w:marTop w:val="0"/>
      <w:marBottom w:val="0"/>
      <w:divBdr>
        <w:top w:val="none" w:sz="0" w:space="0" w:color="auto"/>
        <w:left w:val="none" w:sz="0" w:space="0" w:color="auto"/>
        <w:bottom w:val="none" w:sz="0" w:space="0" w:color="auto"/>
        <w:right w:val="none" w:sz="0" w:space="0" w:color="auto"/>
      </w:divBdr>
    </w:div>
    <w:div w:id="426393460">
      <w:bodyDiv w:val="1"/>
      <w:marLeft w:val="0"/>
      <w:marRight w:val="0"/>
      <w:marTop w:val="0"/>
      <w:marBottom w:val="0"/>
      <w:divBdr>
        <w:top w:val="none" w:sz="0" w:space="0" w:color="auto"/>
        <w:left w:val="none" w:sz="0" w:space="0" w:color="auto"/>
        <w:bottom w:val="none" w:sz="0" w:space="0" w:color="auto"/>
        <w:right w:val="none" w:sz="0" w:space="0" w:color="auto"/>
      </w:divBdr>
    </w:div>
    <w:div w:id="441851177">
      <w:bodyDiv w:val="1"/>
      <w:marLeft w:val="0"/>
      <w:marRight w:val="0"/>
      <w:marTop w:val="0"/>
      <w:marBottom w:val="0"/>
      <w:divBdr>
        <w:top w:val="none" w:sz="0" w:space="0" w:color="auto"/>
        <w:left w:val="none" w:sz="0" w:space="0" w:color="auto"/>
        <w:bottom w:val="none" w:sz="0" w:space="0" w:color="auto"/>
        <w:right w:val="none" w:sz="0" w:space="0" w:color="auto"/>
      </w:divBdr>
    </w:div>
    <w:div w:id="454568913">
      <w:bodyDiv w:val="1"/>
      <w:marLeft w:val="0"/>
      <w:marRight w:val="0"/>
      <w:marTop w:val="0"/>
      <w:marBottom w:val="0"/>
      <w:divBdr>
        <w:top w:val="none" w:sz="0" w:space="0" w:color="auto"/>
        <w:left w:val="none" w:sz="0" w:space="0" w:color="auto"/>
        <w:bottom w:val="none" w:sz="0" w:space="0" w:color="auto"/>
        <w:right w:val="none" w:sz="0" w:space="0" w:color="auto"/>
      </w:divBdr>
    </w:div>
    <w:div w:id="462311075">
      <w:bodyDiv w:val="1"/>
      <w:marLeft w:val="0"/>
      <w:marRight w:val="0"/>
      <w:marTop w:val="0"/>
      <w:marBottom w:val="0"/>
      <w:divBdr>
        <w:top w:val="none" w:sz="0" w:space="0" w:color="auto"/>
        <w:left w:val="none" w:sz="0" w:space="0" w:color="auto"/>
        <w:bottom w:val="none" w:sz="0" w:space="0" w:color="auto"/>
        <w:right w:val="none" w:sz="0" w:space="0" w:color="auto"/>
      </w:divBdr>
    </w:div>
    <w:div w:id="464811875">
      <w:bodyDiv w:val="1"/>
      <w:marLeft w:val="0"/>
      <w:marRight w:val="0"/>
      <w:marTop w:val="0"/>
      <w:marBottom w:val="0"/>
      <w:divBdr>
        <w:top w:val="none" w:sz="0" w:space="0" w:color="auto"/>
        <w:left w:val="none" w:sz="0" w:space="0" w:color="auto"/>
        <w:bottom w:val="none" w:sz="0" w:space="0" w:color="auto"/>
        <w:right w:val="none" w:sz="0" w:space="0" w:color="auto"/>
      </w:divBdr>
    </w:div>
    <w:div w:id="474219993">
      <w:bodyDiv w:val="1"/>
      <w:marLeft w:val="0"/>
      <w:marRight w:val="0"/>
      <w:marTop w:val="0"/>
      <w:marBottom w:val="0"/>
      <w:divBdr>
        <w:top w:val="none" w:sz="0" w:space="0" w:color="auto"/>
        <w:left w:val="none" w:sz="0" w:space="0" w:color="auto"/>
        <w:bottom w:val="none" w:sz="0" w:space="0" w:color="auto"/>
        <w:right w:val="none" w:sz="0" w:space="0" w:color="auto"/>
      </w:divBdr>
    </w:div>
    <w:div w:id="475297863">
      <w:bodyDiv w:val="1"/>
      <w:marLeft w:val="0"/>
      <w:marRight w:val="0"/>
      <w:marTop w:val="0"/>
      <w:marBottom w:val="0"/>
      <w:divBdr>
        <w:top w:val="none" w:sz="0" w:space="0" w:color="auto"/>
        <w:left w:val="none" w:sz="0" w:space="0" w:color="auto"/>
        <w:bottom w:val="none" w:sz="0" w:space="0" w:color="auto"/>
        <w:right w:val="none" w:sz="0" w:space="0" w:color="auto"/>
      </w:divBdr>
    </w:div>
    <w:div w:id="486677435">
      <w:bodyDiv w:val="1"/>
      <w:marLeft w:val="0"/>
      <w:marRight w:val="0"/>
      <w:marTop w:val="0"/>
      <w:marBottom w:val="0"/>
      <w:divBdr>
        <w:top w:val="none" w:sz="0" w:space="0" w:color="auto"/>
        <w:left w:val="none" w:sz="0" w:space="0" w:color="auto"/>
        <w:bottom w:val="none" w:sz="0" w:space="0" w:color="auto"/>
        <w:right w:val="none" w:sz="0" w:space="0" w:color="auto"/>
      </w:divBdr>
    </w:div>
    <w:div w:id="486937906">
      <w:bodyDiv w:val="1"/>
      <w:marLeft w:val="0"/>
      <w:marRight w:val="0"/>
      <w:marTop w:val="0"/>
      <w:marBottom w:val="0"/>
      <w:divBdr>
        <w:top w:val="none" w:sz="0" w:space="0" w:color="auto"/>
        <w:left w:val="none" w:sz="0" w:space="0" w:color="auto"/>
        <w:bottom w:val="none" w:sz="0" w:space="0" w:color="auto"/>
        <w:right w:val="none" w:sz="0" w:space="0" w:color="auto"/>
      </w:divBdr>
    </w:div>
    <w:div w:id="488865081">
      <w:bodyDiv w:val="1"/>
      <w:marLeft w:val="0"/>
      <w:marRight w:val="0"/>
      <w:marTop w:val="0"/>
      <w:marBottom w:val="0"/>
      <w:divBdr>
        <w:top w:val="none" w:sz="0" w:space="0" w:color="auto"/>
        <w:left w:val="none" w:sz="0" w:space="0" w:color="auto"/>
        <w:bottom w:val="none" w:sz="0" w:space="0" w:color="auto"/>
        <w:right w:val="none" w:sz="0" w:space="0" w:color="auto"/>
      </w:divBdr>
    </w:div>
    <w:div w:id="489104296">
      <w:bodyDiv w:val="1"/>
      <w:marLeft w:val="0"/>
      <w:marRight w:val="0"/>
      <w:marTop w:val="0"/>
      <w:marBottom w:val="0"/>
      <w:divBdr>
        <w:top w:val="none" w:sz="0" w:space="0" w:color="auto"/>
        <w:left w:val="none" w:sz="0" w:space="0" w:color="auto"/>
        <w:bottom w:val="none" w:sz="0" w:space="0" w:color="auto"/>
        <w:right w:val="none" w:sz="0" w:space="0" w:color="auto"/>
      </w:divBdr>
    </w:div>
    <w:div w:id="501549343">
      <w:bodyDiv w:val="1"/>
      <w:marLeft w:val="0"/>
      <w:marRight w:val="0"/>
      <w:marTop w:val="0"/>
      <w:marBottom w:val="0"/>
      <w:divBdr>
        <w:top w:val="none" w:sz="0" w:space="0" w:color="auto"/>
        <w:left w:val="none" w:sz="0" w:space="0" w:color="auto"/>
        <w:bottom w:val="none" w:sz="0" w:space="0" w:color="auto"/>
        <w:right w:val="none" w:sz="0" w:space="0" w:color="auto"/>
      </w:divBdr>
    </w:div>
    <w:div w:id="508444021">
      <w:bodyDiv w:val="1"/>
      <w:marLeft w:val="0"/>
      <w:marRight w:val="0"/>
      <w:marTop w:val="0"/>
      <w:marBottom w:val="0"/>
      <w:divBdr>
        <w:top w:val="none" w:sz="0" w:space="0" w:color="auto"/>
        <w:left w:val="none" w:sz="0" w:space="0" w:color="auto"/>
        <w:bottom w:val="none" w:sz="0" w:space="0" w:color="auto"/>
        <w:right w:val="none" w:sz="0" w:space="0" w:color="auto"/>
      </w:divBdr>
    </w:div>
    <w:div w:id="521017904">
      <w:bodyDiv w:val="1"/>
      <w:marLeft w:val="0"/>
      <w:marRight w:val="0"/>
      <w:marTop w:val="0"/>
      <w:marBottom w:val="0"/>
      <w:divBdr>
        <w:top w:val="none" w:sz="0" w:space="0" w:color="auto"/>
        <w:left w:val="none" w:sz="0" w:space="0" w:color="auto"/>
        <w:bottom w:val="none" w:sz="0" w:space="0" w:color="auto"/>
        <w:right w:val="none" w:sz="0" w:space="0" w:color="auto"/>
      </w:divBdr>
    </w:div>
    <w:div w:id="533928177">
      <w:bodyDiv w:val="1"/>
      <w:marLeft w:val="0"/>
      <w:marRight w:val="0"/>
      <w:marTop w:val="0"/>
      <w:marBottom w:val="0"/>
      <w:divBdr>
        <w:top w:val="none" w:sz="0" w:space="0" w:color="auto"/>
        <w:left w:val="none" w:sz="0" w:space="0" w:color="auto"/>
        <w:bottom w:val="none" w:sz="0" w:space="0" w:color="auto"/>
        <w:right w:val="none" w:sz="0" w:space="0" w:color="auto"/>
      </w:divBdr>
    </w:div>
    <w:div w:id="534972536">
      <w:bodyDiv w:val="1"/>
      <w:marLeft w:val="0"/>
      <w:marRight w:val="0"/>
      <w:marTop w:val="0"/>
      <w:marBottom w:val="0"/>
      <w:divBdr>
        <w:top w:val="none" w:sz="0" w:space="0" w:color="auto"/>
        <w:left w:val="none" w:sz="0" w:space="0" w:color="auto"/>
        <w:bottom w:val="none" w:sz="0" w:space="0" w:color="auto"/>
        <w:right w:val="none" w:sz="0" w:space="0" w:color="auto"/>
      </w:divBdr>
    </w:div>
    <w:div w:id="537087414">
      <w:bodyDiv w:val="1"/>
      <w:marLeft w:val="0"/>
      <w:marRight w:val="0"/>
      <w:marTop w:val="0"/>
      <w:marBottom w:val="0"/>
      <w:divBdr>
        <w:top w:val="none" w:sz="0" w:space="0" w:color="auto"/>
        <w:left w:val="none" w:sz="0" w:space="0" w:color="auto"/>
        <w:bottom w:val="none" w:sz="0" w:space="0" w:color="auto"/>
        <w:right w:val="none" w:sz="0" w:space="0" w:color="auto"/>
      </w:divBdr>
    </w:div>
    <w:div w:id="539125748">
      <w:bodyDiv w:val="1"/>
      <w:marLeft w:val="0"/>
      <w:marRight w:val="0"/>
      <w:marTop w:val="0"/>
      <w:marBottom w:val="0"/>
      <w:divBdr>
        <w:top w:val="none" w:sz="0" w:space="0" w:color="auto"/>
        <w:left w:val="none" w:sz="0" w:space="0" w:color="auto"/>
        <w:bottom w:val="none" w:sz="0" w:space="0" w:color="auto"/>
        <w:right w:val="none" w:sz="0" w:space="0" w:color="auto"/>
      </w:divBdr>
    </w:div>
    <w:div w:id="543098050">
      <w:bodyDiv w:val="1"/>
      <w:marLeft w:val="0"/>
      <w:marRight w:val="0"/>
      <w:marTop w:val="0"/>
      <w:marBottom w:val="0"/>
      <w:divBdr>
        <w:top w:val="none" w:sz="0" w:space="0" w:color="auto"/>
        <w:left w:val="none" w:sz="0" w:space="0" w:color="auto"/>
        <w:bottom w:val="none" w:sz="0" w:space="0" w:color="auto"/>
        <w:right w:val="none" w:sz="0" w:space="0" w:color="auto"/>
      </w:divBdr>
    </w:div>
    <w:div w:id="555513112">
      <w:bodyDiv w:val="1"/>
      <w:marLeft w:val="0"/>
      <w:marRight w:val="0"/>
      <w:marTop w:val="0"/>
      <w:marBottom w:val="0"/>
      <w:divBdr>
        <w:top w:val="none" w:sz="0" w:space="0" w:color="auto"/>
        <w:left w:val="none" w:sz="0" w:space="0" w:color="auto"/>
        <w:bottom w:val="none" w:sz="0" w:space="0" w:color="auto"/>
        <w:right w:val="none" w:sz="0" w:space="0" w:color="auto"/>
      </w:divBdr>
    </w:div>
    <w:div w:id="569192476">
      <w:bodyDiv w:val="1"/>
      <w:marLeft w:val="0"/>
      <w:marRight w:val="0"/>
      <w:marTop w:val="0"/>
      <w:marBottom w:val="0"/>
      <w:divBdr>
        <w:top w:val="none" w:sz="0" w:space="0" w:color="auto"/>
        <w:left w:val="none" w:sz="0" w:space="0" w:color="auto"/>
        <w:bottom w:val="none" w:sz="0" w:space="0" w:color="auto"/>
        <w:right w:val="none" w:sz="0" w:space="0" w:color="auto"/>
      </w:divBdr>
    </w:div>
    <w:div w:id="573010550">
      <w:bodyDiv w:val="1"/>
      <w:marLeft w:val="0"/>
      <w:marRight w:val="0"/>
      <w:marTop w:val="0"/>
      <w:marBottom w:val="0"/>
      <w:divBdr>
        <w:top w:val="none" w:sz="0" w:space="0" w:color="auto"/>
        <w:left w:val="none" w:sz="0" w:space="0" w:color="auto"/>
        <w:bottom w:val="none" w:sz="0" w:space="0" w:color="auto"/>
        <w:right w:val="none" w:sz="0" w:space="0" w:color="auto"/>
      </w:divBdr>
    </w:div>
    <w:div w:id="581720271">
      <w:bodyDiv w:val="1"/>
      <w:marLeft w:val="0"/>
      <w:marRight w:val="0"/>
      <w:marTop w:val="0"/>
      <w:marBottom w:val="0"/>
      <w:divBdr>
        <w:top w:val="none" w:sz="0" w:space="0" w:color="auto"/>
        <w:left w:val="none" w:sz="0" w:space="0" w:color="auto"/>
        <w:bottom w:val="none" w:sz="0" w:space="0" w:color="auto"/>
        <w:right w:val="none" w:sz="0" w:space="0" w:color="auto"/>
      </w:divBdr>
    </w:div>
    <w:div w:id="584924299">
      <w:bodyDiv w:val="1"/>
      <w:marLeft w:val="0"/>
      <w:marRight w:val="0"/>
      <w:marTop w:val="0"/>
      <w:marBottom w:val="0"/>
      <w:divBdr>
        <w:top w:val="none" w:sz="0" w:space="0" w:color="auto"/>
        <w:left w:val="none" w:sz="0" w:space="0" w:color="auto"/>
        <w:bottom w:val="none" w:sz="0" w:space="0" w:color="auto"/>
        <w:right w:val="none" w:sz="0" w:space="0" w:color="auto"/>
      </w:divBdr>
    </w:div>
    <w:div w:id="605044770">
      <w:bodyDiv w:val="1"/>
      <w:marLeft w:val="0"/>
      <w:marRight w:val="0"/>
      <w:marTop w:val="0"/>
      <w:marBottom w:val="0"/>
      <w:divBdr>
        <w:top w:val="none" w:sz="0" w:space="0" w:color="auto"/>
        <w:left w:val="none" w:sz="0" w:space="0" w:color="auto"/>
        <w:bottom w:val="none" w:sz="0" w:space="0" w:color="auto"/>
        <w:right w:val="none" w:sz="0" w:space="0" w:color="auto"/>
      </w:divBdr>
    </w:div>
    <w:div w:id="655107654">
      <w:bodyDiv w:val="1"/>
      <w:marLeft w:val="0"/>
      <w:marRight w:val="0"/>
      <w:marTop w:val="0"/>
      <w:marBottom w:val="0"/>
      <w:divBdr>
        <w:top w:val="none" w:sz="0" w:space="0" w:color="auto"/>
        <w:left w:val="none" w:sz="0" w:space="0" w:color="auto"/>
        <w:bottom w:val="none" w:sz="0" w:space="0" w:color="auto"/>
        <w:right w:val="none" w:sz="0" w:space="0" w:color="auto"/>
      </w:divBdr>
    </w:div>
    <w:div w:id="669064396">
      <w:bodyDiv w:val="1"/>
      <w:marLeft w:val="0"/>
      <w:marRight w:val="0"/>
      <w:marTop w:val="0"/>
      <w:marBottom w:val="0"/>
      <w:divBdr>
        <w:top w:val="none" w:sz="0" w:space="0" w:color="auto"/>
        <w:left w:val="none" w:sz="0" w:space="0" w:color="auto"/>
        <w:bottom w:val="none" w:sz="0" w:space="0" w:color="auto"/>
        <w:right w:val="none" w:sz="0" w:space="0" w:color="auto"/>
      </w:divBdr>
    </w:div>
    <w:div w:id="678459942">
      <w:bodyDiv w:val="1"/>
      <w:marLeft w:val="0"/>
      <w:marRight w:val="0"/>
      <w:marTop w:val="0"/>
      <w:marBottom w:val="0"/>
      <w:divBdr>
        <w:top w:val="none" w:sz="0" w:space="0" w:color="auto"/>
        <w:left w:val="none" w:sz="0" w:space="0" w:color="auto"/>
        <w:bottom w:val="none" w:sz="0" w:space="0" w:color="auto"/>
        <w:right w:val="none" w:sz="0" w:space="0" w:color="auto"/>
      </w:divBdr>
    </w:div>
    <w:div w:id="682165501">
      <w:bodyDiv w:val="1"/>
      <w:marLeft w:val="0"/>
      <w:marRight w:val="0"/>
      <w:marTop w:val="0"/>
      <w:marBottom w:val="0"/>
      <w:divBdr>
        <w:top w:val="none" w:sz="0" w:space="0" w:color="auto"/>
        <w:left w:val="none" w:sz="0" w:space="0" w:color="auto"/>
        <w:bottom w:val="none" w:sz="0" w:space="0" w:color="auto"/>
        <w:right w:val="none" w:sz="0" w:space="0" w:color="auto"/>
      </w:divBdr>
    </w:div>
    <w:div w:id="692802955">
      <w:bodyDiv w:val="1"/>
      <w:marLeft w:val="0"/>
      <w:marRight w:val="0"/>
      <w:marTop w:val="0"/>
      <w:marBottom w:val="0"/>
      <w:divBdr>
        <w:top w:val="none" w:sz="0" w:space="0" w:color="auto"/>
        <w:left w:val="none" w:sz="0" w:space="0" w:color="auto"/>
        <w:bottom w:val="none" w:sz="0" w:space="0" w:color="auto"/>
        <w:right w:val="none" w:sz="0" w:space="0" w:color="auto"/>
      </w:divBdr>
    </w:div>
    <w:div w:id="700321150">
      <w:bodyDiv w:val="1"/>
      <w:marLeft w:val="0"/>
      <w:marRight w:val="0"/>
      <w:marTop w:val="0"/>
      <w:marBottom w:val="0"/>
      <w:divBdr>
        <w:top w:val="none" w:sz="0" w:space="0" w:color="auto"/>
        <w:left w:val="none" w:sz="0" w:space="0" w:color="auto"/>
        <w:bottom w:val="none" w:sz="0" w:space="0" w:color="auto"/>
        <w:right w:val="none" w:sz="0" w:space="0" w:color="auto"/>
      </w:divBdr>
    </w:div>
    <w:div w:id="702754030">
      <w:bodyDiv w:val="1"/>
      <w:marLeft w:val="0"/>
      <w:marRight w:val="0"/>
      <w:marTop w:val="0"/>
      <w:marBottom w:val="0"/>
      <w:divBdr>
        <w:top w:val="none" w:sz="0" w:space="0" w:color="auto"/>
        <w:left w:val="none" w:sz="0" w:space="0" w:color="auto"/>
        <w:bottom w:val="none" w:sz="0" w:space="0" w:color="auto"/>
        <w:right w:val="none" w:sz="0" w:space="0" w:color="auto"/>
      </w:divBdr>
    </w:div>
    <w:div w:id="735933699">
      <w:bodyDiv w:val="1"/>
      <w:marLeft w:val="0"/>
      <w:marRight w:val="0"/>
      <w:marTop w:val="0"/>
      <w:marBottom w:val="0"/>
      <w:divBdr>
        <w:top w:val="none" w:sz="0" w:space="0" w:color="auto"/>
        <w:left w:val="none" w:sz="0" w:space="0" w:color="auto"/>
        <w:bottom w:val="none" w:sz="0" w:space="0" w:color="auto"/>
        <w:right w:val="none" w:sz="0" w:space="0" w:color="auto"/>
      </w:divBdr>
    </w:div>
    <w:div w:id="774208681">
      <w:bodyDiv w:val="1"/>
      <w:marLeft w:val="0"/>
      <w:marRight w:val="0"/>
      <w:marTop w:val="0"/>
      <w:marBottom w:val="0"/>
      <w:divBdr>
        <w:top w:val="none" w:sz="0" w:space="0" w:color="auto"/>
        <w:left w:val="none" w:sz="0" w:space="0" w:color="auto"/>
        <w:bottom w:val="none" w:sz="0" w:space="0" w:color="auto"/>
        <w:right w:val="none" w:sz="0" w:space="0" w:color="auto"/>
      </w:divBdr>
    </w:div>
    <w:div w:id="779185395">
      <w:bodyDiv w:val="1"/>
      <w:marLeft w:val="0"/>
      <w:marRight w:val="0"/>
      <w:marTop w:val="0"/>
      <w:marBottom w:val="0"/>
      <w:divBdr>
        <w:top w:val="none" w:sz="0" w:space="0" w:color="auto"/>
        <w:left w:val="none" w:sz="0" w:space="0" w:color="auto"/>
        <w:bottom w:val="none" w:sz="0" w:space="0" w:color="auto"/>
        <w:right w:val="none" w:sz="0" w:space="0" w:color="auto"/>
      </w:divBdr>
    </w:div>
    <w:div w:id="783841716">
      <w:bodyDiv w:val="1"/>
      <w:marLeft w:val="0"/>
      <w:marRight w:val="0"/>
      <w:marTop w:val="0"/>
      <w:marBottom w:val="0"/>
      <w:divBdr>
        <w:top w:val="none" w:sz="0" w:space="0" w:color="auto"/>
        <w:left w:val="none" w:sz="0" w:space="0" w:color="auto"/>
        <w:bottom w:val="none" w:sz="0" w:space="0" w:color="auto"/>
        <w:right w:val="none" w:sz="0" w:space="0" w:color="auto"/>
      </w:divBdr>
    </w:div>
    <w:div w:id="786698523">
      <w:bodyDiv w:val="1"/>
      <w:marLeft w:val="0"/>
      <w:marRight w:val="0"/>
      <w:marTop w:val="0"/>
      <w:marBottom w:val="0"/>
      <w:divBdr>
        <w:top w:val="none" w:sz="0" w:space="0" w:color="auto"/>
        <w:left w:val="none" w:sz="0" w:space="0" w:color="auto"/>
        <w:bottom w:val="none" w:sz="0" w:space="0" w:color="auto"/>
        <w:right w:val="none" w:sz="0" w:space="0" w:color="auto"/>
      </w:divBdr>
    </w:div>
    <w:div w:id="792287861">
      <w:bodyDiv w:val="1"/>
      <w:marLeft w:val="0"/>
      <w:marRight w:val="0"/>
      <w:marTop w:val="0"/>
      <w:marBottom w:val="0"/>
      <w:divBdr>
        <w:top w:val="none" w:sz="0" w:space="0" w:color="auto"/>
        <w:left w:val="none" w:sz="0" w:space="0" w:color="auto"/>
        <w:bottom w:val="none" w:sz="0" w:space="0" w:color="auto"/>
        <w:right w:val="none" w:sz="0" w:space="0" w:color="auto"/>
      </w:divBdr>
    </w:div>
    <w:div w:id="814175588">
      <w:bodyDiv w:val="1"/>
      <w:marLeft w:val="0"/>
      <w:marRight w:val="0"/>
      <w:marTop w:val="0"/>
      <w:marBottom w:val="0"/>
      <w:divBdr>
        <w:top w:val="none" w:sz="0" w:space="0" w:color="auto"/>
        <w:left w:val="none" w:sz="0" w:space="0" w:color="auto"/>
        <w:bottom w:val="none" w:sz="0" w:space="0" w:color="auto"/>
        <w:right w:val="none" w:sz="0" w:space="0" w:color="auto"/>
      </w:divBdr>
    </w:div>
    <w:div w:id="831026035">
      <w:bodyDiv w:val="1"/>
      <w:marLeft w:val="0"/>
      <w:marRight w:val="0"/>
      <w:marTop w:val="0"/>
      <w:marBottom w:val="0"/>
      <w:divBdr>
        <w:top w:val="none" w:sz="0" w:space="0" w:color="auto"/>
        <w:left w:val="none" w:sz="0" w:space="0" w:color="auto"/>
        <w:bottom w:val="none" w:sz="0" w:space="0" w:color="auto"/>
        <w:right w:val="none" w:sz="0" w:space="0" w:color="auto"/>
      </w:divBdr>
    </w:div>
    <w:div w:id="835002202">
      <w:bodyDiv w:val="1"/>
      <w:marLeft w:val="0"/>
      <w:marRight w:val="0"/>
      <w:marTop w:val="0"/>
      <w:marBottom w:val="0"/>
      <w:divBdr>
        <w:top w:val="none" w:sz="0" w:space="0" w:color="auto"/>
        <w:left w:val="none" w:sz="0" w:space="0" w:color="auto"/>
        <w:bottom w:val="none" w:sz="0" w:space="0" w:color="auto"/>
        <w:right w:val="none" w:sz="0" w:space="0" w:color="auto"/>
      </w:divBdr>
    </w:div>
    <w:div w:id="838153703">
      <w:bodyDiv w:val="1"/>
      <w:marLeft w:val="0"/>
      <w:marRight w:val="0"/>
      <w:marTop w:val="0"/>
      <w:marBottom w:val="0"/>
      <w:divBdr>
        <w:top w:val="none" w:sz="0" w:space="0" w:color="auto"/>
        <w:left w:val="none" w:sz="0" w:space="0" w:color="auto"/>
        <w:bottom w:val="none" w:sz="0" w:space="0" w:color="auto"/>
        <w:right w:val="none" w:sz="0" w:space="0" w:color="auto"/>
      </w:divBdr>
      <w:divsChild>
        <w:div w:id="1522743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082329">
      <w:bodyDiv w:val="1"/>
      <w:marLeft w:val="0"/>
      <w:marRight w:val="0"/>
      <w:marTop w:val="0"/>
      <w:marBottom w:val="0"/>
      <w:divBdr>
        <w:top w:val="none" w:sz="0" w:space="0" w:color="auto"/>
        <w:left w:val="none" w:sz="0" w:space="0" w:color="auto"/>
        <w:bottom w:val="none" w:sz="0" w:space="0" w:color="auto"/>
        <w:right w:val="none" w:sz="0" w:space="0" w:color="auto"/>
      </w:divBdr>
    </w:div>
    <w:div w:id="885415882">
      <w:bodyDiv w:val="1"/>
      <w:marLeft w:val="0"/>
      <w:marRight w:val="0"/>
      <w:marTop w:val="0"/>
      <w:marBottom w:val="0"/>
      <w:divBdr>
        <w:top w:val="none" w:sz="0" w:space="0" w:color="auto"/>
        <w:left w:val="none" w:sz="0" w:space="0" w:color="auto"/>
        <w:bottom w:val="none" w:sz="0" w:space="0" w:color="auto"/>
        <w:right w:val="none" w:sz="0" w:space="0" w:color="auto"/>
      </w:divBdr>
    </w:div>
    <w:div w:id="906264293">
      <w:bodyDiv w:val="1"/>
      <w:marLeft w:val="0"/>
      <w:marRight w:val="0"/>
      <w:marTop w:val="0"/>
      <w:marBottom w:val="0"/>
      <w:divBdr>
        <w:top w:val="none" w:sz="0" w:space="0" w:color="auto"/>
        <w:left w:val="none" w:sz="0" w:space="0" w:color="auto"/>
        <w:bottom w:val="none" w:sz="0" w:space="0" w:color="auto"/>
        <w:right w:val="none" w:sz="0" w:space="0" w:color="auto"/>
      </w:divBdr>
    </w:div>
    <w:div w:id="907542973">
      <w:bodyDiv w:val="1"/>
      <w:marLeft w:val="0"/>
      <w:marRight w:val="0"/>
      <w:marTop w:val="0"/>
      <w:marBottom w:val="0"/>
      <w:divBdr>
        <w:top w:val="none" w:sz="0" w:space="0" w:color="auto"/>
        <w:left w:val="none" w:sz="0" w:space="0" w:color="auto"/>
        <w:bottom w:val="none" w:sz="0" w:space="0" w:color="auto"/>
        <w:right w:val="none" w:sz="0" w:space="0" w:color="auto"/>
      </w:divBdr>
    </w:div>
    <w:div w:id="910500408">
      <w:bodyDiv w:val="1"/>
      <w:marLeft w:val="0"/>
      <w:marRight w:val="0"/>
      <w:marTop w:val="0"/>
      <w:marBottom w:val="0"/>
      <w:divBdr>
        <w:top w:val="none" w:sz="0" w:space="0" w:color="auto"/>
        <w:left w:val="none" w:sz="0" w:space="0" w:color="auto"/>
        <w:bottom w:val="none" w:sz="0" w:space="0" w:color="auto"/>
        <w:right w:val="none" w:sz="0" w:space="0" w:color="auto"/>
      </w:divBdr>
    </w:div>
    <w:div w:id="912199048">
      <w:bodyDiv w:val="1"/>
      <w:marLeft w:val="0"/>
      <w:marRight w:val="0"/>
      <w:marTop w:val="0"/>
      <w:marBottom w:val="0"/>
      <w:divBdr>
        <w:top w:val="none" w:sz="0" w:space="0" w:color="auto"/>
        <w:left w:val="none" w:sz="0" w:space="0" w:color="auto"/>
        <w:bottom w:val="none" w:sz="0" w:space="0" w:color="auto"/>
        <w:right w:val="none" w:sz="0" w:space="0" w:color="auto"/>
      </w:divBdr>
    </w:div>
    <w:div w:id="922031018">
      <w:bodyDiv w:val="1"/>
      <w:marLeft w:val="0"/>
      <w:marRight w:val="0"/>
      <w:marTop w:val="0"/>
      <w:marBottom w:val="0"/>
      <w:divBdr>
        <w:top w:val="none" w:sz="0" w:space="0" w:color="auto"/>
        <w:left w:val="none" w:sz="0" w:space="0" w:color="auto"/>
        <w:bottom w:val="none" w:sz="0" w:space="0" w:color="auto"/>
        <w:right w:val="none" w:sz="0" w:space="0" w:color="auto"/>
      </w:divBdr>
    </w:div>
    <w:div w:id="923302118">
      <w:bodyDiv w:val="1"/>
      <w:marLeft w:val="0"/>
      <w:marRight w:val="0"/>
      <w:marTop w:val="0"/>
      <w:marBottom w:val="0"/>
      <w:divBdr>
        <w:top w:val="none" w:sz="0" w:space="0" w:color="auto"/>
        <w:left w:val="none" w:sz="0" w:space="0" w:color="auto"/>
        <w:bottom w:val="none" w:sz="0" w:space="0" w:color="auto"/>
        <w:right w:val="none" w:sz="0" w:space="0" w:color="auto"/>
      </w:divBdr>
    </w:div>
    <w:div w:id="943418110">
      <w:bodyDiv w:val="1"/>
      <w:marLeft w:val="0"/>
      <w:marRight w:val="0"/>
      <w:marTop w:val="0"/>
      <w:marBottom w:val="0"/>
      <w:divBdr>
        <w:top w:val="none" w:sz="0" w:space="0" w:color="auto"/>
        <w:left w:val="none" w:sz="0" w:space="0" w:color="auto"/>
        <w:bottom w:val="none" w:sz="0" w:space="0" w:color="auto"/>
        <w:right w:val="none" w:sz="0" w:space="0" w:color="auto"/>
      </w:divBdr>
    </w:div>
    <w:div w:id="952637251">
      <w:bodyDiv w:val="1"/>
      <w:marLeft w:val="0"/>
      <w:marRight w:val="0"/>
      <w:marTop w:val="0"/>
      <w:marBottom w:val="0"/>
      <w:divBdr>
        <w:top w:val="none" w:sz="0" w:space="0" w:color="auto"/>
        <w:left w:val="none" w:sz="0" w:space="0" w:color="auto"/>
        <w:bottom w:val="none" w:sz="0" w:space="0" w:color="auto"/>
        <w:right w:val="none" w:sz="0" w:space="0" w:color="auto"/>
      </w:divBdr>
    </w:div>
    <w:div w:id="957030926">
      <w:bodyDiv w:val="1"/>
      <w:marLeft w:val="0"/>
      <w:marRight w:val="0"/>
      <w:marTop w:val="0"/>
      <w:marBottom w:val="0"/>
      <w:divBdr>
        <w:top w:val="none" w:sz="0" w:space="0" w:color="auto"/>
        <w:left w:val="none" w:sz="0" w:space="0" w:color="auto"/>
        <w:bottom w:val="none" w:sz="0" w:space="0" w:color="auto"/>
        <w:right w:val="none" w:sz="0" w:space="0" w:color="auto"/>
      </w:divBdr>
    </w:div>
    <w:div w:id="964194899">
      <w:bodyDiv w:val="1"/>
      <w:marLeft w:val="0"/>
      <w:marRight w:val="0"/>
      <w:marTop w:val="0"/>
      <w:marBottom w:val="0"/>
      <w:divBdr>
        <w:top w:val="none" w:sz="0" w:space="0" w:color="auto"/>
        <w:left w:val="none" w:sz="0" w:space="0" w:color="auto"/>
        <w:bottom w:val="none" w:sz="0" w:space="0" w:color="auto"/>
        <w:right w:val="none" w:sz="0" w:space="0" w:color="auto"/>
      </w:divBdr>
    </w:div>
    <w:div w:id="985007946">
      <w:bodyDiv w:val="1"/>
      <w:marLeft w:val="0"/>
      <w:marRight w:val="0"/>
      <w:marTop w:val="0"/>
      <w:marBottom w:val="0"/>
      <w:divBdr>
        <w:top w:val="none" w:sz="0" w:space="0" w:color="auto"/>
        <w:left w:val="none" w:sz="0" w:space="0" w:color="auto"/>
        <w:bottom w:val="none" w:sz="0" w:space="0" w:color="auto"/>
        <w:right w:val="none" w:sz="0" w:space="0" w:color="auto"/>
      </w:divBdr>
    </w:div>
    <w:div w:id="986976310">
      <w:bodyDiv w:val="1"/>
      <w:marLeft w:val="0"/>
      <w:marRight w:val="0"/>
      <w:marTop w:val="0"/>
      <w:marBottom w:val="0"/>
      <w:divBdr>
        <w:top w:val="none" w:sz="0" w:space="0" w:color="auto"/>
        <w:left w:val="none" w:sz="0" w:space="0" w:color="auto"/>
        <w:bottom w:val="none" w:sz="0" w:space="0" w:color="auto"/>
        <w:right w:val="none" w:sz="0" w:space="0" w:color="auto"/>
      </w:divBdr>
    </w:div>
    <w:div w:id="1015957053">
      <w:bodyDiv w:val="1"/>
      <w:marLeft w:val="0"/>
      <w:marRight w:val="0"/>
      <w:marTop w:val="0"/>
      <w:marBottom w:val="0"/>
      <w:divBdr>
        <w:top w:val="none" w:sz="0" w:space="0" w:color="auto"/>
        <w:left w:val="none" w:sz="0" w:space="0" w:color="auto"/>
        <w:bottom w:val="none" w:sz="0" w:space="0" w:color="auto"/>
        <w:right w:val="none" w:sz="0" w:space="0" w:color="auto"/>
      </w:divBdr>
    </w:div>
    <w:div w:id="1027296218">
      <w:bodyDiv w:val="1"/>
      <w:marLeft w:val="0"/>
      <w:marRight w:val="0"/>
      <w:marTop w:val="0"/>
      <w:marBottom w:val="0"/>
      <w:divBdr>
        <w:top w:val="none" w:sz="0" w:space="0" w:color="auto"/>
        <w:left w:val="none" w:sz="0" w:space="0" w:color="auto"/>
        <w:bottom w:val="none" w:sz="0" w:space="0" w:color="auto"/>
        <w:right w:val="none" w:sz="0" w:space="0" w:color="auto"/>
      </w:divBdr>
    </w:div>
    <w:div w:id="1027636387">
      <w:bodyDiv w:val="1"/>
      <w:marLeft w:val="0"/>
      <w:marRight w:val="0"/>
      <w:marTop w:val="0"/>
      <w:marBottom w:val="0"/>
      <w:divBdr>
        <w:top w:val="none" w:sz="0" w:space="0" w:color="auto"/>
        <w:left w:val="none" w:sz="0" w:space="0" w:color="auto"/>
        <w:bottom w:val="none" w:sz="0" w:space="0" w:color="auto"/>
        <w:right w:val="none" w:sz="0" w:space="0" w:color="auto"/>
      </w:divBdr>
    </w:div>
    <w:div w:id="1035735854">
      <w:bodyDiv w:val="1"/>
      <w:marLeft w:val="0"/>
      <w:marRight w:val="0"/>
      <w:marTop w:val="0"/>
      <w:marBottom w:val="0"/>
      <w:divBdr>
        <w:top w:val="none" w:sz="0" w:space="0" w:color="auto"/>
        <w:left w:val="none" w:sz="0" w:space="0" w:color="auto"/>
        <w:bottom w:val="none" w:sz="0" w:space="0" w:color="auto"/>
        <w:right w:val="none" w:sz="0" w:space="0" w:color="auto"/>
      </w:divBdr>
    </w:div>
    <w:div w:id="1036124849">
      <w:bodyDiv w:val="1"/>
      <w:marLeft w:val="0"/>
      <w:marRight w:val="0"/>
      <w:marTop w:val="0"/>
      <w:marBottom w:val="0"/>
      <w:divBdr>
        <w:top w:val="none" w:sz="0" w:space="0" w:color="auto"/>
        <w:left w:val="none" w:sz="0" w:space="0" w:color="auto"/>
        <w:bottom w:val="none" w:sz="0" w:space="0" w:color="auto"/>
        <w:right w:val="none" w:sz="0" w:space="0" w:color="auto"/>
      </w:divBdr>
    </w:div>
    <w:div w:id="1042167771">
      <w:bodyDiv w:val="1"/>
      <w:marLeft w:val="0"/>
      <w:marRight w:val="0"/>
      <w:marTop w:val="0"/>
      <w:marBottom w:val="0"/>
      <w:divBdr>
        <w:top w:val="none" w:sz="0" w:space="0" w:color="auto"/>
        <w:left w:val="none" w:sz="0" w:space="0" w:color="auto"/>
        <w:bottom w:val="none" w:sz="0" w:space="0" w:color="auto"/>
        <w:right w:val="none" w:sz="0" w:space="0" w:color="auto"/>
      </w:divBdr>
    </w:div>
    <w:div w:id="1046830504">
      <w:bodyDiv w:val="1"/>
      <w:marLeft w:val="0"/>
      <w:marRight w:val="0"/>
      <w:marTop w:val="0"/>
      <w:marBottom w:val="0"/>
      <w:divBdr>
        <w:top w:val="none" w:sz="0" w:space="0" w:color="auto"/>
        <w:left w:val="none" w:sz="0" w:space="0" w:color="auto"/>
        <w:bottom w:val="none" w:sz="0" w:space="0" w:color="auto"/>
        <w:right w:val="none" w:sz="0" w:space="0" w:color="auto"/>
      </w:divBdr>
    </w:div>
    <w:div w:id="1055004652">
      <w:bodyDiv w:val="1"/>
      <w:marLeft w:val="0"/>
      <w:marRight w:val="0"/>
      <w:marTop w:val="0"/>
      <w:marBottom w:val="0"/>
      <w:divBdr>
        <w:top w:val="none" w:sz="0" w:space="0" w:color="auto"/>
        <w:left w:val="none" w:sz="0" w:space="0" w:color="auto"/>
        <w:bottom w:val="none" w:sz="0" w:space="0" w:color="auto"/>
        <w:right w:val="none" w:sz="0" w:space="0" w:color="auto"/>
      </w:divBdr>
    </w:div>
    <w:div w:id="1060250078">
      <w:bodyDiv w:val="1"/>
      <w:marLeft w:val="0"/>
      <w:marRight w:val="0"/>
      <w:marTop w:val="0"/>
      <w:marBottom w:val="0"/>
      <w:divBdr>
        <w:top w:val="none" w:sz="0" w:space="0" w:color="auto"/>
        <w:left w:val="none" w:sz="0" w:space="0" w:color="auto"/>
        <w:bottom w:val="none" w:sz="0" w:space="0" w:color="auto"/>
        <w:right w:val="none" w:sz="0" w:space="0" w:color="auto"/>
      </w:divBdr>
    </w:div>
    <w:div w:id="1078792976">
      <w:bodyDiv w:val="1"/>
      <w:marLeft w:val="0"/>
      <w:marRight w:val="0"/>
      <w:marTop w:val="0"/>
      <w:marBottom w:val="0"/>
      <w:divBdr>
        <w:top w:val="none" w:sz="0" w:space="0" w:color="auto"/>
        <w:left w:val="none" w:sz="0" w:space="0" w:color="auto"/>
        <w:bottom w:val="none" w:sz="0" w:space="0" w:color="auto"/>
        <w:right w:val="none" w:sz="0" w:space="0" w:color="auto"/>
      </w:divBdr>
    </w:div>
    <w:div w:id="1100376274">
      <w:bodyDiv w:val="1"/>
      <w:marLeft w:val="0"/>
      <w:marRight w:val="0"/>
      <w:marTop w:val="0"/>
      <w:marBottom w:val="0"/>
      <w:divBdr>
        <w:top w:val="none" w:sz="0" w:space="0" w:color="auto"/>
        <w:left w:val="none" w:sz="0" w:space="0" w:color="auto"/>
        <w:bottom w:val="none" w:sz="0" w:space="0" w:color="auto"/>
        <w:right w:val="none" w:sz="0" w:space="0" w:color="auto"/>
      </w:divBdr>
    </w:div>
    <w:div w:id="1101728329">
      <w:bodyDiv w:val="1"/>
      <w:marLeft w:val="0"/>
      <w:marRight w:val="0"/>
      <w:marTop w:val="0"/>
      <w:marBottom w:val="0"/>
      <w:divBdr>
        <w:top w:val="none" w:sz="0" w:space="0" w:color="auto"/>
        <w:left w:val="none" w:sz="0" w:space="0" w:color="auto"/>
        <w:bottom w:val="none" w:sz="0" w:space="0" w:color="auto"/>
        <w:right w:val="none" w:sz="0" w:space="0" w:color="auto"/>
      </w:divBdr>
    </w:div>
    <w:div w:id="1104420587">
      <w:bodyDiv w:val="1"/>
      <w:marLeft w:val="0"/>
      <w:marRight w:val="0"/>
      <w:marTop w:val="0"/>
      <w:marBottom w:val="0"/>
      <w:divBdr>
        <w:top w:val="none" w:sz="0" w:space="0" w:color="auto"/>
        <w:left w:val="none" w:sz="0" w:space="0" w:color="auto"/>
        <w:bottom w:val="none" w:sz="0" w:space="0" w:color="auto"/>
        <w:right w:val="none" w:sz="0" w:space="0" w:color="auto"/>
      </w:divBdr>
    </w:div>
    <w:div w:id="1106541456">
      <w:bodyDiv w:val="1"/>
      <w:marLeft w:val="0"/>
      <w:marRight w:val="0"/>
      <w:marTop w:val="0"/>
      <w:marBottom w:val="0"/>
      <w:divBdr>
        <w:top w:val="none" w:sz="0" w:space="0" w:color="auto"/>
        <w:left w:val="none" w:sz="0" w:space="0" w:color="auto"/>
        <w:bottom w:val="none" w:sz="0" w:space="0" w:color="auto"/>
        <w:right w:val="none" w:sz="0" w:space="0" w:color="auto"/>
      </w:divBdr>
    </w:div>
    <w:div w:id="1109205868">
      <w:bodyDiv w:val="1"/>
      <w:marLeft w:val="0"/>
      <w:marRight w:val="0"/>
      <w:marTop w:val="0"/>
      <w:marBottom w:val="0"/>
      <w:divBdr>
        <w:top w:val="none" w:sz="0" w:space="0" w:color="auto"/>
        <w:left w:val="none" w:sz="0" w:space="0" w:color="auto"/>
        <w:bottom w:val="none" w:sz="0" w:space="0" w:color="auto"/>
        <w:right w:val="none" w:sz="0" w:space="0" w:color="auto"/>
      </w:divBdr>
    </w:div>
    <w:div w:id="1115058606">
      <w:bodyDiv w:val="1"/>
      <w:marLeft w:val="0"/>
      <w:marRight w:val="0"/>
      <w:marTop w:val="0"/>
      <w:marBottom w:val="0"/>
      <w:divBdr>
        <w:top w:val="none" w:sz="0" w:space="0" w:color="auto"/>
        <w:left w:val="none" w:sz="0" w:space="0" w:color="auto"/>
        <w:bottom w:val="none" w:sz="0" w:space="0" w:color="auto"/>
        <w:right w:val="none" w:sz="0" w:space="0" w:color="auto"/>
      </w:divBdr>
    </w:div>
    <w:div w:id="1127160174">
      <w:bodyDiv w:val="1"/>
      <w:marLeft w:val="0"/>
      <w:marRight w:val="0"/>
      <w:marTop w:val="0"/>
      <w:marBottom w:val="0"/>
      <w:divBdr>
        <w:top w:val="none" w:sz="0" w:space="0" w:color="auto"/>
        <w:left w:val="none" w:sz="0" w:space="0" w:color="auto"/>
        <w:bottom w:val="none" w:sz="0" w:space="0" w:color="auto"/>
        <w:right w:val="none" w:sz="0" w:space="0" w:color="auto"/>
      </w:divBdr>
    </w:div>
    <w:div w:id="1129862273">
      <w:bodyDiv w:val="1"/>
      <w:marLeft w:val="0"/>
      <w:marRight w:val="0"/>
      <w:marTop w:val="0"/>
      <w:marBottom w:val="0"/>
      <w:divBdr>
        <w:top w:val="none" w:sz="0" w:space="0" w:color="auto"/>
        <w:left w:val="none" w:sz="0" w:space="0" w:color="auto"/>
        <w:bottom w:val="none" w:sz="0" w:space="0" w:color="auto"/>
        <w:right w:val="none" w:sz="0" w:space="0" w:color="auto"/>
      </w:divBdr>
    </w:div>
    <w:div w:id="1134905966">
      <w:bodyDiv w:val="1"/>
      <w:marLeft w:val="0"/>
      <w:marRight w:val="0"/>
      <w:marTop w:val="0"/>
      <w:marBottom w:val="0"/>
      <w:divBdr>
        <w:top w:val="none" w:sz="0" w:space="0" w:color="auto"/>
        <w:left w:val="none" w:sz="0" w:space="0" w:color="auto"/>
        <w:bottom w:val="none" w:sz="0" w:space="0" w:color="auto"/>
        <w:right w:val="none" w:sz="0" w:space="0" w:color="auto"/>
      </w:divBdr>
    </w:div>
    <w:div w:id="1147473554">
      <w:bodyDiv w:val="1"/>
      <w:marLeft w:val="0"/>
      <w:marRight w:val="0"/>
      <w:marTop w:val="0"/>
      <w:marBottom w:val="0"/>
      <w:divBdr>
        <w:top w:val="none" w:sz="0" w:space="0" w:color="auto"/>
        <w:left w:val="none" w:sz="0" w:space="0" w:color="auto"/>
        <w:bottom w:val="none" w:sz="0" w:space="0" w:color="auto"/>
        <w:right w:val="none" w:sz="0" w:space="0" w:color="auto"/>
      </w:divBdr>
    </w:div>
    <w:div w:id="1156610717">
      <w:bodyDiv w:val="1"/>
      <w:marLeft w:val="0"/>
      <w:marRight w:val="0"/>
      <w:marTop w:val="0"/>
      <w:marBottom w:val="0"/>
      <w:divBdr>
        <w:top w:val="none" w:sz="0" w:space="0" w:color="auto"/>
        <w:left w:val="none" w:sz="0" w:space="0" w:color="auto"/>
        <w:bottom w:val="none" w:sz="0" w:space="0" w:color="auto"/>
        <w:right w:val="none" w:sz="0" w:space="0" w:color="auto"/>
      </w:divBdr>
    </w:div>
    <w:div w:id="1172112116">
      <w:bodyDiv w:val="1"/>
      <w:marLeft w:val="0"/>
      <w:marRight w:val="0"/>
      <w:marTop w:val="0"/>
      <w:marBottom w:val="0"/>
      <w:divBdr>
        <w:top w:val="none" w:sz="0" w:space="0" w:color="auto"/>
        <w:left w:val="none" w:sz="0" w:space="0" w:color="auto"/>
        <w:bottom w:val="none" w:sz="0" w:space="0" w:color="auto"/>
        <w:right w:val="none" w:sz="0" w:space="0" w:color="auto"/>
      </w:divBdr>
    </w:div>
    <w:div w:id="1179346820">
      <w:bodyDiv w:val="1"/>
      <w:marLeft w:val="0"/>
      <w:marRight w:val="0"/>
      <w:marTop w:val="0"/>
      <w:marBottom w:val="0"/>
      <w:divBdr>
        <w:top w:val="none" w:sz="0" w:space="0" w:color="auto"/>
        <w:left w:val="none" w:sz="0" w:space="0" w:color="auto"/>
        <w:bottom w:val="none" w:sz="0" w:space="0" w:color="auto"/>
        <w:right w:val="none" w:sz="0" w:space="0" w:color="auto"/>
      </w:divBdr>
    </w:div>
    <w:div w:id="1190993263">
      <w:bodyDiv w:val="1"/>
      <w:marLeft w:val="0"/>
      <w:marRight w:val="0"/>
      <w:marTop w:val="0"/>
      <w:marBottom w:val="0"/>
      <w:divBdr>
        <w:top w:val="none" w:sz="0" w:space="0" w:color="auto"/>
        <w:left w:val="none" w:sz="0" w:space="0" w:color="auto"/>
        <w:bottom w:val="none" w:sz="0" w:space="0" w:color="auto"/>
        <w:right w:val="none" w:sz="0" w:space="0" w:color="auto"/>
      </w:divBdr>
      <w:divsChild>
        <w:div w:id="1724059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738573">
      <w:bodyDiv w:val="1"/>
      <w:marLeft w:val="0"/>
      <w:marRight w:val="0"/>
      <w:marTop w:val="0"/>
      <w:marBottom w:val="0"/>
      <w:divBdr>
        <w:top w:val="none" w:sz="0" w:space="0" w:color="auto"/>
        <w:left w:val="none" w:sz="0" w:space="0" w:color="auto"/>
        <w:bottom w:val="none" w:sz="0" w:space="0" w:color="auto"/>
        <w:right w:val="none" w:sz="0" w:space="0" w:color="auto"/>
      </w:divBdr>
    </w:div>
    <w:div w:id="1226137217">
      <w:bodyDiv w:val="1"/>
      <w:marLeft w:val="0"/>
      <w:marRight w:val="0"/>
      <w:marTop w:val="0"/>
      <w:marBottom w:val="0"/>
      <w:divBdr>
        <w:top w:val="none" w:sz="0" w:space="0" w:color="auto"/>
        <w:left w:val="none" w:sz="0" w:space="0" w:color="auto"/>
        <w:bottom w:val="none" w:sz="0" w:space="0" w:color="auto"/>
        <w:right w:val="none" w:sz="0" w:space="0" w:color="auto"/>
      </w:divBdr>
    </w:div>
    <w:div w:id="1232883919">
      <w:bodyDiv w:val="1"/>
      <w:marLeft w:val="0"/>
      <w:marRight w:val="0"/>
      <w:marTop w:val="0"/>
      <w:marBottom w:val="0"/>
      <w:divBdr>
        <w:top w:val="none" w:sz="0" w:space="0" w:color="auto"/>
        <w:left w:val="none" w:sz="0" w:space="0" w:color="auto"/>
        <w:bottom w:val="none" w:sz="0" w:space="0" w:color="auto"/>
        <w:right w:val="none" w:sz="0" w:space="0" w:color="auto"/>
      </w:divBdr>
    </w:div>
    <w:div w:id="1248464598">
      <w:bodyDiv w:val="1"/>
      <w:marLeft w:val="0"/>
      <w:marRight w:val="0"/>
      <w:marTop w:val="0"/>
      <w:marBottom w:val="0"/>
      <w:divBdr>
        <w:top w:val="none" w:sz="0" w:space="0" w:color="auto"/>
        <w:left w:val="none" w:sz="0" w:space="0" w:color="auto"/>
        <w:bottom w:val="none" w:sz="0" w:space="0" w:color="auto"/>
        <w:right w:val="none" w:sz="0" w:space="0" w:color="auto"/>
      </w:divBdr>
    </w:div>
    <w:div w:id="1250389981">
      <w:bodyDiv w:val="1"/>
      <w:marLeft w:val="0"/>
      <w:marRight w:val="0"/>
      <w:marTop w:val="0"/>
      <w:marBottom w:val="0"/>
      <w:divBdr>
        <w:top w:val="none" w:sz="0" w:space="0" w:color="auto"/>
        <w:left w:val="none" w:sz="0" w:space="0" w:color="auto"/>
        <w:bottom w:val="none" w:sz="0" w:space="0" w:color="auto"/>
        <w:right w:val="none" w:sz="0" w:space="0" w:color="auto"/>
      </w:divBdr>
    </w:div>
    <w:div w:id="1253662318">
      <w:bodyDiv w:val="1"/>
      <w:marLeft w:val="0"/>
      <w:marRight w:val="0"/>
      <w:marTop w:val="0"/>
      <w:marBottom w:val="0"/>
      <w:divBdr>
        <w:top w:val="none" w:sz="0" w:space="0" w:color="auto"/>
        <w:left w:val="none" w:sz="0" w:space="0" w:color="auto"/>
        <w:bottom w:val="none" w:sz="0" w:space="0" w:color="auto"/>
        <w:right w:val="none" w:sz="0" w:space="0" w:color="auto"/>
      </w:divBdr>
    </w:div>
    <w:div w:id="1264873026">
      <w:bodyDiv w:val="1"/>
      <w:marLeft w:val="0"/>
      <w:marRight w:val="0"/>
      <w:marTop w:val="0"/>
      <w:marBottom w:val="0"/>
      <w:divBdr>
        <w:top w:val="none" w:sz="0" w:space="0" w:color="auto"/>
        <w:left w:val="none" w:sz="0" w:space="0" w:color="auto"/>
        <w:bottom w:val="none" w:sz="0" w:space="0" w:color="auto"/>
        <w:right w:val="none" w:sz="0" w:space="0" w:color="auto"/>
      </w:divBdr>
    </w:div>
    <w:div w:id="1289125011">
      <w:bodyDiv w:val="1"/>
      <w:marLeft w:val="0"/>
      <w:marRight w:val="0"/>
      <w:marTop w:val="0"/>
      <w:marBottom w:val="0"/>
      <w:divBdr>
        <w:top w:val="none" w:sz="0" w:space="0" w:color="auto"/>
        <w:left w:val="none" w:sz="0" w:space="0" w:color="auto"/>
        <w:bottom w:val="none" w:sz="0" w:space="0" w:color="auto"/>
        <w:right w:val="none" w:sz="0" w:space="0" w:color="auto"/>
      </w:divBdr>
    </w:div>
    <w:div w:id="1289780114">
      <w:bodyDiv w:val="1"/>
      <w:marLeft w:val="0"/>
      <w:marRight w:val="0"/>
      <w:marTop w:val="0"/>
      <w:marBottom w:val="0"/>
      <w:divBdr>
        <w:top w:val="none" w:sz="0" w:space="0" w:color="auto"/>
        <w:left w:val="none" w:sz="0" w:space="0" w:color="auto"/>
        <w:bottom w:val="none" w:sz="0" w:space="0" w:color="auto"/>
        <w:right w:val="none" w:sz="0" w:space="0" w:color="auto"/>
      </w:divBdr>
    </w:div>
    <w:div w:id="1295212057">
      <w:bodyDiv w:val="1"/>
      <w:marLeft w:val="0"/>
      <w:marRight w:val="0"/>
      <w:marTop w:val="0"/>
      <w:marBottom w:val="0"/>
      <w:divBdr>
        <w:top w:val="none" w:sz="0" w:space="0" w:color="auto"/>
        <w:left w:val="none" w:sz="0" w:space="0" w:color="auto"/>
        <w:bottom w:val="none" w:sz="0" w:space="0" w:color="auto"/>
        <w:right w:val="none" w:sz="0" w:space="0" w:color="auto"/>
      </w:divBdr>
    </w:div>
    <w:div w:id="1295873289">
      <w:bodyDiv w:val="1"/>
      <w:marLeft w:val="0"/>
      <w:marRight w:val="0"/>
      <w:marTop w:val="0"/>
      <w:marBottom w:val="0"/>
      <w:divBdr>
        <w:top w:val="none" w:sz="0" w:space="0" w:color="auto"/>
        <w:left w:val="none" w:sz="0" w:space="0" w:color="auto"/>
        <w:bottom w:val="none" w:sz="0" w:space="0" w:color="auto"/>
        <w:right w:val="none" w:sz="0" w:space="0" w:color="auto"/>
      </w:divBdr>
    </w:div>
    <w:div w:id="1305888680">
      <w:bodyDiv w:val="1"/>
      <w:marLeft w:val="0"/>
      <w:marRight w:val="0"/>
      <w:marTop w:val="0"/>
      <w:marBottom w:val="0"/>
      <w:divBdr>
        <w:top w:val="none" w:sz="0" w:space="0" w:color="auto"/>
        <w:left w:val="none" w:sz="0" w:space="0" w:color="auto"/>
        <w:bottom w:val="none" w:sz="0" w:space="0" w:color="auto"/>
        <w:right w:val="none" w:sz="0" w:space="0" w:color="auto"/>
      </w:divBdr>
    </w:div>
    <w:div w:id="1321425007">
      <w:bodyDiv w:val="1"/>
      <w:marLeft w:val="0"/>
      <w:marRight w:val="0"/>
      <w:marTop w:val="0"/>
      <w:marBottom w:val="0"/>
      <w:divBdr>
        <w:top w:val="none" w:sz="0" w:space="0" w:color="auto"/>
        <w:left w:val="none" w:sz="0" w:space="0" w:color="auto"/>
        <w:bottom w:val="none" w:sz="0" w:space="0" w:color="auto"/>
        <w:right w:val="none" w:sz="0" w:space="0" w:color="auto"/>
      </w:divBdr>
    </w:div>
    <w:div w:id="1338070453">
      <w:bodyDiv w:val="1"/>
      <w:marLeft w:val="0"/>
      <w:marRight w:val="0"/>
      <w:marTop w:val="0"/>
      <w:marBottom w:val="0"/>
      <w:divBdr>
        <w:top w:val="none" w:sz="0" w:space="0" w:color="auto"/>
        <w:left w:val="none" w:sz="0" w:space="0" w:color="auto"/>
        <w:bottom w:val="none" w:sz="0" w:space="0" w:color="auto"/>
        <w:right w:val="none" w:sz="0" w:space="0" w:color="auto"/>
      </w:divBdr>
    </w:div>
    <w:div w:id="1343508049">
      <w:bodyDiv w:val="1"/>
      <w:marLeft w:val="0"/>
      <w:marRight w:val="0"/>
      <w:marTop w:val="0"/>
      <w:marBottom w:val="0"/>
      <w:divBdr>
        <w:top w:val="none" w:sz="0" w:space="0" w:color="auto"/>
        <w:left w:val="none" w:sz="0" w:space="0" w:color="auto"/>
        <w:bottom w:val="none" w:sz="0" w:space="0" w:color="auto"/>
        <w:right w:val="none" w:sz="0" w:space="0" w:color="auto"/>
      </w:divBdr>
      <w:divsChild>
        <w:div w:id="2003386801">
          <w:marLeft w:val="0"/>
          <w:marRight w:val="0"/>
          <w:marTop w:val="0"/>
          <w:marBottom w:val="0"/>
          <w:divBdr>
            <w:top w:val="none" w:sz="0" w:space="0" w:color="auto"/>
            <w:left w:val="none" w:sz="0" w:space="0" w:color="auto"/>
            <w:bottom w:val="none" w:sz="0" w:space="0" w:color="auto"/>
            <w:right w:val="none" w:sz="0" w:space="0" w:color="auto"/>
          </w:divBdr>
        </w:div>
      </w:divsChild>
    </w:div>
    <w:div w:id="1350252816">
      <w:bodyDiv w:val="1"/>
      <w:marLeft w:val="0"/>
      <w:marRight w:val="0"/>
      <w:marTop w:val="0"/>
      <w:marBottom w:val="0"/>
      <w:divBdr>
        <w:top w:val="none" w:sz="0" w:space="0" w:color="auto"/>
        <w:left w:val="none" w:sz="0" w:space="0" w:color="auto"/>
        <w:bottom w:val="none" w:sz="0" w:space="0" w:color="auto"/>
        <w:right w:val="none" w:sz="0" w:space="0" w:color="auto"/>
      </w:divBdr>
    </w:div>
    <w:div w:id="1362975370">
      <w:bodyDiv w:val="1"/>
      <w:marLeft w:val="0"/>
      <w:marRight w:val="0"/>
      <w:marTop w:val="0"/>
      <w:marBottom w:val="0"/>
      <w:divBdr>
        <w:top w:val="none" w:sz="0" w:space="0" w:color="auto"/>
        <w:left w:val="none" w:sz="0" w:space="0" w:color="auto"/>
        <w:bottom w:val="none" w:sz="0" w:space="0" w:color="auto"/>
        <w:right w:val="none" w:sz="0" w:space="0" w:color="auto"/>
      </w:divBdr>
    </w:div>
    <w:div w:id="1398823667">
      <w:bodyDiv w:val="1"/>
      <w:marLeft w:val="0"/>
      <w:marRight w:val="0"/>
      <w:marTop w:val="0"/>
      <w:marBottom w:val="0"/>
      <w:divBdr>
        <w:top w:val="none" w:sz="0" w:space="0" w:color="auto"/>
        <w:left w:val="none" w:sz="0" w:space="0" w:color="auto"/>
        <w:bottom w:val="none" w:sz="0" w:space="0" w:color="auto"/>
        <w:right w:val="none" w:sz="0" w:space="0" w:color="auto"/>
      </w:divBdr>
    </w:div>
    <w:div w:id="1408503284">
      <w:bodyDiv w:val="1"/>
      <w:marLeft w:val="0"/>
      <w:marRight w:val="0"/>
      <w:marTop w:val="0"/>
      <w:marBottom w:val="0"/>
      <w:divBdr>
        <w:top w:val="none" w:sz="0" w:space="0" w:color="auto"/>
        <w:left w:val="none" w:sz="0" w:space="0" w:color="auto"/>
        <w:bottom w:val="none" w:sz="0" w:space="0" w:color="auto"/>
        <w:right w:val="none" w:sz="0" w:space="0" w:color="auto"/>
      </w:divBdr>
    </w:div>
    <w:div w:id="1416855144">
      <w:bodyDiv w:val="1"/>
      <w:marLeft w:val="0"/>
      <w:marRight w:val="0"/>
      <w:marTop w:val="0"/>
      <w:marBottom w:val="0"/>
      <w:divBdr>
        <w:top w:val="none" w:sz="0" w:space="0" w:color="auto"/>
        <w:left w:val="none" w:sz="0" w:space="0" w:color="auto"/>
        <w:bottom w:val="none" w:sz="0" w:space="0" w:color="auto"/>
        <w:right w:val="none" w:sz="0" w:space="0" w:color="auto"/>
      </w:divBdr>
    </w:div>
    <w:div w:id="1418214986">
      <w:bodyDiv w:val="1"/>
      <w:marLeft w:val="0"/>
      <w:marRight w:val="0"/>
      <w:marTop w:val="0"/>
      <w:marBottom w:val="0"/>
      <w:divBdr>
        <w:top w:val="none" w:sz="0" w:space="0" w:color="auto"/>
        <w:left w:val="none" w:sz="0" w:space="0" w:color="auto"/>
        <w:bottom w:val="none" w:sz="0" w:space="0" w:color="auto"/>
        <w:right w:val="none" w:sz="0" w:space="0" w:color="auto"/>
      </w:divBdr>
    </w:div>
    <w:div w:id="1423798016">
      <w:bodyDiv w:val="1"/>
      <w:marLeft w:val="0"/>
      <w:marRight w:val="0"/>
      <w:marTop w:val="0"/>
      <w:marBottom w:val="0"/>
      <w:divBdr>
        <w:top w:val="none" w:sz="0" w:space="0" w:color="auto"/>
        <w:left w:val="none" w:sz="0" w:space="0" w:color="auto"/>
        <w:bottom w:val="none" w:sz="0" w:space="0" w:color="auto"/>
        <w:right w:val="none" w:sz="0" w:space="0" w:color="auto"/>
      </w:divBdr>
    </w:div>
    <w:div w:id="1424952852">
      <w:bodyDiv w:val="1"/>
      <w:marLeft w:val="0"/>
      <w:marRight w:val="0"/>
      <w:marTop w:val="0"/>
      <w:marBottom w:val="0"/>
      <w:divBdr>
        <w:top w:val="none" w:sz="0" w:space="0" w:color="auto"/>
        <w:left w:val="none" w:sz="0" w:space="0" w:color="auto"/>
        <w:bottom w:val="none" w:sz="0" w:space="0" w:color="auto"/>
        <w:right w:val="none" w:sz="0" w:space="0" w:color="auto"/>
      </w:divBdr>
    </w:div>
    <w:div w:id="1443648177">
      <w:bodyDiv w:val="1"/>
      <w:marLeft w:val="0"/>
      <w:marRight w:val="0"/>
      <w:marTop w:val="0"/>
      <w:marBottom w:val="0"/>
      <w:divBdr>
        <w:top w:val="none" w:sz="0" w:space="0" w:color="auto"/>
        <w:left w:val="none" w:sz="0" w:space="0" w:color="auto"/>
        <w:bottom w:val="none" w:sz="0" w:space="0" w:color="auto"/>
        <w:right w:val="none" w:sz="0" w:space="0" w:color="auto"/>
      </w:divBdr>
    </w:div>
    <w:div w:id="1460102820">
      <w:bodyDiv w:val="1"/>
      <w:marLeft w:val="0"/>
      <w:marRight w:val="0"/>
      <w:marTop w:val="0"/>
      <w:marBottom w:val="0"/>
      <w:divBdr>
        <w:top w:val="none" w:sz="0" w:space="0" w:color="auto"/>
        <w:left w:val="none" w:sz="0" w:space="0" w:color="auto"/>
        <w:bottom w:val="none" w:sz="0" w:space="0" w:color="auto"/>
        <w:right w:val="none" w:sz="0" w:space="0" w:color="auto"/>
      </w:divBdr>
    </w:div>
    <w:div w:id="1460612525">
      <w:bodyDiv w:val="1"/>
      <w:marLeft w:val="0"/>
      <w:marRight w:val="0"/>
      <w:marTop w:val="0"/>
      <w:marBottom w:val="0"/>
      <w:divBdr>
        <w:top w:val="none" w:sz="0" w:space="0" w:color="auto"/>
        <w:left w:val="none" w:sz="0" w:space="0" w:color="auto"/>
        <w:bottom w:val="none" w:sz="0" w:space="0" w:color="auto"/>
        <w:right w:val="none" w:sz="0" w:space="0" w:color="auto"/>
      </w:divBdr>
    </w:div>
    <w:div w:id="1466923400">
      <w:bodyDiv w:val="1"/>
      <w:marLeft w:val="0"/>
      <w:marRight w:val="0"/>
      <w:marTop w:val="0"/>
      <w:marBottom w:val="0"/>
      <w:divBdr>
        <w:top w:val="none" w:sz="0" w:space="0" w:color="auto"/>
        <w:left w:val="none" w:sz="0" w:space="0" w:color="auto"/>
        <w:bottom w:val="none" w:sz="0" w:space="0" w:color="auto"/>
        <w:right w:val="none" w:sz="0" w:space="0" w:color="auto"/>
      </w:divBdr>
    </w:div>
    <w:div w:id="1475754300">
      <w:bodyDiv w:val="1"/>
      <w:marLeft w:val="0"/>
      <w:marRight w:val="0"/>
      <w:marTop w:val="0"/>
      <w:marBottom w:val="0"/>
      <w:divBdr>
        <w:top w:val="none" w:sz="0" w:space="0" w:color="auto"/>
        <w:left w:val="none" w:sz="0" w:space="0" w:color="auto"/>
        <w:bottom w:val="none" w:sz="0" w:space="0" w:color="auto"/>
        <w:right w:val="none" w:sz="0" w:space="0" w:color="auto"/>
      </w:divBdr>
    </w:div>
    <w:div w:id="1502351552">
      <w:bodyDiv w:val="1"/>
      <w:marLeft w:val="0"/>
      <w:marRight w:val="0"/>
      <w:marTop w:val="0"/>
      <w:marBottom w:val="0"/>
      <w:divBdr>
        <w:top w:val="none" w:sz="0" w:space="0" w:color="auto"/>
        <w:left w:val="none" w:sz="0" w:space="0" w:color="auto"/>
        <w:bottom w:val="none" w:sz="0" w:space="0" w:color="auto"/>
        <w:right w:val="none" w:sz="0" w:space="0" w:color="auto"/>
      </w:divBdr>
    </w:div>
    <w:div w:id="1508784021">
      <w:bodyDiv w:val="1"/>
      <w:marLeft w:val="0"/>
      <w:marRight w:val="0"/>
      <w:marTop w:val="0"/>
      <w:marBottom w:val="0"/>
      <w:divBdr>
        <w:top w:val="none" w:sz="0" w:space="0" w:color="auto"/>
        <w:left w:val="none" w:sz="0" w:space="0" w:color="auto"/>
        <w:bottom w:val="none" w:sz="0" w:space="0" w:color="auto"/>
        <w:right w:val="none" w:sz="0" w:space="0" w:color="auto"/>
      </w:divBdr>
    </w:div>
    <w:div w:id="1532181157">
      <w:bodyDiv w:val="1"/>
      <w:marLeft w:val="0"/>
      <w:marRight w:val="0"/>
      <w:marTop w:val="0"/>
      <w:marBottom w:val="0"/>
      <w:divBdr>
        <w:top w:val="none" w:sz="0" w:space="0" w:color="auto"/>
        <w:left w:val="none" w:sz="0" w:space="0" w:color="auto"/>
        <w:bottom w:val="none" w:sz="0" w:space="0" w:color="auto"/>
        <w:right w:val="none" w:sz="0" w:space="0" w:color="auto"/>
      </w:divBdr>
    </w:div>
    <w:div w:id="1540166789">
      <w:bodyDiv w:val="1"/>
      <w:marLeft w:val="0"/>
      <w:marRight w:val="0"/>
      <w:marTop w:val="0"/>
      <w:marBottom w:val="0"/>
      <w:divBdr>
        <w:top w:val="none" w:sz="0" w:space="0" w:color="auto"/>
        <w:left w:val="none" w:sz="0" w:space="0" w:color="auto"/>
        <w:bottom w:val="none" w:sz="0" w:space="0" w:color="auto"/>
        <w:right w:val="none" w:sz="0" w:space="0" w:color="auto"/>
      </w:divBdr>
    </w:div>
    <w:div w:id="1545672932">
      <w:bodyDiv w:val="1"/>
      <w:marLeft w:val="0"/>
      <w:marRight w:val="0"/>
      <w:marTop w:val="0"/>
      <w:marBottom w:val="0"/>
      <w:divBdr>
        <w:top w:val="none" w:sz="0" w:space="0" w:color="auto"/>
        <w:left w:val="none" w:sz="0" w:space="0" w:color="auto"/>
        <w:bottom w:val="none" w:sz="0" w:space="0" w:color="auto"/>
        <w:right w:val="none" w:sz="0" w:space="0" w:color="auto"/>
      </w:divBdr>
    </w:div>
    <w:div w:id="1556309158">
      <w:bodyDiv w:val="1"/>
      <w:marLeft w:val="0"/>
      <w:marRight w:val="0"/>
      <w:marTop w:val="0"/>
      <w:marBottom w:val="0"/>
      <w:divBdr>
        <w:top w:val="none" w:sz="0" w:space="0" w:color="auto"/>
        <w:left w:val="none" w:sz="0" w:space="0" w:color="auto"/>
        <w:bottom w:val="none" w:sz="0" w:space="0" w:color="auto"/>
        <w:right w:val="none" w:sz="0" w:space="0" w:color="auto"/>
      </w:divBdr>
    </w:div>
    <w:div w:id="1568685772">
      <w:bodyDiv w:val="1"/>
      <w:marLeft w:val="0"/>
      <w:marRight w:val="0"/>
      <w:marTop w:val="0"/>
      <w:marBottom w:val="0"/>
      <w:divBdr>
        <w:top w:val="none" w:sz="0" w:space="0" w:color="auto"/>
        <w:left w:val="none" w:sz="0" w:space="0" w:color="auto"/>
        <w:bottom w:val="none" w:sz="0" w:space="0" w:color="auto"/>
        <w:right w:val="none" w:sz="0" w:space="0" w:color="auto"/>
      </w:divBdr>
    </w:div>
    <w:div w:id="1571692731">
      <w:bodyDiv w:val="1"/>
      <w:marLeft w:val="0"/>
      <w:marRight w:val="0"/>
      <w:marTop w:val="0"/>
      <w:marBottom w:val="0"/>
      <w:divBdr>
        <w:top w:val="none" w:sz="0" w:space="0" w:color="auto"/>
        <w:left w:val="none" w:sz="0" w:space="0" w:color="auto"/>
        <w:bottom w:val="none" w:sz="0" w:space="0" w:color="auto"/>
        <w:right w:val="none" w:sz="0" w:space="0" w:color="auto"/>
      </w:divBdr>
    </w:div>
    <w:div w:id="1581134197">
      <w:bodyDiv w:val="1"/>
      <w:marLeft w:val="0"/>
      <w:marRight w:val="0"/>
      <w:marTop w:val="0"/>
      <w:marBottom w:val="0"/>
      <w:divBdr>
        <w:top w:val="none" w:sz="0" w:space="0" w:color="auto"/>
        <w:left w:val="none" w:sz="0" w:space="0" w:color="auto"/>
        <w:bottom w:val="none" w:sz="0" w:space="0" w:color="auto"/>
        <w:right w:val="none" w:sz="0" w:space="0" w:color="auto"/>
      </w:divBdr>
    </w:div>
    <w:div w:id="1582372186">
      <w:bodyDiv w:val="1"/>
      <w:marLeft w:val="0"/>
      <w:marRight w:val="0"/>
      <w:marTop w:val="0"/>
      <w:marBottom w:val="0"/>
      <w:divBdr>
        <w:top w:val="none" w:sz="0" w:space="0" w:color="auto"/>
        <w:left w:val="none" w:sz="0" w:space="0" w:color="auto"/>
        <w:bottom w:val="none" w:sz="0" w:space="0" w:color="auto"/>
        <w:right w:val="none" w:sz="0" w:space="0" w:color="auto"/>
      </w:divBdr>
    </w:div>
    <w:div w:id="1601790839">
      <w:bodyDiv w:val="1"/>
      <w:marLeft w:val="0"/>
      <w:marRight w:val="0"/>
      <w:marTop w:val="0"/>
      <w:marBottom w:val="0"/>
      <w:divBdr>
        <w:top w:val="none" w:sz="0" w:space="0" w:color="auto"/>
        <w:left w:val="none" w:sz="0" w:space="0" w:color="auto"/>
        <w:bottom w:val="none" w:sz="0" w:space="0" w:color="auto"/>
        <w:right w:val="none" w:sz="0" w:space="0" w:color="auto"/>
      </w:divBdr>
    </w:div>
    <w:div w:id="1630822992">
      <w:bodyDiv w:val="1"/>
      <w:marLeft w:val="0"/>
      <w:marRight w:val="0"/>
      <w:marTop w:val="0"/>
      <w:marBottom w:val="0"/>
      <w:divBdr>
        <w:top w:val="none" w:sz="0" w:space="0" w:color="auto"/>
        <w:left w:val="none" w:sz="0" w:space="0" w:color="auto"/>
        <w:bottom w:val="none" w:sz="0" w:space="0" w:color="auto"/>
        <w:right w:val="none" w:sz="0" w:space="0" w:color="auto"/>
      </w:divBdr>
    </w:div>
    <w:div w:id="1651210205">
      <w:bodyDiv w:val="1"/>
      <w:marLeft w:val="0"/>
      <w:marRight w:val="0"/>
      <w:marTop w:val="0"/>
      <w:marBottom w:val="0"/>
      <w:divBdr>
        <w:top w:val="none" w:sz="0" w:space="0" w:color="auto"/>
        <w:left w:val="none" w:sz="0" w:space="0" w:color="auto"/>
        <w:bottom w:val="none" w:sz="0" w:space="0" w:color="auto"/>
        <w:right w:val="none" w:sz="0" w:space="0" w:color="auto"/>
      </w:divBdr>
    </w:div>
    <w:div w:id="1655909641">
      <w:bodyDiv w:val="1"/>
      <w:marLeft w:val="0"/>
      <w:marRight w:val="0"/>
      <w:marTop w:val="0"/>
      <w:marBottom w:val="0"/>
      <w:divBdr>
        <w:top w:val="none" w:sz="0" w:space="0" w:color="auto"/>
        <w:left w:val="none" w:sz="0" w:space="0" w:color="auto"/>
        <w:bottom w:val="none" w:sz="0" w:space="0" w:color="auto"/>
        <w:right w:val="none" w:sz="0" w:space="0" w:color="auto"/>
      </w:divBdr>
    </w:div>
    <w:div w:id="1672641536">
      <w:bodyDiv w:val="1"/>
      <w:marLeft w:val="0"/>
      <w:marRight w:val="0"/>
      <w:marTop w:val="0"/>
      <w:marBottom w:val="0"/>
      <w:divBdr>
        <w:top w:val="none" w:sz="0" w:space="0" w:color="auto"/>
        <w:left w:val="none" w:sz="0" w:space="0" w:color="auto"/>
        <w:bottom w:val="none" w:sz="0" w:space="0" w:color="auto"/>
        <w:right w:val="none" w:sz="0" w:space="0" w:color="auto"/>
      </w:divBdr>
    </w:div>
    <w:div w:id="1679194033">
      <w:bodyDiv w:val="1"/>
      <w:marLeft w:val="0"/>
      <w:marRight w:val="0"/>
      <w:marTop w:val="0"/>
      <w:marBottom w:val="0"/>
      <w:divBdr>
        <w:top w:val="none" w:sz="0" w:space="0" w:color="auto"/>
        <w:left w:val="none" w:sz="0" w:space="0" w:color="auto"/>
        <w:bottom w:val="none" w:sz="0" w:space="0" w:color="auto"/>
        <w:right w:val="none" w:sz="0" w:space="0" w:color="auto"/>
      </w:divBdr>
    </w:div>
    <w:div w:id="1693262940">
      <w:bodyDiv w:val="1"/>
      <w:marLeft w:val="0"/>
      <w:marRight w:val="0"/>
      <w:marTop w:val="0"/>
      <w:marBottom w:val="0"/>
      <w:divBdr>
        <w:top w:val="none" w:sz="0" w:space="0" w:color="auto"/>
        <w:left w:val="none" w:sz="0" w:space="0" w:color="auto"/>
        <w:bottom w:val="none" w:sz="0" w:space="0" w:color="auto"/>
        <w:right w:val="none" w:sz="0" w:space="0" w:color="auto"/>
      </w:divBdr>
    </w:div>
    <w:div w:id="1699429528">
      <w:bodyDiv w:val="1"/>
      <w:marLeft w:val="0"/>
      <w:marRight w:val="0"/>
      <w:marTop w:val="0"/>
      <w:marBottom w:val="0"/>
      <w:divBdr>
        <w:top w:val="none" w:sz="0" w:space="0" w:color="auto"/>
        <w:left w:val="none" w:sz="0" w:space="0" w:color="auto"/>
        <w:bottom w:val="none" w:sz="0" w:space="0" w:color="auto"/>
        <w:right w:val="none" w:sz="0" w:space="0" w:color="auto"/>
      </w:divBdr>
    </w:div>
    <w:div w:id="1714187317">
      <w:bodyDiv w:val="1"/>
      <w:marLeft w:val="0"/>
      <w:marRight w:val="0"/>
      <w:marTop w:val="0"/>
      <w:marBottom w:val="0"/>
      <w:divBdr>
        <w:top w:val="none" w:sz="0" w:space="0" w:color="auto"/>
        <w:left w:val="none" w:sz="0" w:space="0" w:color="auto"/>
        <w:bottom w:val="none" w:sz="0" w:space="0" w:color="auto"/>
        <w:right w:val="none" w:sz="0" w:space="0" w:color="auto"/>
      </w:divBdr>
    </w:div>
    <w:div w:id="1718116798">
      <w:bodyDiv w:val="1"/>
      <w:marLeft w:val="0"/>
      <w:marRight w:val="0"/>
      <w:marTop w:val="0"/>
      <w:marBottom w:val="0"/>
      <w:divBdr>
        <w:top w:val="none" w:sz="0" w:space="0" w:color="auto"/>
        <w:left w:val="none" w:sz="0" w:space="0" w:color="auto"/>
        <w:bottom w:val="none" w:sz="0" w:space="0" w:color="auto"/>
        <w:right w:val="none" w:sz="0" w:space="0" w:color="auto"/>
      </w:divBdr>
      <w:divsChild>
        <w:div w:id="2063626544">
          <w:marLeft w:val="0"/>
          <w:marRight w:val="0"/>
          <w:marTop w:val="0"/>
          <w:marBottom w:val="0"/>
          <w:divBdr>
            <w:top w:val="none" w:sz="0" w:space="0" w:color="auto"/>
            <w:left w:val="none" w:sz="0" w:space="0" w:color="auto"/>
            <w:bottom w:val="none" w:sz="0" w:space="0" w:color="auto"/>
            <w:right w:val="none" w:sz="0" w:space="0" w:color="auto"/>
          </w:divBdr>
        </w:div>
      </w:divsChild>
    </w:div>
    <w:div w:id="1728986710">
      <w:bodyDiv w:val="1"/>
      <w:marLeft w:val="0"/>
      <w:marRight w:val="0"/>
      <w:marTop w:val="0"/>
      <w:marBottom w:val="0"/>
      <w:divBdr>
        <w:top w:val="none" w:sz="0" w:space="0" w:color="auto"/>
        <w:left w:val="none" w:sz="0" w:space="0" w:color="auto"/>
        <w:bottom w:val="none" w:sz="0" w:space="0" w:color="auto"/>
        <w:right w:val="none" w:sz="0" w:space="0" w:color="auto"/>
      </w:divBdr>
    </w:div>
    <w:div w:id="1740713552">
      <w:bodyDiv w:val="1"/>
      <w:marLeft w:val="0"/>
      <w:marRight w:val="0"/>
      <w:marTop w:val="0"/>
      <w:marBottom w:val="0"/>
      <w:divBdr>
        <w:top w:val="none" w:sz="0" w:space="0" w:color="auto"/>
        <w:left w:val="none" w:sz="0" w:space="0" w:color="auto"/>
        <w:bottom w:val="none" w:sz="0" w:space="0" w:color="auto"/>
        <w:right w:val="none" w:sz="0" w:space="0" w:color="auto"/>
      </w:divBdr>
    </w:div>
    <w:div w:id="1752391316">
      <w:bodyDiv w:val="1"/>
      <w:marLeft w:val="0"/>
      <w:marRight w:val="0"/>
      <w:marTop w:val="0"/>
      <w:marBottom w:val="0"/>
      <w:divBdr>
        <w:top w:val="none" w:sz="0" w:space="0" w:color="auto"/>
        <w:left w:val="none" w:sz="0" w:space="0" w:color="auto"/>
        <w:bottom w:val="none" w:sz="0" w:space="0" w:color="auto"/>
        <w:right w:val="none" w:sz="0" w:space="0" w:color="auto"/>
      </w:divBdr>
    </w:div>
    <w:div w:id="1758674283">
      <w:bodyDiv w:val="1"/>
      <w:marLeft w:val="0"/>
      <w:marRight w:val="0"/>
      <w:marTop w:val="0"/>
      <w:marBottom w:val="0"/>
      <w:divBdr>
        <w:top w:val="none" w:sz="0" w:space="0" w:color="auto"/>
        <w:left w:val="none" w:sz="0" w:space="0" w:color="auto"/>
        <w:bottom w:val="none" w:sz="0" w:space="0" w:color="auto"/>
        <w:right w:val="none" w:sz="0" w:space="0" w:color="auto"/>
      </w:divBdr>
    </w:div>
    <w:div w:id="1771318686">
      <w:bodyDiv w:val="1"/>
      <w:marLeft w:val="0"/>
      <w:marRight w:val="0"/>
      <w:marTop w:val="0"/>
      <w:marBottom w:val="0"/>
      <w:divBdr>
        <w:top w:val="none" w:sz="0" w:space="0" w:color="auto"/>
        <w:left w:val="none" w:sz="0" w:space="0" w:color="auto"/>
        <w:bottom w:val="none" w:sz="0" w:space="0" w:color="auto"/>
        <w:right w:val="none" w:sz="0" w:space="0" w:color="auto"/>
      </w:divBdr>
    </w:div>
    <w:div w:id="1771973436">
      <w:bodyDiv w:val="1"/>
      <w:marLeft w:val="0"/>
      <w:marRight w:val="0"/>
      <w:marTop w:val="0"/>
      <w:marBottom w:val="0"/>
      <w:divBdr>
        <w:top w:val="none" w:sz="0" w:space="0" w:color="auto"/>
        <w:left w:val="none" w:sz="0" w:space="0" w:color="auto"/>
        <w:bottom w:val="none" w:sz="0" w:space="0" w:color="auto"/>
        <w:right w:val="none" w:sz="0" w:space="0" w:color="auto"/>
      </w:divBdr>
    </w:div>
    <w:div w:id="1772503933">
      <w:bodyDiv w:val="1"/>
      <w:marLeft w:val="0"/>
      <w:marRight w:val="0"/>
      <w:marTop w:val="0"/>
      <w:marBottom w:val="0"/>
      <w:divBdr>
        <w:top w:val="none" w:sz="0" w:space="0" w:color="auto"/>
        <w:left w:val="none" w:sz="0" w:space="0" w:color="auto"/>
        <w:bottom w:val="none" w:sz="0" w:space="0" w:color="auto"/>
        <w:right w:val="none" w:sz="0" w:space="0" w:color="auto"/>
      </w:divBdr>
    </w:div>
    <w:div w:id="1789162367">
      <w:bodyDiv w:val="1"/>
      <w:marLeft w:val="0"/>
      <w:marRight w:val="0"/>
      <w:marTop w:val="0"/>
      <w:marBottom w:val="0"/>
      <w:divBdr>
        <w:top w:val="none" w:sz="0" w:space="0" w:color="auto"/>
        <w:left w:val="none" w:sz="0" w:space="0" w:color="auto"/>
        <w:bottom w:val="none" w:sz="0" w:space="0" w:color="auto"/>
        <w:right w:val="none" w:sz="0" w:space="0" w:color="auto"/>
      </w:divBdr>
    </w:div>
    <w:div w:id="1811051134">
      <w:bodyDiv w:val="1"/>
      <w:marLeft w:val="0"/>
      <w:marRight w:val="0"/>
      <w:marTop w:val="0"/>
      <w:marBottom w:val="0"/>
      <w:divBdr>
        <w:top w:val="none" w:sz="0" w:space="0" w:color="auto"/>
        <w:left w:val="none" w:sz="0" w:space="0" w:color="auto"/>
        <w:bottom w:val="none" w:sz="0" w:space="0" w:color="auto"/>
        <w:right w:val="none" w:sz="0" w:space="0" w:color="auto"/>
      </w:divBdr>
    </w:div>
    <w:div w:id="1860197931">
      <w:bodyDiv w:val="1"/>
      <w:marLeft w:val="0"/>
      <w:marRight w:val="0"/>
      <w:marTop w:val="0"/>
      <w:marBottom w:val="0"/>
      <w:divBdr>
        <w:top w:val="none" w:sz="0" w:space="0" w:color="auto"/>
        <w:left w:val="none" w:sz="0" w:space="0" w:color="auto"/>
        <w:bottom w:val="none" w:sz="0" w:space="0" w:color="auto"/>
        <w:right w:val="none" w:sz="0" w:space="0" w:color="auto"/>
      </w:divBdr>
    </w:div>
    <w:div w:id="1866477124">
      <w:bodyDiv w:val="1"/>
      <w:marLeft w:val="0"/>
      <w:marRight w:val="0"/>
      <w:marTop w:val="0"/>
      <w:marBottom w:val="0"/>
      <w:divBdr>
        <w:top w:val="none" w:sz="0" w:space="0" w:color="auto"/>
        <w:left w:val="none" w:sz="0" w:space="0" w:color="auto"/>
        <w:bottom w:val="none" w:sz="0" w:space="0" w:color="auto"/>
        <w:right w:val="none" w:sz="0" w:space="0" w:color="auto"/>
      </w:divBdr>
    </w:div>
    <w:div w:id="1867403811">
      <w:bodyDiv w:val="1"/>
      <w:marLeft w:val="0"/>
      <w:marRight w:val="0"/>
      <w:marTop w:val="0"/>
      <w:marBottom w:val="0"/>
      <w:divBdr>
        <w:top w:val="none" w:sz="0" w:space="0" w:color="auto"/>
        <w:left w:val="none" w:sz="0" w:space="0" w:color="auto"/>
        <w:bottom w:val="none" w:sz="0" w:space="0" w:color="auto"/>
        <w:right w:val="none" w:sz="0" w:space="0" w:color="auto"/>
      </w:divBdr>
    </w:div>
    <w:div w:id="1880049749">
      <w:bodyDiv w:val="1"/>
      <w:marLeft w:val="0"/>
      <w:marRight w:val="0"/>
      <w:marTop w:val="0"/>
      <w:marBottom w:val="0"/>
      <w:divBdr>
        <w:top w:val="none" w:sz="0" w:space="0" w:color="auto"/>
        <w:left w:val="none" w:sz="0" w:space="0" w:color="auto"/>
        <w:bottom w:val="none" w:sz="0" w:space="0" w:color="auto"/>
        <w:right w:val="none" w:sz="0" w:space="0" w:color="auto"/>
      </w:divBdr>
    </w:div>
    <w:div w:id="1898663769">
      <w:bodyDiv w:val="1"/>
      <w:marLeft w:val="0"/>
      <w:marRight w:val="0"/>
      <w:marTop w:val="0"/>
      <w:marBottom w:val="0"/>
      <w:divBdr>
        <w:top w:val="none" w:sz="0" w:space="0" w:color="auto"/>
        <w:left w:val="none" w:sz="0" w:space="0" w:color="auto"/>
        <w:bottom w:val="none" w:sz="0" w:space="0" w:color="auto"/>
        <w:right w:val="none" w:sz="0" w:space="0" w:color="auto"/>
      </w:divBdr>
    </w:div>
    <w:div w:id="1906866410">
      <w:bodyDiv w:val="1"/>
      <w:marLeft w:val="0"/>
      <w:marRight w:val="0"/>
      <w:marTop w:val="0"/>
      <w:marBottom w:val="0"/>
      <w:divBdr>
        <w:top w:val="none" w:sz="0" w:space="0" w:color="auto"/>
        <w:left w:val="none" w:sz="0" w:space="0" w:color="auto"/>
        <w:bottom w:val="none" w:sz="0" w:space="0" w:color="auto"/>
        <w:right w:val="none" w:sz="0" w:space="0" w:color="auto"/>
      </w:divBdr>
    </w:div>
    <w:div w:id="1913927551">
      <w:bodyDiv w:val="1"/>
      <w:marLeft w:val="0"/>
      <w:marRight w:val="0"/>
      <w:marTop w:val="0"/>
      <w:marBottom w:val="0"/>
      <w:divBdr>
        <w:top w:val="none" w:sz="0" w:space="0" w:color="auto"/>
        <w:left w:val="none" w:sz="0" w:space="0" w:color="auto"/>
        <w:bottom w:val="none" w:sz="0" w:space="0" w:color="auto"/>
        <w:right w:val="none" w:sz="0" w:space="0" w:color="auto"/>
      </w:divBdr>
    </w:div>
    <w:div w:id="1925726215">
      <w:bodyDiv w:val="1"/>
      <w:marLeft w:val="0"/>
      <w:marRight w:val="0"/>
      <w:marTop w:val="0"/>
      <w:marBottom w:val="0"/>
      <w:divBdr>
        <w:top w:val="none" w:sz="0" w:space="0" w:color="auto"/>
        <w:left w:val="none" w:sz="0" w:space="0" w:color="auto"/>
        <w:bottom w:val="none" w:sz="0" w:space="0" w:color="auto"/>
        <w:right w:val="none" w:sz="0" w:space="0" w:color="auto"/>
      </w:divBdr>
    </w:div>
    <w:div w:id="1927955418">
      <w:bodyDiv w:val="1"/>
      <w:marLeft w:val="0"/>
      <w:marRight w:val="0"/>
      <w:marTop w:val="0"/>
      <w:marBottom w:val="0"/>
      <w:divBdr>
        <w:top w:val="none" w:sz="0" w:space="0" w:color="auto"/>
        <w:left w:val="none" w:sz="0" w:space="0" w:color="auto"/>
        <w:bottom w:val="none" w:sz="0" w:space="0" w:color="auto"/>
        <w:right w:val="none" w:sz="0" w:space="0" w:color="auto"/>
      </w:divBdr>
    </w:div>
    <w:div w:id="1931616349">
      <w:bodyDiv w:val="1"/>
      <w:marLeft w:val="0"/>
      <w:marRight w:val="0"/>
      <w:marTop w:val="0"/>
      <w:marBottom w:val="0"/>
      <w:divBdr>
        <w:top w:val="none" w:sz="0" w:space="0" w:color="auto"/>
        <w:left w:val="none" w:sz="0" w:space="0" w:color="auto"/>
        <w:bottom w:val="none" w:sz="0" w:space="0" w:color="auto"/>
        <w:right w:val="none" w:sz="0" w:space="0" w:color="auto"/>
      </w:divBdr>
    </w:div>
    <w:div w:id="1943417477">
      <w:bodyDiv w:val="1"/>
      <w:marLeft w:val="0"/>
      <w:marRight w:val="0"/>
      <w:marTop w:val="0"/>
      <w:marBottom w:val="0"/>
      <w:divBdr>
        <w:top w:val="none" w:sz="0" w:space="0" w:color="auto"/>
        <w:left w:val="none" w:sz="0" w:space="0" w:color="auto"/>
        <w:bottom w:val="none" w:sz="0" w:space="0" w:color="auto"/>
        <w:right w:val="none" w:sz="0" w:space="0" w:color="auto"/>
      </w:divBdr>
    </w:div>
    <w:div w:id="1945962054">
      <w:bodyDiv w:val="1"/>
      <w:marLeft w:val="0"/>
      <w:marRight w:val="0"/>
      <w:marTop w:val="0"/>
      <w:marBottom w:val="0"/>
      <w:divBdr>
        <w:top w:val="none" w:sz="0" w:space="0" w:color="auto"/>
        <w:left w:val="none" w:sz="0" w:space="0" w:color="auto"/>
        <w:bottom w:val="none" w:sz="0" w:space="0" w:color="auto"/>
        <w:right w:val="none" w:sz="0" w:space="0" w:color="auto"/>
      </w:divBdr>
    </w:div>
    <w:div w:id="1954824936">
      <w:bodyDiv w:val="1"/>
      <w:marLeft w:val="0"/>
      <w:marRight w:val="0"/>
      <w:marTop w:val="0"/>
      <w:marBottom w:val="0"/>
      <w:divBdr>
        <w:top w:val="none" w:sz="0" w:space="0" w:color="auto"/>
        <w:left w:val="none" w:sz="0" w:space="0" w:color="auto"/>
        <w:bottom w:val="none" w:sz="0" w:space="0" w:color="auto"/>
        <w:right w:val="none" w:sz="0" w:space="0" w:color="auto"/>
      </w:divBdr>
    </w:div>
    <w:div w:id="1960988672">
      <w:bodyDiv w:val="1"/>
      <w:marLeft w:val="0"/>
      <w:marRight w:val="0"/>
      <w:marTop w:val="0"/>
      <w:marBottom w:val="0"/>
      <w:divBdr>
        <w:top w:val="none" w:sz="0" w:space="0" w:color="auto"/>
        <w:left w:val="none" w:sz="0" w:space="0" w:color="auto"/>
        <w:bottom w:val="none" w:sz="0" w:space="0" w:color="auto"/>
        <w:right w:val="none" w:sz="0" w:space="0" w:color="auto"/>
      </w:divBdr>
    </w:div>
    <w:div w:id="1999722655">
      <w:bodyDiv w:val="1"/>
      <w:marLeft w:val="0"/>
      <w:marRight w:val="0"/>
      <w:marTop w:val="0"/>
      <w:marBottom w:val="0"/>
      <w:divBdr>
        <w:top w:val="none" w:sz="0" w:space="0" w:color="auto"/>
        <w:left w:val="none" w:sz="0" w:space="0" w:color="auto"/>
        <w:bottom w:val="none" w:sz="0" w:space="0" w:color="auto"/>
        <w:right w:val="none" w:sz="0" w:space="0" w:color="auto"/>
      </w:divBdr>
    </w:div>
    <w:div w:id="2005282402">
      <w:bodyDiv w:val="1"/>
      <w:marLeft w:val="0"/>
      <w:marRight w:val="0"/>
      <w:marTop w:val="0"/>
      <w:marBottom w:val="0"/>
      <w:divBdr>
        <w:top w:val="none" w:sz="0" w:space="0" w:color="auto"/>
        <w:left w:val="none" w:sz="0" w:space="0" w:color="auto"/>
        <w:bottom w:val="none" w:sz="0" w:space="0" w:color="auto"/>
        <w:right w:val="none" w:sz="0" w:space="0" w:color="auto"/>
      </w:divBdr>
    </w:div>
    <w:div w:id="2011909794">
      <w:bodyDiv w:val="1"/>
      <w:marLeft w:val="0"/>
      <w:marRight w:val="0"/>
      <w:marTop w:val="0"/>
      <w:marBottom w:val="0"/>
      <w:divBdr>
        <w:top w:val="none" w:sz="0" w:space="0" w:color="auto"/>
        <w:left w:val="none" w:sz="0" w:space="0" w:color="auto"/>
        <w:bottom w:val="none" w:sz="0" w:space="0" w:color="auto"/>
        <w:right w:val="none" w:sz="0" w:space="0" w:color="auto"/>
      </w:divBdr>
    </w:div>
    <w:div w:id="2015261653">
      <w:bodyDiv w:val="1"/>
      <w:marLeft w:val="0"/>
      <w:marRight w:val="0"/>
      <w:marTop w:val="0"/>
      <w:marBottom w:val="0"/>
      <w:divBdr>
        <w:top w:val="none" w:sz="0" w:space="0" w:color="auto"/>
        <w:left w:val="none" w:sz="0" w:space="0" w:color="auto"/>
        <w:bottom w:val="none" w:sz="0" w:space="0" w:color="auto"/>
        <w:right w:val="none" w:sz="0" w:space="0" w:color="auto"/>
      </w:divBdr>
    </w:div>
    <w:div w:id="2021812271">
      <w:bodyDiv w:val="1"/>
      <w:marLeft w:val="0"/>
      <w:marRight w:val="0"/>
      <w:marTop w:val="0"/>
      <w:marBottom w:val="0"/>
      <w:divBdr>
        <w:top w:val="none" w:sz="0" w:space="0" w:color="auto"/>
        <w:left w:val="none" w:sz="0" w:space="0" w:color="auto"/>
        <w:bottom w:val="none" w:sz="0" w:space="0" w:color="auto"/>
        <w:right w:val="none" w:sz="0" w:space="0" w:color="auto"/>
      </w:divBdr>
    </w:div>
    <w:div w:id="2023428837">
      <w:bodyDiv w:val="1"/>
      <w:marLeft w:val="0"/>
      <w:marRight w:val="0"/>
      <w:marTop w:val="0"/>
      <w:marBottom w:val="0"/>
      <w:divBdr>
        <w:top w:val="none" w:sz="0" w:space="0" w:color="auto"/>
        <w:left w:val="none" w:sz="0" w:space="0" w:color="auto"/>
        <w:bottom w:val="none" w:sz="0" w:space="0" w:color="auto"/>
        <w:right w:val="none" w:sz="0" w:space="0" w:color="auto"/>
      </w:divBdr>
    </w:div>
    <w:div w:id="2025858749">
      <w:bodyDiv w:val="1"/>
      <w:marLeft w:val="0"/>
      <w:marRight w:val="0"/>
      <w:marTop w:val="0"/>
      <w:marBottom w:val="0"/>
      <w:divBdr>
        <w:top w:val="none" w:sz="0" w:space="0" w:color="auto"/>
        <w:left w:val="none" w:sz="0" w:space="0" w:color="auto"/>
        <w:bottom w:val="none" w:sz="0" w:space="0" w:color="auto"/>
        <w:right w:val="none" w:sz="0" w:space="0" w:color="auto"/>
      </w:divBdr>
    </w:div>
    <w:div w:id="2027320741">
      <w:bodyDiv w:val="1"/>
      <w:marLeft w:val="0"/>
      <w:marRight w:val="0"/>
      <w:marTop w:val="0"/>
      <w:marBottom w:val="0"/>
      <w:divBdr>
        <w:top w:val="none" w:sz="0" w:space="0" w:color="auto"/>
        <w:left w:val="none" w:sz="0" w:space="0" w:color="auto"/>
        <w:bottom w:val="none" w:sz="0" w:space="0" w:color="auto"/>
        <w:right w:val="none" w:sz="0" w:space="0" w:color="auto"/>
      </w:divBdr>
    </w:div>
    <w:div w:id="2030137159">
      <w:bodyDiv w:val="1"/>
      <w:marLeft w:val="0"/>
      <w:marRight w:val="0"/>
      <w:marTop w:val="0"/>
      <w:marBottom w:val="0"/>
      <w:divBdr>
        <w:top w:val="none" w:sz="0" w:space="0" w:color="auto"/>
        <w:left w:val="none" w:sz="0" w:space="0" w:color="auto"/>
        <w:bottom w:val="none" w:sz="0" w:space="0" w:color="auto"/>
        <w:right w:val="none" w:sz="0" w:space="0" w:color="auto"/>
      </w:divBdr>
    </w:div>
    <w:div w:id="2039426532">
      <w:bodyDiv w:val="1"/>
      <w:marLeft w:val="0"/>
      <w:marRight w:val="0"/>
      <w:marTop w:val="0"/>
      <w:marBottom w:val="0"/>
      <w:divBdr>
        <w:top w:val="none" w:sz="0" w:space="0" w:color="auto"/>
        <w:left w:val="none" w:sz="0" w:space="0" w:color="auto"/>
        <w:bottom w:val="none" w:sz="0" w:space="0" w:color="auto"/>
        <w:right w:val="none" w:sz="0" w:space="0" w:color="auto"/>
      </w:divBdr>
    </w:div>
    <w:div w:id="2039812655">
      <w:bodyDiv w:val="1"/>
      <w:marLeft w:val="0"/>
      <w:marRight w:val="0"/>
      <w:marTop w:val="0"/>
      <w:marBottom w:val="0"/>
      <w:divBdr>
        <w:top w:val="none" w:sz="0" w:space="0" w:color="auto"/>
        <w:left w:val="none" w:sz="0" w:space="0" w:color="auto"/>
        <w:bottom w:val="none" w:sz="0" w:space="0" w:color="auto"/>
        <w:right w:val="none" w:sz="0" w:space="0" w:color="auto"/>
      </w:divBdr>
    </w:div>
    <w:div w:id="2048144152">
      <w:bodyDiv w:val="1"/>
      <w:marLeft w:val="0"/>
      <w:marRight w:val="0"/>
      <w:marTop w:val="0"/>
      <w:marBottom w:val="0"/>
      <w:divBdr>
        <w:top w:val="none" w:sz="0" w:space="0" w:color="auto"/>
        <w:left w:val="none" w:sz="0" w:space="0" w:color="auto"/>
        <w:bottom w:val="none" w:sz="0" w:space="0" w:color="auto"/>
        <w:right w:val="none" w:sz="0" w:space="0" w:color="auto"/>
      </w:divBdr>
    </w:div>
    <w:div w:id="2074497227">
      <w:bodyDiv w:val="1"/>
      <w:marLeft w:val="0"/>
      <w:marRight w:val="0"/>
      <w:marTop w:val="0"/>
      <w:marBottom w:val="0"/>
      <w:divBdr>
        <w:top w:val="none" w:sz="0" w:space="0" w:color="auto"/>
        <w:left w:val="none" w:sz="0" w:space="0" w:color="auto"/>
        <w:bottom w:val="none" w:sz="0" w:space="0" w:color="auto"/>
        <w:right w:val="none" w:sz="0" w:space="0" w:color="auto"/>
      </w:divBdr>
    </w:div>
    <w:div w:id="2074887756">
      <w:bodyDiv w:val="1"/>
      <w:marLeft w:val="0"/>
      <w:marRight w:val="0"/>
      <w:marTop w:val="0"/>
      <w:marBottom w:val="0"/>
      <w:divBdr>
        <w:top w:val="none" w:sz="0" w:space="0" w:color="auto"/>
        <w:left w:val="none" w:sz="0" w:space="0" w:color="auto"/>
        <w:bottom w:val="none" w:sz="0" w:space="0" w:color="auto"/>
        <w:right w:val="none" w:sz="0" w:space="0" w:color="auto"/>
      </w:divBdr>
    </w:div>
    <w:div w:id="2077118922">
      <w:bodyDiv w:val="1"/>
      <w:marLeft w:val="0"/>
      <w:marRight w:val="0"/>
      <w:marTop w:val="0"/>
      <w:marBottom w:val="0"/>
      <w:divBdr>
        <w:top w:val="none" w:sz="0" w:space="0" w:color="auto"/>
        <w:left w:val="none" w:sz="0" w:space="0" w:color="auto"/>
        <w:bottom w:val="none" w:sz="0" w:space="0" w:color="auto"/>
        <w:right w:val="none" w:sz="0" w:space="0" w:color="auto"/>
      </w:divBdr>
    </w:div>
    <w:div w:id="2086679019">
      <w:bodyDiv w:val="1"/>
      <w:marLeft w:val="0"/>
      <w:marRight w:val="0"/>
      <w:marTop w:val="0"/>
      <w:marBottom w:val="0"/>
      <w:divBdr>
        <w:top w:val="none" w:sz="0" w:space="0" w:color="auto"/>
        <w:left w:val="none" w:sz="0" w:space="0" w:color="auto"/>
        <w:bottom w:val="none" w:sz="0" w:space="0" w:color="auto"/>
        <w:right w:val="none" w:sz="0" w:space="0" w:color="auto"/>
      </w:divBdr>
    </w:div>
    <w:div w:id="2092460606">
      <w:bodyDiv w:val="1"/>
      <w:marLeft w:val="0"/>
      <w:marRight w:val="0"/>
      <w:marTop w:val="0"/>
      <w:marBottom w:val="0"/>
      <w:divBdr>
        <w:top w:val="none" w:sz="0" w:space="0" w:color="auto"/>
        <w:left w:val="none" w:sz="0" w:space="0" w:color="auto"/>
        <w:bottom w:val="none" w:sz="0" w:space="0" w:color="auto"/>
        <w:right w:val="none" w:sz="0" w:space="0" w:color="auto"/>
      </w:divBdr>
    </w:div>
    <w:div w:id="2115706387">
      <w:bodyDiv w:val="1"/>
      <w:marLeft w:val="0"/>
      <w:marRight w:val="0"/>
      <w:marTop w:val="0"/>
      <w:marBottom w:val="0"/>
      <w:divBdr>
        <w:top w:val="none" w:sz="0" w:space="0" w:color="auto"/>
        <w:left w:val="none" w:sz="0" w:space="0" w:color="auto"/>
        <w:bottom w:val="none" w:sz="0" w:space="0" w:color="auto"/>
        <w:right w:val="none" w:sz="0" w:space="0" w:color="auto"/>
      </w:divBdr>
    </w:div>
    <w:div w:id="213570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annualreviews.org/page/authors/general-information"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s.fatumo@qmul.ac.uk"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yperlink" Target="mailto:m.corpas@westminster.ac.uk" TargetMode="External"/><Relationship Id="rId17" Type="http://schemas.microsoft.com/office/2018/08/relationships/commentsExtensible" Target="commentsExtensible.xml"/><Relationship Id="rId25" Type="http://schemas.openxmlformats.org/officeDocument/2006/relationships/footer" Target="footer2.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hyperlink" Target="https://github.com/manuelcorpas/17-EHR"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image" Target="media/image5.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4f097b-460b-4751-9222-ad4d52e473ff" xsi:nil="true"/>
    <lcf76f155ced4ddcb4097134ff3c332f xmlns="afc826db-1b30-4a79-97c4-9a3961d0c198">
      <Terms xmlns="http://schemas.microsoft.com/office/infopath/2007/PartnerControls"/>
    </lcf76f155ced4ddcb4097134ff3c332f>
    <_dlc_DocId xmlns="8e4f097b-460b-4751-9222-ad4d52e473ff">ZQ5UPFYQ3SW6-1012994493-1228927</_dlc_DocId>
    <_dlc_DocIdUrl xmlns="8e4f097b-460b-4751-9222-ad4d52e473ff">
      <Url>https://annualreviews.sharepoint.com/sites/arfiles/_layouts/15/DocIdRedir.aspx?ID=ZQ5UPFYQ3SW6-1012994493-1228927</Url>
      <Description>ZQ5UPFYQ3SW6-1012994493-1228927</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1D6FA132875026468E41DE754843A828" ma:contentTypeVersion="20" ma:contentTypeDescription="Create a new document." ma:contentTypeScope="" ma:versionID="b43b8ef75becd03d3f40aac6cfab28c4">
  <xsd:schema xmlns:xsd="http://www.w3.org/2001/XMLSchema" xmlns:xs="http://www.w3.org/2001/XMLSchema" xmlns:p="http://schemas.microsoft.com/office/2006/metadata/properties" xmlns:ns2="8e4f097b-460b-4751-9222-ad4d52e473ff" xmlns:ns3="afc826db-1b30-4a79-97c4-9a3961d0c198" targetNamespace="http://schemas.microsoft.com/office/2006/metadata/properties" ma:root="true" ma:fieldsID="d12811a62b2e5610864cc2e2135bc508" ns2:_="" ns3:_="">
    <xsd:import namespace="8e4f097b-460b-4751-9222-ad4d52e473ff"/>
    <xsd:import namespace="afc826db-1b30-4a79-97c4-9a3961d0c1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2:TaxCatchAll" minOccurs="0"/>
                <xsd:element ref="ns3:MediaServiceGenerationTime" minOccurs="0"/>
                <xsd:element ref="ns3:MediaServiceEventHashCode" minOccurs="0"/>
                <xsd:element ref="ns3:lcf76f155ced4ddcb4097134ff3c332f" minOccurs="0"/>
                <xsd:element ref="ns3:MediaServiceOCR" minOccurs="0"/>
                <xsd:element ref="ns2:SharedWithUsers" minOccurs="0"/>
                <xsd:element ref="ns2:SharedWithDetails" minOccurs="0"/>
                <xsd:element ref="ns3:MediaServiceLocation" minOccurs="0"/>
                <xsd:element ref="ns3:MediaServiceSearchPropertie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4f097b-460b-4751-9222-ad4d52e473f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0beb4005-3d2e-4b1d-80a7-e46880e275ea}" ma:internalName="TaxCatchAll" ma:showField="CatchAllData" ma:web="8e4f097b-460b-4751-9222-ad4d52e473f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c826db-1b30-4a79-97c4-9a3961d0c1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bb45ad-fa9e-4bc0-81b8-a2b63f0d711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1352AE-9E84-4E46-A4E1-BCE897979D50}">
  <ds:schemaRefs>
    <ds:schemaRef ds:uri="http://schemas.microsoft.com/sharepoint/events"/>
  </ds:schemaRefs>
</ds:datastoreItem>
</file>

<file path=customXml/itemProps2.xml><?xml version="1.0" encoding="utf-8"?>
<ds:datastoreItem xmlns:ds="http://schemas.openxmlformats.org/officeDocument/2006/customXml" ds:itemID="{9E5E94C5-8762-48D3-814A-18A0852A8766}">
  <ds:schemaRefs>
    <ds:schemaRef ds:uri="http://schemas.microsoft.com/sharepoint/v3/contenttype/forms"/>
  </ds:schemaRefs>
</ds:datastoreItem>
</file>

<file path=customXml/itemProps3.xml><?xml version="1.0" encoding="utf-8"?>
<ds:datastoreItem xmlns:ds="http://schemas.openxmlformats.org/officeDocument/2006/customXml" ds:itemID="{A6DC9614-6BAE-4059-B648-05D1885E31B5}">
  <ds:schemaRefs>
    <ds:schemaRef ds:uri="http://schemas.microsoft.com/office/2006/metadata/properties"/>
    <ds:schemaRef ds:uri="http://schemas.microsoft.com/office/infopath/2007/PartnerControls"/>
    <ds:schemaRef ds:uri="8e4f097b-460b-4751-9222-ad4d52e473ff"/>
    <ds:schemaRef ds:uri="afc826db-1b30-4a79-97c4-9a3961d0c198"/>
  </ds:schemaRefs>
</ds:datastoreItem>
</file>

<file path=customXml/itemProps4.xml><?xml version="1.0" encoding="utf-8"?>
<ds:datastoreItem xmlns:ds="http://schemas.openxmlformats.org/officeDocument/2006/customXml" ds:itemID="{7E8744A1-6BF7-E047-A724-B262E873F708}">
  <ds:schemaRefs>
    <ds:schemaRef ds:uri="http://schemas.openxmlformats.org/officeDocument/2006/bibliography"/>
  </ds:schemaRefs>
</ds:datastoreItem>
</file>

<file path=customXml/itemProps5.xml><?xml version="1.0" encoding="utf-8"?>
<ds:datastoreItem xmlns:ds="http://schemas.openxmlformats.org/officeDocument/2006/customXml" ds:itemID="{9E75A045-F040-405C-A645-A5FF6CF767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4f097b-460b-4751-9222-ad4d52e473ff"/>
    <ds:schemaRef ds:uri="afc826db-1b30-4a79-97c4-9a3961d0c1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27</Pages>
  <Words>37179</Words>
  <Characters>239061</Characters>
  <Application>Microsoft Office Word</Application>
  <DocSecurity>0</DocSecurity>
  <Lines>3855</Lines>
  <Paragraphs>874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275366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Corpas</dc:creator>
  <cp:keywords/>
  <dc:description/>
  <cp:lastModifiedBy>Manuel Corpas</cp:lastModifiedBy>
  <cp:revision>5</cp:revision>
  <cp:lastPrinted>2025-04-05T11:58:00Z</cp:lastPrinted>
  <dcterms:created xsi:type="dcterms:W3CDTF">2025-11-10T20:03:00Z</dcterms:created>
  <dcterms:modified xsi:type="dcterms:W3CDTF">2025-12-23T13:37:00Z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id="XqbiU64v"/&gt;&lt;style id="http://www.zotero.org/styles/annual-reviews" hasBibliography="1" bibliographyStyleHasBeenSet="1"/&gt;&lt;prefs&gt;&lt;pref name="fieldType" value="Field"/&gt;&lt;/prefs&gt;&lt;/data&gt;</vt:lpwstr>
  </property>
  <property fmtid="{D5CDD505-2E9C-101B-9397-08002B2CF9AE}" pid="3" name="GrammarlyDocumentId">
    <vt:lpwstr>733a2a51-65bd-42b9-972d-7e6164b53b00</vt:lpwstr>
  </property>
  <property fmtid="{D5CDD505-2E9C-101B-9397-08002B2CF9AE}" pid="4" name="ContentTypeId">
    <vt:lpwstr>0x0101001D6FA132875026468E41DE754843A828</vt:lpwstr>
  </property>
  <property fmtid="{D5CDD505-2E9C-101B-9397-08002B2CF9AE}" pid="5" name="_dlc_DocIdItemGuid">
    <vt:lpwstr>c27115aa-2ded-4ee0-ba41-531b77cbf1d2</vt:lpwstr>
  </property>
</Properties>
</file>